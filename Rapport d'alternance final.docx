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9922" w:type="dxa"/>
        <w:tblInd w:w="224" w:type="dxa"/>
        <w:tblLook w:val="04A0" w:firstRow="1" w:lastRow="0" w:firstColumn="1" w:lastColumn="0" w:noHBand="0" w:noVBand="1"/>
      </w:tblPr>
      <w:tblGrid>
        <w:gridCol w:w="9922"/>
      </w:tblGrid>
      <w:tr w:rsidR="00FA01BE" w:rsidRPr="005E7695" w14:paraId="2CC548F4" w14:textId="43AE9F42" w:rsidTr="00FA01BE">
        <w:trPr>
          <w:trHeight w:val="13392"/>
        </w:trPr>
        <w:tc>
          <w:tcPr>
            <w:tcW w:w="9922" w:type="dxa"/>
            <w:tcBorders>
              <w:top w:val="threeDEngrave" w:sz="24" w:space="0" w:color="0070C0"/>
              <w:left w:val="threeDEngrave" w:sz="24" w:space="0" w:color="0070C0"/>
              <w:bottom w:val="threeDEngrave" w:sz="24" w:space="0" w:color="0070C0"/>
              <w:right w:val="threeDEngrave" w:sz="24" w:space="0" w:color="0070C0"/>
            </w:tcBorders>
          </w:tcPr>
          <w:p w14:paraId="57AA3BDA" w14:textId="3FA15460" w:rsidR="00FA01BE" w:rsidRPr="005E7695" w:rsidRDefault="00FA01BE" w:rsidP="00291058">
            <w:pPr>
              <w:rPr>
                <w:rFonts w:ascii="Corbel" w:hAnsi="Corbel"/>
                <w:lang w:val="en-GB"/>
              </w:rPr>
            </w:pPr>
            <w:r w:rsidRPr="005E7695">
              <w:rPr>
                <w:rFonts w:ascii="Corbel" w:hAnsi="Corbel"/>
                <w:noProof/>
                <w:lang w:val="en-GB"/>
              </w:rPr>
              <w:drawing>
                <wp:anchor distT="0" distB="0" distL="114300" distR="114300" simplePos="0" relativeHeight="251680768" behindDoc="0" locked="0" layoutInCell="1" allowOverlap="1" wp14:anchorId="5FF249EF" wp14:editId="0687B8DD">
                  <wp:simplePos x="0" y="0"/>
                  <wp:positionH relativeFrom="column">
                    <wp:posOffset>272870</wp:posOffset>
                  </wp:positionH>
                  <wp:positionV relativeFrom="paragraph">
                    <wp:posOffset>169545</wp:posOffset>
                  </wp:positionV>
                  <wp:extent cx="1561381" cy="374328"/>
                  <wp:effectExtent l="0" t="0" r="1270" b="6985"/>
                  <wp:wrapNone/>
                  <wp:docPr id="1" name="Image 1" descr="Logo Framatome - Framatome - Espace pre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Framatome - Framatome - Espace press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5573" t="39007" r="15253" b="41136"/>
                          <a:stretch/>
                        </pic:blipFill>
                        <pic:spPr bwMode="auto">
                          <a:xfrm>
                            <a:off x="0" y="0"/>
                            <a:ext cx="1561381" cy="37432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E7695">
              <w:rPr>
                <w:rFonts w:ascii="Corbel" w:hAnsi="Corbel"/>
                <w:noProof/>
                <w:lang w:val="en-GB"/>
              </w:rPr>
              <w:drawing>
                <wp:anchor distT="0" distB="0" distL="114300" distR="114300" simplePos="0" relativeHeight="251681792" behindDoc="0" locked="0" layoutInCell="1" allowOverlap="1" wp14:anchorId="278C964E" wp14:editId="3D899240">
                  <wp:simplePos x="0" y="0"/>
                  <wp:positionH relativeFrom="column">
                    <wp:posOffset>4240388</wp:posOffset>
                  </wp:positionH>
                  <wp:positionV relativeFrom="paragraph">
                    <wp:posOffset>178435</wp:posOffset>
                  </wp:positionV>
                  <wp:extent cx="1475117" cy="541347"/>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75117" cy="54134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E7695">
              <w:rPr>
                <w:rFonts w:ascii="Corbel" w:hAnsi="Corbel"/>
                <w:noProof/>
                <w:lang w:val="en-GB"/>
              </w:rPr>
              <w:drawing>
                <wp:anchor distT="0" distB="0" distL="114300" distR="114300" simplePos="0" relativeHeight="251679744" behindDoc="0" locked="0" layoutInCell="1" allowOverlap="1" wp14:anchorId="542476DF" wp14:editId="2B2EAEF5">
                  <wp:simplePos x="0" y="0"/>
                  <wp:positionH relativeFrom="column">
                    <wp:posOffset>2286000</wp:posOffset>
                  </wp:positionH>
                  <wp:positionV relativeFrom="paragraph">
                    <wp:posOffset>171128</wp:posOffset>
                  </wp:positionV>
                  <wp:extent cx="1397479" cy="485386"/>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97479" cy="4853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C71202" w14:textId="77777777" w:rsidR="00FA01BE" w:rsidRPr="005E7695" w:rsidRDefault="00FA01BE" w:rsidP="00291058">
            <w:pPr>
              <w:rPr>
                <w:rFonts w:ascii="Corbel" w:hAnsi="Corbel"/>
                <w:lang w:val="en-GB"/>
              </w:rPr>
            </w:pPr>
          </w:p>
          <w:p w14:paraId="480A9B36" w14:textId="01345593" w:rsidR="00FA01BE" w:rsidRPr="005E7695" w:rsidRDefault="00FA01BE" w:rsidP="00291058">
            <w:pPr>
              <w:rPr>
                <w:rFonts w:ascii="Corbel" w:hAnsi="Corbel"/>
                <w:lang w:val="en-GB"/>
              </w:rPr>
            </w:pPr>
            <w:r w:rsidRPr="005E7695">
              <w:rPr>
                <w:rFonts w:ascii="Corbel" w:hAnsi="Corbel"/>
                <w:noProof/>
                <w:lang w:val="en-GB"/>
              </w:rPr>
              <w:drawing>
                <wp:anchor distT="0" distB="0" distL="114300" distR="114300" simplePos="0" relativeHeight="251682816" behindDoc="0" locked="0" layoutInCell="1" allowOverlap="1" wp14:anchorId="629A8E22" wp14:editId="67D16DBF">
                  <wp:simplePos x="0" y="0"/>
                  <wp:positionH relativeFrom="column">
                    <wp:posOffset>3622715</wp:posOffset>
                  </wp:positionH>
                  <wp:positionV relativeFrom="paragraph">
                    <wp:posOffset>244940</wp:posOffset>
                  </wp:positionV>
                  <wp:extent cx="1212070" cy="491705"/>
                  <wp:effectExtent l="0" t="0" r="7620" b="3810"/>
                  <wp:wrapNone/>
                  <wp:docPr id="8" name="Image 8" descr="UQAM LOGO - CTVM.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UQAM LOGO - CTVM.info"/>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1844" b="17426"/>
                          <a:stretch/>
                        </pic:blipFill>
                        <pic:spPr bwMode="auto">
                          <a:xfrm>
                            <a:off x="0" y="0"/>
                            <a:ext cx="1212070" cy="4917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E7695">
              <w:rPr>
                <w:rFonts w:ascii="Corbel" w:hAnsi="Corbel"/>
                <w:lang w:val="en-GB"/>
              </w:rPr>
              <w:t xml:space="preserve"> </w:t>
            </w:r>
          </w:p>
          <w:p w14:paraId="59F14134" w14:textId="7BDA4FCD" w:rsidR="00FA01BE" w:rsidRPr="005E7695" w:rsidRDefault="00FA01BE" w:rsidP="00291058">
            <w:pPr>
              <w:rPr>
                <w:rFonts w:ascii="Corbel" w:hAnsi="Corbel"/>
                <w:lang w:val="en-GB"/>
              </w:rPr>
            </w:pPr>
            <w:r w:rsidRPr="005E7695">
              <w:rPr>
                <w:rFonts w:ascii="Corbel" w:hAnsi="Corbel"/>
                <w:noProof/>
                <w:lang w:val="en-GB"/>
              </w:rPr>
              <w:drawing>
                <wp:anchor distT="0" distB="0" distL="114300" distR="114300" simplePos="0" relativeHeight="251683840" behindDoc="0" locked="0" layoutInCell="1" allowOverlap="1" wp14:anchorId="154F7379" wp14:editId="6E330A23">
                  <wp:simplePos x="0" y="0"/>
                  <wp:positionH relativeFrom="column">
                    <wp:posOffset>1009659</wp:posOffset>
                  </wp:positionH>
                  <wp:positionV relativeFrom="paragraph">
                    <wp:posOffset>72371</wp:posOffset>
                  </wp:positionV>
                  <wp:extent cx="1974850" cy="318770"/>
                  <wp:effectExtent l="0" t="0" r="6350" b="508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74850" cy="318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5F58E3" w14:textId="3EE9258C" w:rsidR="00FA01BE" w:rsidRPr="005E7695" w:rsidRDefault="00FA01BE" w:rsidP="00291058">
            <w:pPr>
              <w:rPr>
                <w:rFonts w:ascii="Corbel" w:hAnsi="Corbel"/>
                <w:lang w:val="en-GB"/>
              </w:rPr>
            </w:pPr>
          </w:p>
          <w:p w14:paraId="1474FFFD" w14:textId="07FE0437" w:rsidR="00FA01BE" w:rsidRPr="005E7695" w:rsidRDefault="00FA01BE" w:rsidP="00291058">
            <w:pPr>
              <w:rPr>
                <w:rFonts w:ascii="Corbel" w:hAnsi="Corbel"/>
                <w:lang w:val="en-GB"/>
              </w:rPr>
            </w:pPr>
            <w:r w:rsidRPr="005E7695">
              <w:rPr>
                <w:rFonts w:ascii="Corbel" w:hAnsi="Corbel"/>
                <w:lang w:val="en-GB"/>
              </w:rPr>
              <w:t xml:space="preserve"> </w:t>
            </w:r>
          </w:p>
          <w:p w14:paraId="33667317" w14:textId="0D40C09E" w:rsidR="00FA01BE" w:rsidRDefault="00FA01BE" w:rsidP="000D3F9B">
            <w:pPr>
              <w:jc w:val="center"/>
              <w:rPr>
                <w:ins w:id="0" w:author="DARMANA-LEVERT Corentin (FRA-DTI)" w:date="2023-08-25T15:27:00Z"/>
                <w:rFonts w:ascii="Corbel" w:hAnsi="Corbel"/>
                <w:lang w:val="en-GB"/>
              </w:rPr>
            </w:pPr>
            <w:r w:rsidRPr="00BD7A06">
              <w:rPr>
                <w:rFonts w:ascii="Candara Light" w:hAnsi="Candara Light"/>
                <w:sz w:val="80"/>
                <w:szCs w:val="80"/>
                <w:lang w:val="en-GB"/>
                <w14:shadow w14:blurRad="50800" w14:dist="38100" w14:dir="2700000" w14:sx="100000" w14:sy="100000" w14:kx="0" w14:ky="0" w14:algn="tl">
                  <w14:srgbClr w14:val="000000">
                    <w14:alpha w14:val="60000"/>
                  </w14:srgbClr>
                </w14:shadow>
              </w:rPr>
              <w:t>Apprenticeship and final research internship report</w:t>
            </w:r>
          </w:p>
          <w:p w14:paraId="5AFF4FD3" w14:textId="77777777" w:rsidR="00FA01BE" w:rsidRPr="005E7695" w:rsidRDefault="00FA01BE" w:rsidP="000D3F9B">
            <w:pPr>
              <w:jc w:val="center"/>
              <w:rPr>
                <w:rFonts w:ascii="Corbel" w:hAnsi="Corbel"/>
                <w:lang w:val="en-GB"/>
              </w:rPr>
            </w:pPr>
          </w:p>
          <w:p w14:paraId="7C5A00FC" w14:textId="7EF9411C" w:rsidR="00FA01BE" w:rsidRPr="005E7695" w:rsidRDefault="00FA01BE" w:rsidP="00291058">
            <w:pPr>
              <w:rPr>
                <w:rFonts w:ascii="Corbel" w:hAnsi="Corbel"/>
                <w:lang w:val="en-GB"/>
              </w:rPr>
            </w:pPr>
            <w:r w:rsidRPr="005E7695">
              <w:rPr>
                <w:noProof/>
                <w:lang w:val="en-GB"/>
              </w:rPr>
              <w:drawing>
                <wp:anchor distT="0" distB="0" distL="114300" distR="114300" simplePos="0" relativeHeight="251684864" behindDoc="0" locked="0" layoutInCell="1" allowOverlap="1" wp14:anchorId="4047A8AA" wp14:editId="10734C38">
                  <wp:simplePos x="0" y="0"/>
                  <wp:positionH relativeFrom="column">
                    <wp:posOffset>1061531</wp:posOffset>
                  </wp:positionH>
                  <wp:positionV relativeFrom="paragraph">
                    <wp:posOffset>39751</wp:posOffset>
                  </wp:positionV>
                  <wp:extent cx="1910625" cy="2194560"/>
                  <wp:effectExtent l="152400" t="152400" r="204470" b="18669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18129" cy="2203179"/>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5E7695">
              <w:rPr>
                <w:noProof/>
                <w:lang w:val="en-GB"/>
              </w:rPr>
              <w:drawing>
                <wp:anchor distT="0" distB="0" distL="114300" distR="114300" simplePos="0" relativeHeight="251685888" behindDoc="0" locked="0" layoutInCell="1" allowOverlap="1" wp14:anchorId="3998DB9A" wp14:editId="7FAE57EE">
                  <wp:simplePos x="0" y="0"/>
                  <wp:positionH relativeFrom="column">
                    <wp:posOffset>3219729</wp:posOffset>
                  </wp:positionH>
                  <wp:positionV relativeFrom="paragraph">
                    <wp:posOffset>39751</wp:posOffset>
                  </wp:positionV>
                  <wp:extent cx="1901648" cy="2195018"/>
                  <wp:effectExtent l="152400" t="152400" r="194310" b="205740"/>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03789" cy="2197489"/>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23E4B644" w14:textId="77777777" w:rsidR="00FA01BE" w:rsidRPr="005E7695" w:rsidRDefault="00FA01BE" w:rsidP="00291058">
            <w:pPr>
              <w:rPr>
                <w:rFonts w:ascii="Corbel" w:hAnsi="Corbel"/>
                <w:lang w:val="en-GB"/>
              </w:rPr>
            </w:pPr>
          </w:p>
          <w:p w14:paraId="183105C7" w14:textId="77777777" w:rsidR="00FA01BE" w:rsidRPr="005E7695" w:rsidRDefault="00FA01BE" w:rsidP="00291058">
            <w:pPr>
              <w:jc w:val="center"/>
              <w:rPr>
                <w:rFonts w:ascii="Corbel" w:hAnsi="Corbel" w:cs="DokChampa"/>
                <w:sz w:val="30"/>
                <w:szCs w:val="30"/>
                <w:lang w:val="en-GB"/>
              </w:rPr>
            </w:pPr>
          </w:p>
          <w:p w14:paraId="2BB76A2D" w14:textId="77777777" w:rsidR="00FA01BE" w:rsidRPr="005E7695" w:rsidRDefault="00FA01BE" w:rsidP="00291058">
            <w:pPr>
              <w:jc w:val="center"/>
              <w:rPr>
                <w:rFonts w:ascii="Corbel" w:hAnsi="Corbel" w:cs="DokChampa"/>
                <w:sz w:val="30"/>
                <w:szCs w:val="30"/>
                <w:lang w:val="en-GB"/>
              </w:rPr>
            </w:pPr>
          </w:p>
          <w:p w14:paraId="367113BE" w14:textId="77777777" w:rsidR="00FA01BE" w:rsidRPr="005E7695" w:rsidRDefault="00FA01BE" w:rsidP="00291058">
            <w:pPr>
              <w:jc w:val="center"/>
              <w:rPr>
                <w:rFonts w:ascii="Corbel" w:hAnsi="Corbel" w:cs="DokChampa"/>
                <w:sz w:val="30"/>
                <w:szCs w:val="30"/>
                <w:lang w:val="en-GB"/>
              </w:rPr>
            </w:pPr>
          </w:p>
          <w:p w14:paraId="2B0F403C" w14:textId="77777777" w:rsidR="00FA01BE" w:rsidRPr="005E7695" w:rsidRDefault="00FA01BE" w:rsidP="00291058">
            <w:pPr>
              <w:jc w:val="center"/>
              <w:rPr>
                <w:rFonts w:ascii="Corbel" w:hAnsi="Corbel" w:cs="DokChampa"/>
                <w:sz w:val="30"/>
                <w:szCs w:val="30"/>
                <w:lang w:val="en-GB"/>
              </w:rPr>
            </w:pPr>
          </w:p>
          <w:p w14:paraId="7D92107D" w14:textId="40B65A79" w:rsidR="00FA01BE" w:rsidRPr="005E7695" w:rsidRDefault="00FA01BE" w:rsidP="008C0ED1">
            <w:pPr>
              <w:rPr>
                <w:rFonts w:ascii="Corbel" w:hAnsi="Corbel" w:cs="DokChampa"/>
                <w:sz w:val="30"/>
                <w:szCs w:val="30"/>
                <w:lang w:val="en-GB"/>
              </w:rPr>
            </w:pPr>
          </w:p>
          <w:p w14:paraId="2EB9B3A4" w14:textId="77777777" w:rsidR="00FA01BE" w:rsidRPr="005E7695" w:rsidRDefault="00FA01BE" w:rsidP="008C0ED1">
            <w:pPr>
              <w:rPr>
                <w:rFonts w:ascii="Corbel" w:hAnsi="Corbel" w:cs="DokChampa"/>
                <w:sz w:val="30"/>
                <w:szCs w:val="30"/>
                <w:lang w:val="en-GB"/>
              </w:rPr>
            </w:pPr>
          </w:p>
          <w:p w14:paraId="7894F4C2" w14:textId="77777777" w:rsidR="00FA01BE" w:rsidRDefault="00FA01BE" w:rsidP="008C0ED1">
            <w:pPr>
              <w:spacing w:before="0"/>
              <w:jc w:val="center"/>
              <w:rPr>
                <w:ins w:id="1" w:author="DARMANA-LEVERT Corentin (FRA-DTI)" w:date="2023-08-25T15:29:00Z"/>
                <w:rFonts w:ascii="Corbel" w:hAnsi="Corbel" w:cs="DokChampa"/>
                <w:sz w:val="36"/>
                <w:szCs w:val="36"/>
                <w:lang w:val="en-GB"/>
              </w:rPr>
            </w:pPr>
          </w:p>
          <w:p w14:paraId="6B61BD1E" w14:textId="7AEA7870" w:rsidR="00FA01BE" w:rsidRPr="00BD7A06" w:rsidRDefault="00FA01BE" w:rsidP="000D3F9B">
            <w:pPr>
              <w:spacing w:before="0"/>
              <w:jc w:val="center"/>
              <w:rPr>
                <w:rFonts w:ascii="Corbel" w:hAnsi="Corbel" w:cs="DokChampa"/>
                <w:sz w:val="44"/>
                <w:szCs w:val="44"/>
                <w:lang w:val="en-GB"/>
              </w:rPr>
            </w:pPr>
            <w:r w:rsidRPr="00BD7A06">
              <w:rPr>
                <w:rFonts w:ascii="Corbel" w:hAnsi="Corbel" w:cs="DokChampa"/>
                <w:sz w:val="44"/>
                <w:szCs w:val="44"/>
                <w:lang w:val="en-GB"/>
              </w:rPr>
              <w:t>Corentin DARMANA</w:t>
            </w:r>
          </w:p>
          <w:p w14:paraId="494977FD" w14:textId="39AA2B5B" w:rsidR="00FA01BE" w:rsidRPr="005E7695" w:rsidDel="000D3F9B" w:rsidRDefault="00FA01BE" w:rsidP="008C0ED1">
            <w:pPr>
              <w:spacing w:before="0" w:after="0"/>
              <w:jc w:val="center"/>
              <w:rPr>
                <w:del w:id="2" w:author="DARMANA-LEVERT Corentin (FRA-DTI)" w:date="2023-08-25T15:29:00Z"/>
                <w:rFonts w:ascii="Corbel" w:hAnsi="Corbel"/>
                <w:lang w:val="en-GB"/>
              </w:rPr>
            </w:pPr>
            <w:r w:rsidRPr="005E7695">
              <w:rPr>
                <w:rFonts w:ascii="Corbel" w:hAnsi="Corbel"/>
                <w:lang w:val="en-GB"/>
              </w:rPr>
              <w:t>2020-2021</w:t>
            </w:r>
            <w:r>
              <w:rPr>
                <w:rFonts w:ascii="Corbel" w:hAnsi="Corbel"/>
                <w:lang w:val="en-GB"/>
              </w:rPr>
              <w:t xml:space="preserve"> to</w:t>
            </w:r>
            <w:r w:rsidRPr="005E7695">
              <w:rPr>
                <w:rFonts w:ascii="Corbel" w:hAnsi="Corbel"/>
                <w:lang w:val="en-GB"/>
              </w:rPr>
              <w:t xml:space="preserve"> 2022-2023</w:t>
            </w:r>
          </w:p>
          <w:p w14:paraId="2348F39C" w14:textId="77777777" w:rsidR="00FA01BE" w:rsidRPr="005E7695" w:rsidRDefault="00FA01BE" w:rsidP="000D3F9B">
            <w:pPr>
              <w:spacing w:before="0" w:after="0"/>
              <w:jc w:val="center"/>
              <w:rPr>
                <w:rFonts w:ascii="Corbel" w:hAnsi="Corbel"/>
                <w:lang w:val="en-GB"/>
              </w:rPr>
            </w:pPr>
          </w:p>
          <w:p w14:paraId="228D074B" w14:textId="77777777" w:rsidR="00FA01BE" w:rsidRPr="005E7695" w:rsidRDefault="00FA01BE" w:rsidP="008C0ED1">
            <w:pPr>
              <w:spacing w:after="0"/>
              <w:jc w:val="center"/>
              <w:rPr>
                <w:rFonts w:ascii="Corbel" w:hAnsi="Corbel"/>
                <w:lang w:val="en-GB"/>
              </w:rPr>
            </w:pPr>
            <w:r w:rsidRPr="005E7695">
              <w:rPr>
                <w:rFonts w:ascii="Corbel" w:hAnsi="Corbel"/>
                <w:lang w:val="en-GB"/>
              </w:rPr>
              <w:t xml:space="preserve">Ecole </w:t>
            </w:r>
            <w:proofErr w:type="spellStart"/>
            <w:r w:rsidRPr="005E7695">
              <w:rPr>
                <w:rFonts w:ascii="Corbel" w:hAnsi="Corbel"/>
                <w:lang w:val="en-GB"/>
              </w:rPr>
              <w:t>Européenne</w:t>
            </w:r>
            <w:proofErr w:type="spellEnd"/>
            <w:r w:rsidRPr="005E7695">
              <w:rPr>
                <w:rFonts w:ascii="Corbel" w:hAnsi="Corbel"/>
                <w:lang w:val="en-GB"/>
              </w:rPr>
              <w:t xml:space="preserve"> </w:t>
            </w:r>
            <w:proofErr w:type="spellStart"/>
            <w:r w:rsidRPr="005E7695">
              <w:rPr>
                <w:rFonts w:ascii="Corbel" w:hAnsi="Corbel"/>
                <w:lang w:val="en-GB"/>
              </w:rPr>
              <w:t>d’Ingénieurs</w:t>
            </w:r>
            <w:proofErr w:type="spellEnd"/>
            <w:r w:rsidRPr="005E7695">
              <w:rPr>
                <w:rFonts w:ascii="Corbel" w:hAnsi="Corbel"/>
                <w:lang w:val="en-GB"/>
              </w:rPr>
              <w:t xml:space="preserve"> </w:t>
            </w:r>
            <w:proofErr w:type="spellStart"/>
            <w:r w:rsidRPr="005E7695">
              <w:rPr>
                <w:rFonts w:ascii="Corbel" w:hAnsi="Corbel"/>
                <w:lang w:val="en-GB"/>
              </w:rPr>
              <w:t>en</w:t>
            </w:r>
            <w:proofErr w:type="spellEnd"/>
            <w:r w:rsidRPr="005E7695">
              <w:rPr>
                <w:rFonts w:ascii="Corbel" w:hAnsi="Corbel"/>
                <w:lang w:val="en-GB"/>
              </w:rPr>
              <w:t xml:space="preserve"> </w:t>
            </w:r>
            <w:proofErr w:type="spellStart"/>
            <w:r w:rsidRPr="005E7695">
              <w:rPr>
                <w:rFonts w:ascii="Corbel" w:hAnsi="Corbel"/>
                <w:lang w:val="en-GB"/>
              </w:rPr>
              <w:t>Génie</w:t>
            </w:r>
            <w:proofErr w:type="spellEnd"/>
            <w:r w:rsidRPr="005E7695">
              <w:rPr>
                <w:rFonts w:ascii="Corbel" w:hAnsi="Corbel"/>
                <w:lang w:val="en-GB"/>
              </w:rPr>
              <w:t xml:space="preserve"> des </w:t>
            </w:r>
            <w:proofErr w:type="spellStart"/>
            <w:r w:rsidRPr="005E7695">
              <w:rPr>
                <w:rFonts w:ascii="Corbel" w:hAnsi="Corbel"/>
                <w:lang w:val="en-GB"/>
              </w:rPr>
              <w:t>Matériaux</w:t>
            </w:r>
            <w:proofErr w:type="spellEnd"/>
            <w:r w:rsidRPr="005E7695">
              <w:rPr>
                <w:rFonts w:ascii="Corbel" w:hAnsi="Corbel"/>
                <w:lang w:val="en-GB"/>
              </w:rPr>
              <w:t>,</w:t>
            </w:r>
          </w:p>
          <w:p w14:paraId="3B8F71AA" w14:textId="6CF60C8D" w:rsidR="00FA01BE" w:rsidRDefault="00FA01BE" w:rsidP="008C0ED1">
            <w:pPr>
              <w:spacing w:after="0"/>
              <w:jc w:val="center"/>
              <w:rPr>
                <w:ins w:id="3" w:author="DARMANA-LEVERT Corentin (FRA-DTI)" w:date="2023-08-29T08:25:00Z"/>
                <w:rFonts w:ascii="Corbel" w:hAnsi="Corbel"/>
                <w:lang w:val="en-GB"/>
              </w:rPr>
            </w:pPr>
            <w:r w:rsidRPr="005E7695">
              <w:rPr>
                <w:rFonts w:ascii="Corbel" w:hAnsi="Corbel"/>
                <w:lang w:val="en-GB"/>
              </w:rPr>
              <w:t>Nancy</w:t>
            </w:r>
          </w:p>
          <w:p w14:paraId="364C73FC" w14:textId="77777777" w:rsidR="00FA01BE" w:rsidRPr="005E7695" w:rsidRDefault="00FA01BE" w:rsidP="008C0ED1">
            <w:pPr>
              <w:spacing w:after="0"/>
              <w:jc w:val="center"/>
              <w:rPr>
                <w:rFonts w:ascii="Corbel" w:hAnsi="Corbel"/>
                <w:lang w:val="en-GB"/>
              </w:rPr>
            </w:pPr>
          </w:p>
          <w:p w14:paraId="090857D5" w14:textId="036EACFF" w:rsidR="00FA01BE" w:rsidRPr="005E7695" w:rsidDel="000D3F9B" w:rsidRDefault="00FA01BE" w:rsidP="00291058">
            <w:pPr>
              <w:rPr>
                <w:del w:id="4" w:author="DARMANA-LEVERT Corentin (FRA-DTI)" w:date="2023-08-25T15:29:00Z"/>
                <w:rFonts w:ascii="Corbel" w:hAnsi="Corbel"/>
                <w:lang w:val="en-GB"/>
              </w:rPr>
            </w:pPr>
          </w:p>
          <w:p w14:paraId="201E4E63" w14:textId="4EE3EA44" w:rsidR="00FA01BE" w:rsidRPr="005E7695" w:rsidRDefault="00FA01BE" w:rsidP="00291058">
            <w:pPr>
              <w:rPr>
                <w:rFonts w:ascii="Corbel" w:hAnsi="Corbel"/>
                <w:i/>
                <w:iCs/>
                <w:lang w:val="en-GB"/>
              </w:rPr>
            </w:pPr>
            <w:r w:rsidRPr="005E7695">
              <w:rPr>
                <w:rFonts w:ascii="Corbel" w:hAnsi="Corbel"/>
                <w:b/>
                <w:bCs/>
                <w:i/>
                <w:iCs/>
                <w:lang w:val="en-GB"/>
              </w:rPr>
              <w:t>Apprentic</w:t>
            </w:r>
            <w:r>
              <w:rPr>
                <w:rFonts w:ascii="Corbel" w:hAnsi="Corbel"/>
                <w:b/>
                <w:bCs/>
                <w:i/>
                <w:iCs/>
                <w:lang w:val="en-GB"/>
              </w:rPr>
              <w:t>es</w:t>
            </w:r>
            <w:r w:rsidRPr="005E7695">
              <w:rPr>
                <w:rFonts w:ascii="Corbel" w:hAnsi="Corbel"/>
                <w:b/>
                <w:bCs/>
                <w:i/>
                <w:iCs/>
                <w:lang w:val="en-GB"/>
              </w:rPr>
              <w:t>hip supervisors</w:t>
            </w:r>
            <w:r w:rsidRPr="005E7695">
              <w:rPr>
                <w:rFonts w:ascii="Corbel" w:hAnsi="Corbel"/>
                <w:i/>
                <w:iCs/>
                <w:lang w:val="en-GB"/>
              </w:rPr>
              <w:t> (Framatome):</w:t>
            </w:r>
          </w:p>
          <w:p w14:paraId="45B1F4CC" w14:textId="77777777" w:rsidR="00FA01BE" w:rsidRPr="005E7695" w:rsidRDefault="00FA01BE" w:rsidP="00291058">
            <w:pPr>
              <w:rPr>
                <w:rFonts w:ascii="Corbel" w:hAnsi="Corbel"/>
                <w:i/>
                <w:iCs/>
                <w:lang w:val="en-GB"/>
              </w:rPr>
            </w:pPr>
            <w:r w:rsidRPr="005E7695">
              <w:rPr>
                <w:rFonts w:ascii="Corbel" w:hAnsi="Corbel"/>
                <w:i/>
                <w:iCs/>
                <w:lang w:val="en-GB"/>
              </w:rPr>
              <w:t>François ROCH, Laurent DE BAGLION DE LA DUFFERIE</w:t>
            </w:r>
          </w:p>
          <w:p w14:paraId="5708FEDD" w14:textId="77777777" w:rsidR="00FA01BE" w:rsidRPr="005E7695" w:rsidRDefault="00FA01BE" w:rsidP="00291058">
            <w:pPr>
              <w:rPr>
                <w:rFonts w:ascii="Corbel" w:hAnsi="Corbel"/>
                <w:i/>
                <w:iCs/>
                <w:lang w:val="en-GB"/>
              </w:rPr>
            </w:pPr>
          </w:p>
          <w:p w14:paraId="0F264C70" w14:textId="016589BC" w:rsidR="00FA01BE" w:rsidRPr="005E7695" w:rsidRDefault="00FA01BE" w:rsidP="00291058">
            <w:pPr>
              <w:rPr>
                <w:rFonts w:ascii="Corbel" w:hAnsi="Corbel"/>
                <w:i/>
                <w:iCs/>
                <w:lang w:val="en-GB"/>
              </w:rPr>
            </w:pPr>
            <w:r w:rsidRPr="005E7695">
              <w:rPr>
                <w:rFonts w:ascii="Corbel" w:hAnsi="Corbel"/>
                <w:b/>
                <w:bCs/>
                <w:i/>
                <w:iCs/>
                <w:lang w:val="en-GB"/>
              </w:rPr>
              <w:t>Final research internship supervisors (</w:t>
            </w:r>
            <w:proofErr w:type="spellStart"/>
            <w:r w:rsidRPr="005E7695">
              <w:rPr>
                <w:rFonts w:ascii="Corbel" w:hAnsi="Corbel"/>
                <w:i/>
                <w:iCs/>
                <w:lang w:val="en-GB"/>
              </w:rPr>
              <w:t>NanoQAM</w:t>
            </w:r>
            <w:proofErr w:type="spellEnd"/>
            <w:ins w:id="5" w:author="DARMANA-LEVERT Corentin (FRA-DTI)" w:date="2023-08-13T11:36:00Z">
              <w:r>
                <w:rPr>
                  <w:rFonts w:ascii="Corbel" w:hAnsi="Corbel"/>
                  <w:i/>
                  <w:iCs/>
                  <w:lang w:val="en-GB"/>
                </w:rPr>
                <w:t>, LCPM</w:t>
              </w:r>
            </w:ins>
            <w:proofErr w:type="gramStart"/>
            <w:r w:rsidRPr="005E7695">
              <w:rPr>
                <w:rFonts w:ascii="Corbel" w:hAnsi="Corbel"/>
                <w:i/>
                <w:iCs/>
                <w:lang w:val="en-GB"/>
              </w:rPr>
              <w:t>) :</w:t>
            </w:r>
            <w:proofErr w:type="gramEnd"/>
          </w:p>
          <w:p w14:paraId="772E4337" w14:textId="77777777" w:rsidR="00FA01BE" w:rsidRDefault="00FA01BE" w:rsidP="008C0ED1">
            <w:pPr>
              <w:rPr>
                <w:ins w:id="6" w:author="DARMANA-LEVERT Corentin (FRA-DTI)" w:date="2023-08-29T08:25:00Z"/>
                <w:rFonts w:ascii="Corbel" w:hAnsi="Corbel"/>
                <w:i/>
                <w:iCs/>
                <w:lang w:val="en-GB"/>
              </w:rPr>
            </w:pPr>
            <w:r w:rsidRPr="005E7695">
              <w:rPr>
                <w:rFonts w:ascii="Corbel" w:hAnsi="Corbel"/>
                <w:i/>
                <w:iCs/>
                <w:lang w:val="en-GB"/>
              </w:rPr>
              <w:t>Ali NAZEMI, Jean-Luc SIX</w:t>
            </w:r>
          </w:p>
          <w:p w14:paraId="3721F51E" w14:textId="66774C7A" w:rsidR="00FA01BE" w:rsidRPr="00483D23" w:rsidRDefault="00FA01BE" w:rsidP="008C0ED1">
            <w:pPr>
              <w:rPr>
                <w:rFonts w:ascii="Corbel" w:hAnsi="Corbel"/>
                <w:i/>
                <w:iCs/>
                <w:lang w:val="en-GB"/>
              </w:rPr>
            </w:pPr>
          </w:p>
        </w:tc>
      </w:tr>
    </w:tbl>
    <w:p w14:paraId="79357906" w14:textId="2AA75104" w:rsidR="00FA01BE" w:rsidRDefault="00FA01BE" w:rsidP="007A7429">
      <w:pPr>
        <w:spacing w:before="0" w:after="0"/>
        <w:rPr>
          <w:ins w:id="7" w:author="DARMANA-LEVERT Corentin (FRA-DTI)" w:date="2023-08-29T11:34:00Z"/>
          <w:sz w:val="16"/>
          <w:szCs w:val="16"/>
          <w:lang w:val="en-GB"/>
        </w:rPr>
      </w:pPr>
    </w:p>
    <w:p w14:paraId="6FDBCE4F" w14:textId="4E2D0079" w:rsidR="00FA01BE" w:rsidRDefault="00FA01BE">
      <w:pPr>
        <w:spacing w:before="0" w:after="0"/>
        <w:jc w:val="left"/>
        <w:rPr>
          <w:ins w:id="8" w:author="DARMANA-LEVERT Corentin (FRA-DTI)" w:date="2023-08-29T11:34:00Z"/>
          <w:sz w:val="16"/>
          <w:szCs w:val="16"/>
          <w:lang w:val="en-GB"/>
        </w:rPr>
      </w:pPr>
    </w:p>
    <w:p w14:paraId="1ECC9CC7" w14:textId="77777777" w:rsidR="001462B3" w:rsidRPr="005E7695" w:rsidRDefault="001462B3" w:rsidP="007A7429">
      <w:pPr>
        <w:spacing w:before="0" w:after="0"/>
        <w:rPr>
          <w:sz w:val="16"/>
          <w:szCs w:val="16"/>
          <w:lang w:val="en-GB"/>
        </w:rPr>
      </w:pPr>
    </w:p>
    <w:p w14:paraId="7A54BA3D" w14:textId="77777777" w:rsidR="00E97EC0" w:rsidRDefault="00E97EC0" w:rsidP="00E97EC0">
      <w:pPr>
        <w:rPr>
          <w:ins w:id="9" w:author="DARMANA-LEVERT Corentin (FRA-DTI)" w:date="2023-08-27T19:19:00Z"/>
          <w:rFonts w:ascii="Corbel" w:hAnsi="Corbel"/>
          <w:b/>
          <w:bCs/>
          <w:i/>
          <w:iCs/>
          <w:u w:val="single"/>
          <w:lang w:val="fr-FR"/>
        </w:rPr>
      </w:pPr>
    </w:p>
    <w:p w14:paraId="1EF58F0B" w14:textId="77777777" w:rsidR="00155BE3" w:rsidRDefault="00155BE3" w:rsidP="00D45538">
      <w:pPr>
        <w:pStyle w:val="En-tte"/>
        <w:spacing w:before="400"/>
        <w:rPr>
          <w:ins w:id="10" w:author="DARMANA-LEVERT Corentin (FRA-DTI)" w:date="2023-08-27T19:55:00Z"/>
          <w:color w:val="auto"/>
          <w:lang w:val="fr-FR"/>
        </w:rPr>
      </w:pPr>
    </w:p>
    <w:p w14:paraId="2182DB05" w14:textId="77777777" w:rsidR="00155BE3" w:rsidRDefault="00155BE3" w:rsidP="00D45538">
      <w:pPr>
        <w:pStyle w:val="En-tte"/>
        <w:spacing w:before="400"/>
        <w:rPr>
          <w:ins w:id="11" w:author="DARMANA-LEVERT Corentin (FRA-DTI)" w:date="2023-08-27T19:55:00Z"/>
          <w:color w:val="auto"/>
          <w:lang w:val="fr-FR"/>
        </w:rPr>
      </w:pPr>
    </w:p>
    <w:p w14:paraId="7D0CDC9E" w14:textId="77777777" w:rsidR="00155BE3" w:rsidRDefault="00155BE3" w:rsidP="00D45538">
      <w:pPr>
        <w:pStyle w:val="En-tte"/>
        <w:spacing w:before="400"/>
        <w:rPr>
          <w:ins w:id="12" w:author="DARMANA-LEVERT Corentin (FRA-DTI)" w:date="2023-08-27T19:55:00Z"/>
          <w:color w:val="auto"/>
          <w:lang w:val="fr-FR"/>
        </w:rPr>
      </w:pPr>
    </w:p>
    <w:p w14:paraId="6A88C629" w14:textId="77777777" w:rsidR="00155BE3" w:rsidRDefault="00155BE3" w:rsidP="00D45538">
      <w:pPr>
        <w:pStyle w:val="En-tte"/>
        <w:spacing w:before="400"/>
        <w:rPr>
          <w:ins w:id="13" w:author="DARMANA-LEVERT Corentin (FRA-DTI)" w:date="2023-08-27T19:55:00Z"/>
          <w:color w:val="auto"/>
          <w:lang w:val="fr-FR"/>
        </w:rPr>
      </w:pPr>
    </w:p>
    <w:p w14:paraId="1CAA3A90" w14:textId="77777777" w:rsidR="00155BE3" w:rsidRDefault="00155BE3" w:rsidP="00D45538">
      <w:pPr>
        <w:pStyle w:val="En-tte"/>
        <w:spacing w:before="400"/>
        <w:rPr>
          <w:ins w:id="14" w:author="DARMANA-LEVERT Corentin (FRA-DTI)" w:date="2023-08-27T19:55:00Z"/>
          <w:color w:val="auto"/>
          <w:lang w:val="fr-FR"/>
        </w:rPr>
      </w:pPr>
    </w:p>
    <w:p w14:paraId="08AAB6C1" w14:textId="4B3A7513" w:rsidR="00D45538" w:rsidRPr="00C574A7" w:rsidRDefault="00D45538" w:rsidP="00D45538">
      <w:pPr>
        <w:pStyle w:val="En-tte"/>
        <w:spacing w:before="400"/>
        <w:rPr>
          <w:ins w:id="15" w:author="DARMANA-LEVERT Corentin (FRA-DTI)" w:date="2023-08-27T19:37:00Z"/>
          <w:rFonts w:ascii="Tw Cen MT" w:hAnsi="Tw Cen MT"/>
          <w:color w:val="auto"/>
          <w:sz w:val="44"/>
          <w:szCs w:val="32"/>
          <w:lang w:val="fr-FR"/>
        </w:rPr>
      </w:pPr>
      <w:ins w:id="16" w:author="DARMANA-LEVERT Corentin (FRA-DTI)" w:date="2023-08-27T19:36:00Z">
        <w:r w:rsidRPr="00C574A7">
          <w:rPr>
            <w:rFonts w:ascii="Tw Cen MT" w:hAnsi="Tw Cen MT"/>
            <w:color w:val="auto"/>
            <w:sz w:val="44"/>
            <w:szCs w:val="32"/>
            <w:lang w:val="fr-FR"/>
          </w:rPr>
          <w:t>Remerciements</w:t>
        </w:r>
      </w:ins>
    </w:p>
    <w:p w14:paraId="07F52F88" w14:textId="0238659D" w:rsidR="00D45538" w:rsidRPr="00C574A7" w:rsidRDefault="00D45538" w:rsidP="00D45538">
      <w:pPr>
        <w:jc w:val="center"/>
        <w:rPr>
          <w:ins w:id="17" w:author="DARMANA-LEVERT Corentin (FRA-DTI)" w:date="2023-08-27T19:56:00Z"/>
          <w:rFonts w:ascii="Tw Cen MT" w:hAnsi="Tw Cen MT"/>
          <w:sz w:val="28"/>
          <w:szCs w:val="32"/>
          <w:lang w:val="fr-FR"/>
        </w:rPr>
      </w:pPr>
      <w:ins w:id="18" w:author="DARMANA-LEVERT Corentin (FRA-DTI)" w:date="2023-08-27T19:37:00Z">
        <w:r w:rsidRPr="00C574A7">
          <w:rPr>
            <w:rFonts w:ascii="Tw Cen MT" w:hAnsi="Tw Cen MT"/>
            <w:sz w:val="28"/>
            <w:szCs w:val="32"/>
            <w:lang w:val="fr-FR"/>
          </w:rPr>
          <w:t xml:space="preserve">Merci à </w:t>
        </w:r>
      </w:ins>
      <w:ins w:id="19" w:author="DARMANA-LEVERT Corentin (FRA-DTI)" w:date="2023-08-29T08:08:00Z">
        <w:r w:rsidR="00850BFD">
          <w:rPr>
            <w:rFonts w:ascii="Tw Cen MT" w:hAnsi="Tw Cen MT"/>
            <w:sz w:val="28"/>
            <w:szCs w:val="32"/>
            <w:lang w:val="fr-FR"/>
          </w:rPr>
          <w:t>Arthur</w:t>
        </w:r>
      </w:ins>
      <w:ins w:id="20" w:author="DARMANA-LEVERT Corentin (FRA-DTI)" w:date="2023-08-27T20:00:00Z">
        <w:r w:rsidR="00223FDD">
          <w:rPr>
            <w:rFonts w:ascii="Tw Cen MT" w:hAnsi="Tw Cen MT"/>
            <w:sz w:val="28"/>
            <w:szCs w:val="32"/>
            <w:lang w:val="fr-FR"/>
          </w:rPr>
          <w:t xml:space="preserve">, </w:t>
        </w:r>
      </w:ins>
      <w:ins w:id="21" w:author="DARMANA-LEVERT Corentin (FRA-DTI)" w:date="2023-08-29T08:08:00Z">
        <w:r w:rsidR="00850BFD">
          <w:rPr>
            <w:rFonts w:ascii="Tw Cen MT" w:hAnsi="Tw Cen MT"/>
            <w:sz w:val="28"/>
            <w:szCs w:val="32"/>
            <w:lang w:val="fr-FR"/>
          </w:rPr>
          <w:t>François</w:t>
        </w:r>
      </w:ins>
      <w:ins w:id="22" w:author="DARMANA-LEVERT Corentin (FRA-DTI)" w:date="2023-08-27T20:00:00Z">
        <w:r w:rsidR="00223FDD">
          <w:rPr>
            <w:rFonts w:ascii="Tw Cen MT" w:hAnsi="Tw Cen MT"/>
            <w:sz w:val="28"/>
            <w:szCs w:val="32"/>
            <w:lang w:val="fr-FR"/>
          </w:rPr>
          <w:t xml:space="preserve"> et tous</w:t>
        </w:r>
      </w:ins>
      <w:ins w:id="23" w:author="DARMANA-LEVERT Corentin (FRA-DTI)" w:date="2023-08-27T19:51:00Z">
        <w:r w:rsidR="009D4922" w:rsidRPr="00C574A7">
          <w:rPr>
            <w:rFonts w:ascii="Tw Cen MT" w:hAnsi="Tw Cen MT"/>
            <w:sz w:val="28"/>
            <w:szCs w:val="32"/>
            <w:lang w:val="fr-FR"/>
          </w:rPr>
          <w:t xml:space="preserve"> les membre</w:t>
        </w:r>
      </w:ins>
      <w:ins w:id="24" w:author="DARMANA-LEVERT Corentin (FRA-DTI)" w:date="2023-08-27T19:52:00Z">
        <w:r w:rsidR="009D4922" w:rsidRPr="00C574A7">
          <w:rPr>
            <w:rFonts w:ascii="Tw Cen MT" w:hAnsi="Tw Cen MT"/>
            <w:sz w:val="28"/>
            <w:szCs w:val="32"/>
            <w:lang w:val="fr-FR"/>
          </w:rPr>
          <w:t xml:space="preserve">s de la section DTIMMM </w:t>
        </w:r>
      </w:ins>
      <w:ins w:id="25" w:author="DARMANA-LEVERT Corentin (FRA-DTI)" w:date="2023-08-27T19:37:00Z">
        <w:r w:rsidRPr="00C574A7">
          <w:rPr>
            <w:rFonts w:ascii="Tw Cen MT" w:hAnsi="Tw Cen MT"/>
            <w:sz w:val="28"/>
            <w:szCs w:val="32"/>
            <w:lang w:val="fr-FR"/>
          </w:rPr>
          <w:t>pour l’accompagnement et l’</w:t>
        </w:r>
      </w:ins>
      <w:ins w:id="26" w:author="DARMANA-LEVERT Corentin (FRA-DTI)" w:date="2023-08-27T19:40:00Z">
        <w:r w:rsidRPr="00C574A7">
          <w:rPr>
            <w:rFonts w:ascii="Tw Cen MT" w:hAnsi="Tw Cen MT"/>
            <w:sz w:val="28"/>
            <w:szCs w:val="32"/>
            <w:lang w:val="fr-FR"/>
          </w:rPr>
          <w:t>encadrement</w:t>
        </w:r>
      </w:ins>
      <w:ins w:id="27" w:author="DARMANA-LEVERT Corentin (FRA-DTI)" w:date="2023-08-27T19:37:00Z">
        <w:r w:rsidRPr="00C574A7">
          <w:rPr>
            <w:rFonts w:ascii="Tw Cen MT" w:hAnsi="Tw Cen MT"/>
            <w:sz w:val="28"/>
            <w:szCs w:val="32"/>
            <w:lang w:val="fr-FR"/>
          </w:rPr>
          <w:t xml:space="preserve"> tout au long de ces 3 années d’alternance chez Framatome, </w:t>
        </w:r>
      </w:ins>
      <w:ins w:id="28" w:author="DARMANA-LEVERT Corentin (FRA-DTI)" w:date="2023-08-27T19:38:00Z">
        <w:r w:rsidRPr="00C574A7">
          <w:rPr>
            <w:rFonts w:ascii="Tw Cen MT" w:hAnsi="Tw Cen MT"/>
            <w:sz w:val="28"/>
            <w:szCs w:val="32"/>
            <w:lang w:val="fr-FR"/>
          </w:rPr>
          <w:t>durant lesquelles j’ai tant appris.</w:t>
        </w:r>
      </w:ins>
      <w:ins w:id="29" w:author="DARMANA-LEVERT Corentin (FRA-DTI)" w:date="2023-08-27T19:41:00Z">
        <w:r w:rsidRPr="00C574A7">
          <w:rPr>
            <w:rFonts w:ascii="Tw Cen MT" w:hAnsi="Tw Cen MT"/>
            <w:sz w:val="28"/>
            <w:szCs w:val="32"/>
            <w:lang w:val="fr-FR"/>
          </w:rPr>
          <w:t xml:space="preserve"> </w:t>
        </w:r>
      </w:ins>
    </w:p>
    <w:p w14:paraId="25221CA3" w14:textId="77777777" w:rsidR="00155BE3" w:rsidRPr="00C574A7" w:rsidRDefault="00155BE3" w:rsidP="00D45538">
      <w:pPr>
        <w:jc w:val="center"/>
        <w:rPr>
          <w:ins w:id="30" w:author="DARMANA-LEVERT Corentin (FRA-DTI)" w:date="2023-08-27T19:38:00Z"/>
          <w:rFonts w:ascii="Tw Cen MT" w:hAnsi="Tw Cen MT"/>
          <w:sz w:val="28"/>
          <w:szCs w:val="32"/>
          <w:lang w:val="fr-FR"/>
        </w:rPr>
      </w:pPr>
    </w:p>
    <w:p w14:paraId="4636322F" w14:textId="2D17146E" w:rsidR="00D45538" w:rsidRPr="00C574A7" w:rsidRDefault="00D45538" w:rsidP="00D45538">
      <w:pPr>
        <w:spacing w:before="0" w:after="0"/>
        <w:jc w:val="center"/>
        <w:rPr>
          <w:ins w:id="31" w:author="DARMANA-LEVERT Corentin (FRA-DTI)" w:date="2023-08-27T19:40:00Z"/>
          <w:rFonts w:ascii="Tw Cen MT" w:hAnsi="Tw Cen MT"/>
          <w:sz w:val="28"/>
          <w:szCs w:val="32"/>
          <w:lang w:val="fr-FR"/>
        </w:rPr>
      </w:pPr>
      <w:ins w:id="32" w:author="DARMANA-LEVERT Corentin (FRA-DTI)" w:date="2023-08-27T19:39:00Z">
        <w:r w:rsidRPr="00C574A7">
          <w:rPr>
            <w:rFonts w:ascii="Tw Cen MT" w:hAnsi="Tw Cen MT"/>
            <w:sz w:val="28"/>
            <w:szCs w:val="32"/>
            <w:lang w:val="fr-FR"/>
          </w:rPr>
          <w:t xml:space="preserve">Je remercie également </w:t>
        </w:r>
      </w:ins>
      <w:ins w:id="33" w:author="DARMANA-LEVERT Corentin (FRA-DTI)" w:date="2023-08-27T19:38:00Z">
        <w:r w:rsidRPr="00C574A7">
          <w:rPr>
            <w:rFonts w:ascii="Tw Cen MT" w:hAnsi="Tw Cen MT"/>
            <w:sz w:val="28"/>
            <w:szCs w:val="32"/>
            <w:lang w:val="fr-FR"/>
          </w:rPr>
          <w:t xml:space="preserve">Ali </w:t>
        </w:r>
      </w:ins>
      <w:ins w:id="34" w:author="DARMANA-LEVERT Corentin (FRA-DTI)" w:date="2023-08-27T19:39:00Z">
        <w:r w:rsidRPr="00C574A7">
          <w:rPr>
            <w:rFonts w:ascii="Tw Cen MT" w:hAnsi="Tw Cen MT"/>
            <w:sz w:val="28"/>
            <w:szCs w:val="32"/>
            <w:lang w:val="fr-FR"/>
          </w:rPr>
          <w:t>et</w:t>
        </w:r>
      </w:ins>
      <w:ins w:id="35" w:author="DARMANA-LEVERT Corentin (FRA-DTI)" w:date="2023-08-27T19:38:00Z">
        <w:r w:rsidRPr="00C574A7">
          <w:rPr>
            <w:rFonts w:ascii="Tw Cen MT" w:hAnsi="Tw Cen MT"/>
            <w:sz w:val="28"/>
            <w:szCs w:val="32"/>
            <w:lang w:val="fr-FR"/>
          </w:rPr>
          <w:t xml:space="preserve"> Jean-Luc SIX </w:t>
        </w:r>
      </w:ins>
      <w:ins w:id="36" w:author="DARMANA-LEVERT Corentin (FRA-DTI)" w:date="2023-08-27T19:53:00Z">
        <w:r w:rsidR="009D4922" w:rsidRPr="00C574A7">
          <w:rPr>
            <w:rFonts w:ascii="Tw Cen MT" w:hAnsi="Tw Cen MT"/>
            <w:sz w:val="28"/>
            <w:szCs w:val="32"/>
            <w:lang w:val="fr-FR"/>
          </w:rPr>
          <w:t xml:space="preserve">pour </w:t>
        </w:r>
      </w:ins>
      <w:ins w:id="37" w:author="DARMANA-LEVERT Corentin (FRA-DTI)" w:date="2023-08-27T19:39:00Z">
        <w:r w:rsidRPr="00C574A7">
          <w:rPr>
            <w:rFonts w:ascii="Tw Cen MT" w:hAnsi="Tw Cen MT"/>
            <w:sz w:val="28"/>
            <w:szCs w:val="32"/>
            <w:lang w:val="fr-FR"/>
          </w:rPr>
          <w:t xml:space="preserve">ce stage </w:t>
        </w:r>
      </w:ins>
      <w:ins w:id="38" w:author="DARMANA-LEVERT Corentin (FRA-DTI)" w:date="2023-08-27T19:53:00Z">
        <w:r w:rsidR="009D4922" w:rsidRPr="00C574A7">
          <w:rPr>
            <w:rFonts w:ascii="Tw Cen MT" w:hAnsi="Tw Cen MT"/>
            <w:sz w:val="28"/>
            <w:szCs w:val="32"/>
            <w:lang w:val="fr-FR"/>
          </w:rPr>
          <w:t>qui a</w:t>
        </w:r>
      </w:ins>
      <w:ins w:id="39" w:author="DARMANA-LEVERT Corentin (FRA-DTI)" w:date="2023-08-27T19:39:00Z">
        <w:r w:rsidRPr="00C574A7">
          <w:rPr>
            <w:rFonts w:ascii="Tw Cen MT" w:hAnsi="Tw Cen MT"/>
            <w:sz w:val="28"/>
            <w:szCs w:val="32"/>
            <w:lang w:val="fr-FR"/>
          </w:rPr>
          <w:t xml:space="preserve"> pu se dérouler dans</w:t>
        </w:r>
      </w:ins>
      <w:ins w:id="40" w:author="DARMANA-LEVERT Corentin (FRA-DTI)" w:date="2023-08-27T19:40:00Z">
        <w:r w:rsidRPr="00C574A7">
          <w:rPr>
            <w:rFonts w:ascii="Tw Cen MT" w:hAnsi="Tw Cen MT"/>
            <w:sz w:val="28"/>
            <w:szCs w:val="32"/>
            <w:lang w:val="fr-FR"/>
          </w:rPr>
          <w:t xml:space="preserve"> les meilleures conditions, leur expertise et expérience me servent d’exemple.</w:t>
        </w:r>
      </w:ins>
      <w:ins w:id="41" w:author="DARMANA-LEVERT Corentin (FRA-DTI)" w:date="2023-08-27T19:43:00Z">
        <w:r w:rsidRPr="00C574A7">
          <w:rPr>
            <w:rFonts w:ascii="Tw Cen MT" w:hAnsi="Tw Cen MT"/>
            <w:sz w:val="28"/>
            <w:szCs w:val="32"/>
            <w:lang w:val="fr-FR"/>
          </w:rPr>
          <w:t xml:space="preserve"> Il n’y aurait pas eu meilleure fa</w:t>
        </w:r>
      </w:ins>
      <w:ins w:id="42" w:author="DARMANA-LEVERT Corentin (FRA-DTI)" w:date="2023-08-27T19:53:00Z">
        <w:r w:rsidR="009D4922" w:rsidRPr="00C574A7">
          <w:rPr>
            <w:rFonts w:ascii="Tw Cen MT" w:hAnsi="Tw Cen MT"/>
            <w:sz w:val="28"/>
            <w:szCs w:val="32"/>
            <w:lang w:val="fr-FR"/>
          </w:rPr>
          <w:t>ç</w:t>
        </w:r>
      </w:ins>
      <w:ins w:id="43" w:author="DARMANA-LEVERT Corentin (FRA-DTI)" w:date="2023-08-27T19:43:00Z">
        <w:r w:rsidRPr="00C574A7">
          <w:rPr>
            <w:rFonts w:ascii="Tw Cen MT" w:hAnsi="Tw Cen MT"/>
            <w:sz w:val="28"/>
            <w:szCs w:val="32"/>
            <w:lang w:val="fr-FR"/>
          </w:rPr>
          <w:t xml:space="preserve">on de renouer avec la chimie </w:t>
        </w:r>
      </w:ins>
      <w:ins w:id="44" w:author="DARMANA-LEVERT Corentin (FRA-DTI)" w:date="2023-08-27T19:53:00Z">
        <w:r w:rsidR="009D4922" w:rsidRPr="00C574A7">
          <w:rPr>
            <w:rFonts w:ascii="Tw Cen MT" w:hAnsi="Tw Cen MT"/>
            <w:sz w:val="28"/>
            <w:szCs w:val="32"/>
            <w:lang w:val="fr-FR"/>
          </w:rPr>
          <w:t>qu’en étant sous leur aile.</w:t>
        </w:r>
      </w:ins>
    </w:p>
    <w:p w14:paraId="479D988C" w14:textId="3D30A0BE" w:rsidR="00D45538" w:rsidRPr="00C574A7" w:rsidRDefault="00D45538" w:rsidP="00D45538">
      <w:pPr>
        <w:spacing w:before="0" w:after="0"/>
        <w:jc w:val="center"/>
        <w:rPr>
          <w:ins w:id="45" w:author="DARMANA-LEVERT Corentin (FRA-DTI)" w:date="2023-08-27T19:44:00Z"/>
          <w:rFonts w:ascii="Tw Cen MT" w:hAnsi="Tw Cen MT"/>
          <w:sz w:val="28"/>
          <w:szCs w:val="32"/>
          <w:lang w:val="fr-FR"/>
        </w:rPr>
      </w:pPr>
      <w:ins w:id="46" w:author="DARMANA-LEVERT Corentin (FRA-DTI)" w:date="2023-08-27T19:43:00Z">
        <w:r w:rsidRPr="00C574A7">
          <w:rPr>
            <w:rFonts w:ascii="Tw Cen MT" w:hAnsi="Tw Cen MT"/>
            <w:sz w:val="28"/>
            <w:szCs w:val="32"/>
            <w:lang w:val="fr-FR"/>
          </w:rPr>
          <w:t>J’ai également pu compter</w:t>
        </w:r>
      </w:ins>
      <w:ins w:id="47" w:author="DARMANA-LEVERT Corentin (FRA-DTI)" w:date="2023-08-27T19:44:00Z">
        <w:r w:rsidRPr="00C574A7">
          <w:rPr>
            <w:rFonts w:ascii="Tw Cen MT" w:hAnsi="Tw Cen MT"/>
            <w:sz w:val="28"/>
            <w:szCs w:val="32"/>
            <w:lang w:val="fr-FR"/>
          </w:rPr>
          <w:t xml:space="preserve"> </w:t>
        </w:r>
      </w:ins>
      <w:ins w:id="48" w:author="DARMANA-LEVERT Corentin (FRA-DTI)" w:date="2023-08-27T19:43:00Z">
        <w:r w:rsidRPr="00C574A7">
          <w:rPr>
            <w:rFonts w:ascii="Tw Cen MT" w:hAnsi="Tw Cen MT"/>
            <w:sz w:val="28"/>
            <w:szCs w:val="32"/>
            <w:lang w:val="fr-FR"/>
          </w:rPr>
          <w:t xml:space="preserve">sur </w:t>
        </w:r>
      </w:ins>
      <w:ins w:id="49" w:author="DARMANA-LEVERT Corentin (FRA-DTI)" w:date="2023-08-27T19:44:00Z">
        <w:r w:rsidRPr="00C574A7">
          <w:rPr>
            <w:rFonts w:ascii="Tw Cen MT" w:hAnsi="Tw Cen MT"/>
            <w:sz w:val="28"/>
            <w:szCs w:val="32"/>
            <w:lang w:val="fr-FR"/>
          </w:rPr>
          <w:t xml:space="preserve">l’aide </w:t>
        </w:r>
      </w:ins>
      <w:ins w:id="50" w:author="DARMANA-LEVERT Corentin (FRA-DTI)" w:date="2023-08-27T19:54:00Z">
        <w:r w:rsidR="009D4922" w:rsidRPr="00C574A7">
          <w:rPr>
            <w:rFonts w:ascii="Tw Cen MT" w:hAnsi="Tw Cen MT"/>
            <w:sz w:val="28"/>
            <w:szCs w:val="32"/>
            <w:lang w:val="fr-FR"/>
          </w:rPr>
          <w:t>et la bonne humeur</w:t>
        </w:r>
      </w:ins>
      <w:ins w:id="51" w:author="DARMANA-LEVERT Corentin (FRA-DTI)" w:date="2023-08-27T19:44:00Z">
        <w:r w:rsidRPr="00C574A7">
          <w:rPr>
            <w:rFonts w:ascii="Tw Cen MT" w:hAnsi="Tw Cen MT"/>
            <w:sz w:val="28"/>
            <w:szCs w:val="32"/>
            <w:lang w:val="fr-FR"/>
          </w:rPr>
          <w:t xml:space="preserve"> </w:t>
        </w:r>
      </w:ins>
      <w:ins w:id="52" w:author="DARMANA-LEVERT Corentin (FRA-DTI)" w:date="2023-08-27T19:54:00Z">
        <w:r w:rsidR="009D4922" w:rsidRPr="00C574A7">
          <w:rPr>
            <w:rFonts w:ascii="Tw Cen MT" w:hAnsi="Tw Cen MT"/>
            <w:sz w:val="28"/>
            <w:szCs w:val="32"/>
            <w:lang w:val="fr-FR"/>
          </w:rPr>
          <w:t>quotidienne de</w:t>
        </w:r>
      </w:ins>
      <w:ins w:id="53" w:author="DARMANA-LEVERT Corentin (FRA-DTI)" w:date="2023-08-27T19:44:00Z">
        <w:r w:rsidRPr="00C574A7">
          <w:rPr>
            <w:rFonts w:ascii="Tw Cen MT" w:hAnsi="Tw Cen MT"/>
            <w:sz w:val="28"/>
            <w:szCs w:val="32"/>
            <w:lang w:val="fr-FR"/>
          </w:rPr>
          <w:t xml:space="preserve"> Maryline, merci à toi </w:t>
        </w:r>
      </w:ins>
      <w:ins w:id="54" w:author="DARMANA-LEVERT Corentin (FRA-DTI)" w:date="2023-08-27T19:54:00Z">
        <w:r w:rsidR="009D4922" w:rsidRPr="00C574A7">
          <w:rPr>
            <w:rFonts w:ascii="Tw Cen MT" w:hAnsi="Tw Cen MT"/>
            <w:sz w:val="28"/>
            <w:szCs w:val="32"/>
            <w:lang w:val="fr-FR"/>
          </w:rPr>
          <w:t xml:space="preserve">pour cela </w:t>
        </w:r>
      </w:ins>
      <w:ins w:id="55" w:author="DARMANA-LEVERT Corentin (FRA-DTI)" w:date="2023-08-27T19:44:00Z">
        <w:r w:rsidRPr="00C574A7">
          <w:rPr>
            <w:rFonts w:ascii="Tw Cen MT" w:hAnsi="Tw Cen MT"/>
            <w:sz w:val="28"/>
            <w:szCs w:val="32"/>
            <w:lang w:val="fr-FR"/>
          </w:rPr>
          <w:t>et bon courage pour le reste de ta thèse.</w:t>
        </w:r>
      </w:ins>
      <w:ins w:id="56" w:author="DARMANA-LEVERT Corentin (FRA-DTI)" w:date="2023-08-27T19:56:00Z">
        <w:r w:rsidR="00155BE3" w:rsidRPr="00C574A7">
          <w:rPr>
            <w:rFonts w:ascii="Tw Cen MT" w:hAnsi="Tw Cen MT"/>
            <w:sz w:val="28"/>
            <w:szCs w:val="32"/>
            <w:lang w:val="fr-FR"/>
          </w:rPr>
          <w:br/>
        </w:r>
      </w:ins>
    </w:p>
    <w:p w14:paraId="6D06AAE4" w14:textId="5B19975E" w:rsidR="00D45538" w:rsidRPr="00C574A7" w:rsidRDefault="00D45538" w:rsidP="00D45538">
      <w:pPr>
        <w:spacing w:before="0" w:after="0"/>
        <w:jc w:val="center"/>
        <w:rPr>
          <w:ins w:id="57" w:author="DARMANA-LEVERT Corentin (FRA-DTI)" w:date="2023-08-27T19:44:00Z"/>
          <w:rFonts w:ascii="Tw Cen MT" w:hAnsi="Tw Cen MT"/>
          <w:sz w:val="28"/>
          <w:szCs w:val="32"/>
          <w:lang w:val="fr-FR"/>
        </w:rPr>
      </w:pPr>
    </w:p>
    <w:p w14:paraId="7FD0D2B4" w14:textId="768547B5" w:rsidR="00D45538" w:rsidRPr="00C574A7" w:rsidRDefault="00D45538" w:rsidP="00D45538">
      <w:pPr>
        <w:spacing w:before="0" w:after="0"/>
        <w:jc w:val="center"/>
        <w:rPr>
          <w:ins w:id="58" w:author="DARMANA-LEVERT Corentin (FRA-DTI)" w:date="2023-08-27T19:55:00Z"/>
          <w:sz w:val="28"/>
          <w:szCs w:val="32"/>
          <w:lang w:val="fr-FR"/>
        </w:rPr>
      </w:pPr>
      <w:ins w:id="59" w:author="DARMANA-LEVERT Corentin (FRA-DTI)" w:date="2023-08-27T19:44:00Z">
        <w:r w:rsidRPr="00C574A7">
          <w:rPr>
            <w:rFonts w:ascii="Tw Cen MT" w:hAnsi="Tw Cen MT"/>
            <w:sz w:val="28"/>
            <w:szCs w:val="32"/>
            <w:lang w:val="fr-FR"/>
          </w:rPr>
          <w:t>Je d</w:t>
        </w:r>
      </w:ins>
      <w:ins w:id="60" w:author="DARMANA-LEVERT Corentin (FRA-DTI)" w:date="2023-08-27T19:45:00Z">
        <w:r w:rsidRPr="00C574A7">
          <w:rPr>
            <w:rFonts w:ascii="Tw Cen MT" w:hAnsi="Tw Cen MT"/>
            <w:sz w:val="28"/>
            <w:szCs w:val="32"/>
            <w:lang w:val="fr-FR"/>
          </w:rPr>
          <w:t>édie ce mémoire à ma mère</w:t>
        </w:r>
      </w:ins>
      <w:ins w:id="61" w:author="DARMANA-LEVERT Corentin (FRA-DTI)" w:date="2023-08-27T19:54:00Z">
        <w:r w:rsidR="009D4922" w:rsidRPr="00C574A7">
          <w:rPr>
            <w:rFonts w:ascii="Tw Cen MT" w:hAnsi="Tw Cen MT"/>
            <w:sz w:val="28"/>
            <w:szCs w:val="32"/>
            <w:lang w:val="fr-FR"/>
          </w:rPr>
          <w:t xml:space="preserve"> </w:t>
        </w:r>
      </w:ins>
      <w:ins w:id="62" w:author="DARMANA-LEVERT Corentin (FRA-DTI)" w:date="2023-08-27T19:45:00Z">
        <w:r w:rsidRPr="00C574A7">
          <w:rPr>
            <w:rFonts w:ascii="Tw Cen MT" w:hAnsi="Tw Cen MT"/>
            <w:sz w:val="28"/>
            <w:szCs w:val="32"/>
            <w:lang w:val="fr-FR"/>
          </w:rPr>
          <w:t>et ma sœur</w:t>
        </w:r>
      </w:ins>
      <w:ins w:id="63" w:author="DARMANA-LEVERT Corentin (FRA-DTI)" w:date="2023-08-27T19:46:00Z">
        <w:r w:rsidRPr="00C574A7">
          <w:rPr>
            <w:rFonts w:ascii="Tw Cen MT" w:hAnsi="Tw Cen MT"/>
            <w:sz w:val="28"/>
            <w:szCs w:val="32"/>
            <w:lang w:val="fr-FR"/>
          </w:rPr>
          <w:t xml:space="preserve"> </w:t>
        </w:r>
      </w:ins>
      <w:ins w:id="64" w:author="DARMANA-LEVERT Corentin (FRA-DTI)" w:date="2023-08-27T19:45:00Z">
        <w:r w:rsidRPr="00C574A7">
          <w:rPr>
            <w:rFonts w:ascii="Tw Cen MT" w:hAnsi="Tw Cen MT"/>
            <w:sz w:val="28"/>
            <w:szCs w:val="32"/>
            <w:lang w:val="fr-FR"/>
          </w:rPr>
          <w:t>qui</w:t>
        </w:r>
      </w:ins>
      <w:ins w:id="65" w:author="DARMANA-LEVERT Corentin (FRA-DTI)" w:date="2023-08-27T19:46:00Z">
        <w:r w:rsidRPr="00C574A7">
          <w:rPr>
            <w:rFonts w:ascii="Tw Cen MT" w:hAnsi="Tw Cen MT"/>
            <w:sz w:val="28"/>
            <w:szCs w:val="32"/>
            <w:lang w:val="fr-FR"/>
          </w:rPr>
          <w:t>,</w:t>
        </w:r>
      </w:ins>
      <w:ins w:id="66" w:author="DARMANA-LEVERT Corentin (FRA-DTI)" w:date="2023-08-27T19:45:00Z">
        <w:r w:rsidRPr="00C574A7">
          <w:rPr>
            <w:rFonts w:ascii="Tw Cen MT" w:hAnsi="Tw Cen MT"/>
            <w:sz w:val="28"/>
            <w:szCs w:val="32"/>
            <w:lang w:val="fr-FR"/>
          </w:rPr>
          <w:t xml:space="preserve"> en ces 3 ans intenses de formation ingénieur,</w:t>
        </w:r>
      </w:ins>
      <w:ins w:id="67" w:author="DARMANA-LEVERT Corentin (FRA-DTI)" w:date="2023-08-27T19:46:00Z">
        <w:r w:rsidRPr="00C574A7">
          <w:rPr>
            <w:rFonts w:ascii="Tw Cen MT" w:hAnsi="Tw Cen MT"/>
            <w:sz w:val="28"/>
            <w:szCs w:val="32"/>
            <w:lang w:val="fr-FR"/>
          </w:rPr>
          <w:t xml:space="preserve"> sont restées</w:t>
        </w:r>
      </w:ins>
      <w:ins w:id="68" w:author="DARMANA-LEVERT Corentin (FRA-DTI)" w:date="2023-08-27T19:45:00Z">
        <w:r w:rsidRPr="00C574A7">
          <w:rPr>
            <w:rFonts w:ascii="Tw Cen MT" w:hAnsi="Tw Cen MT"/>
            <w:sz w:val="28"/>
            <w:szCs w:val="32"/>
            <w:lang w:val="fr-FR"/>
          </w:rPr>
          <w:t xml:space="preserve"> à mes côtés </w:t>
        </w:r>
      </w:ins>
      <w:ins w:id="69" w:author="DARMANA-LEVERT Corentin (FRA-DTI)" w:date="2023-08-27T19:46:00Z">
        <w:r w:rsidRPr="00C574A7">
          <w:rPr>
            <w:rFonts w:ascii="Tw Cen MT" w:hAnsi="Tw Cen MT"/>
            <w:sz w:val="28"/>
            <w:szCs w:val="32"/>
            <w:lang w:val="fr-FR"/>
          </w:rPr>
          <w:t>en permanence</w:t>
        </w:r>
      </w:ins>
      <w:ins w:id="70" w:author="DARMANA-LEVERT Corentin (FRA-DTI)" w:date="2023-08-27T19:55:00Z">
        <w:r w:rsidR="009D4922" w:rsidRPr="00C574A7">
          <w:rPr>
            <w:rFonts w:ascii="Tw Cen MT" w:hAnsi="Tw Cen MT"/>
            <w:sz w:val="28"/>
            <w:szCs w:val="32"/>
            <w:lang w:val="fr-FR"/>
          </w:rPr>
          <w:t xml:space="preserve"> et m’ont soutenu</w:t>
        </w:r>
      </w:ins>
      <w:ins w:id="71" w:author="DARMANA-LEVERT Corentin (FRA-DTI)" w:date="2023-08-27T19:46:00Z">
        <w:r w:rsidRPr="00C574A7">
          <w:rPr>
            <w:rFonts w:ascii="Tw Cen MT" w:hAnsi="Tw Cen MT"/>
            <w:sz w:val="28"/>
            <w:szCs w:val="32"/>
            <w:lang w:val="fr-FR"/>
          </w:rPr>
          <w:t xml:space="preserve"> malgré</w:t>
        </w:r>
      </w:ins>
      <w:ins w:id="72" w:author="DARMANA-LEVERT Corentin (FRA-DTI)" w:date="2023-08-27T19:47:00Z">
        <w:r w:rsidRPr="00C574A7">
          <w:rPr>
            <w:rFonts w:ascii="Tw Cen MT" w:hAnsi="Tw Cen MT"/>
            <w:sz w:val="28"/>
            <w:szCs w:val="32"/>
            <w:lang w:val="fr-FR"/>
          </w:rPr>
          <w:t xml:space="preserve"> les longues périodes d’absences</w:t>
        </w:r>
        <w:r w:rsidRPr="00C574A7">
          <w:rPr>
            <w:sz w:val="28"/>
            <w:szCs w:val="32"/>
            <w:lang w:val="fr-FR"/>
          </w:rPr>
          <w:t>.</w:t>
        </w:r>
      </w:ins>
      <w:ins w:id="73" w:author="DARMANA-LEVERT Corentin (FRA-DTI)" w:date="2023-08-27T19:54:00Z">
        <w:r w:rsidR="009D4922" w:rsidRPr="00C574A7">
          <w:rPr>
            <w:sz w:val="28"/>
            <w:szCs w:val="32"/>
            <w:lang w:val="fr-FR"/>
          </w:rPr>
          <w:t xml:space="preserve"> </w:t>
        </w:r>
      </w:ins>
    </w:p>
    <w:p w14:paraId="721CCF9B" w14:textId="4F38A6EB" w:rsidR="00155BE3" w:rsidRDefault="00155BE3" w:rsidP="00D45538">
      <w:pPr>
        <w:spacing w:before="0" w:after="0"/>
        <w:jc w:val="center"/>
        <w:rPr>
          <w:ins w:id="74" w:author="DARMANA-LEVERT Corentin (FRA-DTI)" w:date="2023-08-27T19:55:00Z"/>
          <w:lang w:val="fr-FR"/>
        </w:rPr>
      </w:pPr>
    </w:p>
    <w:p w14:paraId="4B686C8C" w14:textId="60145F0A" w:rsidR="00155BE3" w:rsidRDefault="00155BE3" w:rsidP="00D45538">
      <w:pPr>
        <w:spacing w:before="0" w:after="0"/>
        <w:jc w:val="center"/>
        <w:rPr>
          <w:ins w:id="75" w:author="DARMANA-LEVERT Corentin (FRA-DTI)" w:date="2023-08-27T19:55:00Z"/>
          <w:lang w:val="fr-FR"/>
        </w:rPr>
      </w:pPr>
    </w:p>
    <w:p w14:paraId="088ED9A1" w14:textId="48816B99" w:rsidR="00155BE3" w:rsidRDefault="00155BE3" w:rsidP="00D45538">
      <w:pPr>
        <w:spacing w:before="0" w:after="0"/>
        <w:jc w:val="center"/>
        <w:rPr>
          <w:ins w:id="76" w:author="DARMANA-LEVERT Corentin (FRA-DTI)" w:date="2023-08-27T19:55:00Z"/>
          <w:lang w:val="fr-FR"/>
        </w:rPr>
      </w:pPr>
    </w:p>
    <w:p w14:paraId="2809BB2E" w14:textId="3802A9FC" w:rsidR="00155BE3" w:rsidRDefault="00155BE3" w:rsidP="00D45538">
      <w:pPr>
        <w:spacing w:before="0" w:after="0"/>
        <w:jc w:val="center"/>
        <w:rPr>
          <w:ins w:id="77" w:author="DARMANA-LEVERT Corentin (FRA-DTI)" w:date="2023-08-27T19:55:00Z"/>
          <w:lang w:val="fr-FR"/>
        </w:rPr>
      </w:pPr>
    </w:p>
    <w:p w14:paraId="593FF7F8" w14:textId="0618D39E" w:rsidR="00155BE3" w:rsidRDefault="00155BE3" w:rsidP="00D45538">
      <w:pPr>
        <w:spacing w:before="0" w:after="0"/>
        <w:jc w:val="center"/>
        <w:rPr>
          <w:ins w:id="78" w:author="DARMANA-LEVERT Corentin (FRA-DTI)" w:date="2023-08-27T19:55:00Z"/>
          <w:lang w:val="fr-FR"/>
        </w:rPr>
      </w:pPr>
    </w:p>
    <w:p w14:paraId="017B04CE" w14:textId="7225CB4F" w:rsidR="00155BE3" w:rsidRDefault="00155BE3" w:rsidP="00D45538">
      <w:pPr>
        <w:spacing w:before="0" w:after="0"/>
        <w:jc w:val="center"/>
        <w:rPr>
          <w:ins w:id="79" w:author="DARMANA-LEVERT Corentin (FRA-DTI)" w:date="2023-08-27T19:55:00Z"/>
          <w:lang w:val="fr-FR"/>
        </w:rPr>
      </w:pPr>
    </w:p>
    <w:p w14:paraId="2EF58FD5" w14:textId="2560F1A1" w:rsidR="00155BE3" w:rsidRDefault="00155BE3" w:rsidP="00D45538">
      <w:pPr>
        <w:spacing w:before="0" w:after="0"/>
        <w:jc w:val="center"/>
        <w:rPr>
          <w:ins w:id="80" w:author="DARMANA-LEVERT Corentin (FRA-DTI)" w:date="2023-08-27T19:55:00Z"/>
          <w:lang w:val="fr-FR"/>
        </w:rPr>
      </w:pPr>
    </w:p>
    <w:p w14:paraId="132273C6" w14:textId="505366B0" w:rsidR="00155BE3" w:rsidRDefault="00155BE3" w:rsidP="00D45538">
      <w:pPr>
        <w:spacing w:before="0" w:after="0"/>
        <w:jc w:val="center"/>
        <w:rPr>
          <w:ins w:id="81" w:author="DARMANA-LEVERT Corentin (FRA-DTI)" w:date="2023-08-27T19:55:00Z"/>
          <w:lang w:val="fr-FR"/>
        </w:rPr>
      </w:pPr>
    </w:p>
    <w:p w14:paraId="2A975B2F" w14:textId="7B164F9E" w:rsidR="00155BE3" w:rsidRDefault="00155BE3" w:rsidP="00D45538">
      <w:pPr>
        <w:spacing w:before="0" w:after="0"/>
        <w:jc w:val="center"/>
        <w:rPr>
          <w:ins w:id="82" w:author="DARMANA-LEVERT Corentin (FRA-DTI)" w:date="2023-08-27T19:55:00Z"/>
          <w:lang w:val="fr-FR"/>
        </w:rPr>
      </w:pPr>
    </w:p>
    <w:p w14:paraId="21F96207" w14:textId="59807F87" w:rsidR="00155BE3" w:rsidRDefault="00155BE3" w:rsidP="00D45538">
      <w:pPr>
        <w:spacing w:before="0" w:after="0"/>
        <w:jc w:val="center"/>
        <w:rPr>
          <w:ins w:id="83" w:author="DARMANA-LEVERT Corentin (FRA-DTI)" w:date="2023-08-27T19:55:00Z"/>
          <w:lang w:val="fr-FR"/>
        </w:rPr>
      </w:pPr>
    </w:p>
    <w:p w14:paraId="31A94F86" w14:textId="744E0DA9" w:rsidR="00155BE3" w:rsidRDefault="00155BE3" w:rsidP="00D45538">
      <w:pPr>
        <w:spacing w:before="0" w:after="0"/>
        <w:jc w:val="center"/>
        <w:rPr>
          <w:ins w:id="84" w:author="DARMANA-LEVERT Corentin (FRA-DTI)" w:date="2023-08-27T19:55:00Z"/>
          <w:lang w:val="fr-FR"/>
        </w:rPr>
      </w:pPr>
    </w:p>
    <w:p w14:paraId="716F1489" w14:textId="431C2BFB" w:rsidR="00155BE3" w:rsidRDefault="00155BE3" w:rsidP="00D45538">
      <w:pPr>
        <w:spacing w:before="0" w:after="0"/>
        <w:jc w:val="center"/>
        <w:rPr>
          <w:ins w:id="85" w:author="DARMANA-LEVERT Corentin (FRA-DTI)" w:date="2023-08-27T19:55:00Z"/>
          <w:lang w:val="fr-FR"/>
        </w:rPr>
      </w:pPr>
    </w:p>
    <w:p w14:paraId="2AD01C65" w14:textId="58CD6C2D" w:rsidR="00155BE3" w:rsidRDefault="00155BE3" w:rsidP="00D45538">
      <w:pPr>
        <w:spacing w:before="0" w:after="0"/>
        <w:jc w:val="center"/>
        <w:rPr>
          <w:ins w:id="86" w:author="DARMANA-LEVERT Corentin (FRA-DTI)" w:date="2023-08-27T19:55:00Z"/>
          <w:lang w:val="fr-FR"/>
        </w:rPr>
      </w:pPr>
    </w:p>
    <w:p w14:paraId="515C35D7" w14:textId="255CF8EF" w:rsidR="00155BE3" w:rsidRDefault="00155BE3" w:rsidP="00EA7148">
      <w:pPr>
        <w:spacing w:before="0" w:after="0"/>
        <w:rPr>
          <w:ins w:id="87" w:author="DARMANA-LEVERT Corentin (FRA-DTI)" w:date="2023-08-27T19:55:00Z"/>
          <w:lang w:val="fr-FR"/>
        </w:rPr>
      </w:pPr>
    </w:p>
    <w:p w14:paraId="454E44CD" w14:textId="0E7735C3" w:rsidR="00E97EC0" w:rsidRPr="002D1DCB" w:rsidRDefault="00E97EC0" w:rsidP="00FA01BE">
      <w:pPr>
        <w:tabs>
          <w:tab w:val="left" w:pos="6681"/>
        </w:tabs>
        <w:rPr>
          <w:ins w:id="88" w:author="DARMANA-LEVERT Corentin (FRA-DTI)" w:date="2023-08-27T19:19:00Z"/>
          <w:rFonts w:ascii="Corbel" w:hAnsi="Corbel"/>
          <w:b/>
          <w:bCs/>
          <w:i/>
          <w:iCs/>
          <w:u w:val="single"/>
          <w:lang w:val="fr-FR"/>
        </w:rPr>
      </w:pPr>
      <w:ins w:id="89" w:author="DARMANA-LEVERT Corentin (FRA-DTI)" w:date="2023-08-27T19:19:00Z">
        <w:r w:rsidRPr="002D1DCB">
          <w:rPr>
            <w:rFonts w:ascii="Corbel" w:hAnsi="Corbel"/>
            <w:b/>
            <w:bCs/>
            <w:i/>
            <w:iCs/>
            <w:u w:val="single"/>
            <w:lang w:val="fr-FR"/>
          </w:rPr>
          <w:t>Résumé :</w:t>
        </w:r>
        <w:r w:rsidRPr="00FA01BE">
          <w:rPr>
            <w:rFonts w:ascii="Corbel" w:hAnsi="Corbel"/>
            <w:b/>
            <w:bCs/>
            <w:i/>
            <w:iCs/>
            <w:lang w:val="fr-FR"/>
          </w:rPr>
          <w:t xml:space="preserve"> </w:t>
        </w:r>
      </w:ins>
      <w:ins w:id="90" w:author="DARMANA-LEVERT Corentin (FRA-DTI)" w:date="2023-08-29T11:32:00Z">
        <w:r w:rsidR="00FA01BE" w:rsidRPr="00FA01BE">
          <w:rPr>
            <w:rFonts w:ascii="Corbel" w:hAnsi="Corbel"/>
            <w:b/>
            <w:bCs/>
            <w:i/>
            <w:iCs/>
            <w:lang w:val="fr-FR"/>
          </w:rPr>
          <w:tab/>
        </w:r>
      </w:ins>
    </w:p>
    <w:p w14:paraId="66B23A3F" w14:textId="449763AB" w:rsidR="00E97EC0" w:rsidRDefault="00E97EC0" w:rsidP="00E97EC0">
      <w:pPr>
        <w:rPr>
          <w:ins w:id="91" w:author="DARMANA-LEVERT Corentin (FRA-DTI)" w:date="2023-08-27T19:19:00Z"/>
          <w:rFonts w:ascii="Corbel" w:hAnsi="Corbel"/>
          <w:i/>
          <w:iCs/>
          <w:lang w:val="fr-FR"/>
        </w:rPr>
      </w:pPr>
      <w:ins w:id="92" w:author="DARMANA-LEVERT Corentin (FRA-DTI)" w:date="2023-08-27T19:19:00Z">
        <w:r w:rsidRPr="002D1DCB">
          <w:rPr>
            <w:rFonts w:ascii="Corbel" w:hAnsi="Corbel"/>
            <w:i/>
            <w:iCs/>
            <w:lang w:val="fr-FR"/>
          </w:rPr>
          <w:t>Ce rapport présente</w:t>
        </w:r>
        <w:r>
          <w:rPr>
            <w:rFonts w:ascii="Corbel" w:hAnsi="Corbel"/>
            <w:i/>
            <w:iCs/>
            <w:lang w:val="fr-FR"/>
          </w:rPr>
          <w:t xml:space="preserve"> les travaux effectués lors de mon apprentissage chez Framatome à La Défense en tant qu’apprenti ingénieur métallurgiste,</w:t>
        </w:r>
      </w:ins>
      <w:ins w:id="93" w:author="DARMANA-LEVERT Corentin (FRA-DTI)" w:date="2023-08-27T20:48:00Z">
        <w:r w:rsidR="00CA2046">
          <w:rPr>
            <w:rFonts w:ascii="Corbel" w:hAnsi="Corbel"/>
            <w:i/>
            <w:iCs/>
            <w:lang w:val="fr-FR"/>
          </w:rPr>
          <w:t xml:space="preserve"> ainsi que</w:t>
        </w:r>
      </w:ins>
      <w:ins w:id="94" w:author="DARMANA-LEVERT Corentin (FRA-DTI)" w:date="2023-08-27T19:19:00Z">
        <w:r>
          <w:rPr>
            <w:rFonts w:ascii="Corbel" w:hAnsi="Corbel"/>
            <w:i/>
            <w:iCs/>
            <w:lang w:val="fr-FR"/>
          </w:rPr>
          <w:t xml:space="preserve"> ceux réalisés au laboratoire de chimie des matériaux « </w:t>
        </w:r>
        <w:proofErr w:type="spellStart"/>
        <w:r>
          <w:rPr>
            <w:rFonts w:ascii="Corbel" w:hAnsi="Corbel"/>
            <w:i/>
            <w:iCs/>
            <w:lang w:val="fr-FR"/>
          </w:rPr>
          <w:t>NanoQAM</w:t>
        </w:r>
        <w:proofErr w:type="spellEnd"/>
        <w:r>
          <w:rPr>
            <w:rFonts w:ascii="Corbel" w:hAnsi="Corbel"/>
            <w:i/>
            <w:iCs/>
            <w:lang w:val="fr-FR"/>
          </w:rPr>
          <w:t> » de l’Université du Québec à Montréal</w:t>
        </w:r>
        <w:r w:rsidRPr="002D1DCB">
          <w:rPr>
            <w:rFonts w:ascii="Corbel" w:hAnsi="Corbel"/>
            <w:i/>
            <w:iCs/>
            <w:lang w:val="fr-FR"/>
          </w:rPr>
          <w:t xml:space="preserve"> </w:t>
        </w:r>
        <w:r>
          <w:rPr>
            <w:rFonts w:ascii="Corbel" w:hAnsi="Corbel"/>
            <w:i/>
            <w:iCs/>
            <w:lang w:val="fr-FR"/>
          </w:rPr>
          <w:t>lors de mon stage de fin d’études.</w:t>
        </w:r>
      </w:ins>
    </w:p>
    <w:p w14:paraId="5E71718E" w14:textId="77777777" w:rsidR="00E97EC0" w:rsidRDefault="00E97EC0" w:rsidP="00E97EC0">
      <w:pPr>
        <w:spacing w:before="0" w:after="0"/>
        <w:rPr>
          <w:ins w:id="95" w:author="DARMANA-LEVERT Corentin (FRA-DTI)" w:date="2023-08-27T19:19:00Z"/>
          <w:rFonts w:ascii="Corbel" w:hAnsi="Corbel"/>
          <w:i/>
          <w:iCs/>
          <w:lang w:val="fr-FR"/>
        </w:rPr>
      </w:pPr>
      <w:ins w:id="96" w:author="DARMANA-LEVERT Corentin (FRA-DTI)" w:date="2023-08-27T19:19:00Z">
        <w:r>
          <w:rPr>
            <w:rFonts w:ascii="Corbel" w:hAnsi="Corbel"/>
            <w:i/>
            <w:iCs/>
            <w:lang w:val="fr-FR"/>
          </w:rPr>
          <w:t>Mon sujet d’alternance chez Framatome était la solidification d’aciers péritectiques et peut se résumer en 3 axes distincts : les travaux technologiques, de recherche et de simulation.</w:t>
        </w:r>
      </w:ins>
    </w:p>
    <w:p w14:paraId="411E394A" w14:textId="39AC7A8D" w:rsidR="00E97EC0" w:rsidRDefault="00E97EC0" w:rsidP="00E97EC0">
      <w:pPr>
        <w:spacing w:before="0" w:after="0"/>
        <w:rPr>
          <w:ins w:id="97" w:author="DARMANA-LEVERT Corentin (FRA-DTI)" w:date="2023-08-27T19:19:00Z"/>
          <w:rFonts w:ascii="Corbel" w:hAnsi="Corbel"/>
          <w:i/>
          <w:iCs/>
          <w:lang w:val="fr-FR"/>
        </w:rPr>
      </w:pPr>
      <w:ins w:id="98" w:author="DARMANA-LEVERT Corentin (FRA-DTI)" w:date="2023-08-27T19:19:00Z">
        <w:r>
          <w:rPr>
            <w:rFonts w:ascii="Corbel" w:hAnsi="Corbel"/>
            <w:i/>
            <w:iCs/>
            <w:lang w:val="fr-FR"/>
          </w:rPr>
          <w:t xml:space="preserve">Les </w:t>
        </w:r>
      </w:ins>
      <w:r>
        <w:rPr>
          <w:rFonts w:ascii="Corbel" w:hAnsi="Corbel"/>
          <w:i/>
          <w:iCs/>
          <w:lang w:val="fr-FR"/>
        </w:rPr>
        <w:t xml:space="preserve">travaux technologiques </w:t>
      </w:r>
      <w:ins w:id="99" w:author="DARMANA-LEVERT Corentin (FRA-DTI)" w:date="2023-08-27T19:19:00Z">
        <w:r>
          <w:rPr>
            <w:rFonts w:ascii="Corbel" w:hAnsi="Corbel"/>
            <w:i/>
            <w:iCs/>
            <w:lang w:val="fr-FR"/>
          </w:rPr>
          <w:t>ont commencé par une synthèse des études lié</w:t>
        </w:r>
      </w:ins>
      <w:ins w:id="100" w:author="DARMANA-LEVERT Corentin (FRA-DTI)" w:date="2023-08-27T20:49:00Z">
        <w:r w:rsidR="00CA2046">
          <w:rPr>
            <w:rFonts w:ascii="Corbel" w:hAnsi="Corbel"/>
            <w:i/>
            <w:iCs/>
            <w:lang w:val="fr-FR"/>
          </w:rPr>
          <w:t>e</w:t>
        </w:r>
      </w:ins>
      <w:ins w:id="101" w:author="DARMANA-LEVERT Corentin (FRA-DTI)" w:date="2023-08-27T19:19:00Z">
        <w:r>
          <w:rPr>
            <w:rFonts w:ascii="Corbel" w:hAnsi="Corbel"/>
            <w:i/>
            <w:iCs/>
            <w:lang w:val="fr-FR"/>
          </w:rPr>
          <w:t xml:space="preserve">s au projet interne MOPPEC (Modélisation des Propriétés des Pièces </w:t>
        </w:r>
        <w:proofErr w:type="spellStart"/>
        <w:r>
          <w:rPr>
            <w:rFonts w:ascii="Corbel" w:hAnsi="Corbel"/>
            <w:i/>
            <w:iCs/>
            <w:lang w:val="fr-FR"/>
          </w:rPr>
          <w:t>E</w:t>
        </w:r>
      </w:ins>
      <w:ins w:id="102" w:author="DARMANA-LEVERT Corentin (FRA-DTI)" w:date="2023-08-27T20:49:00Z">
        <w:r w:rsidR="00CA2046">
          <w:rPr>
            <w:rFonts w:ascii="Corbel" w:hAnsi="Corbel"/>
            <w:i/>
            <w:iCs/>
            <w:lang w:val="fr-FR"/>
          </w:rPr>
          <w:t>C</w:t>
        </w:r>
      </w:ins>
      <w:ins w:id="103" w:author="DARMANA-LEVERT Corentin (FRA-DTI)" w:date="2023-08-27T19:19:00Z">
        <w:r>
          <w:rPr>
            <w:rFonts w:ascii="Corbel" w:hAnsi="Corbel"/>
            <w:i/>
            <w:iCs/>
            <w:lang w:val="fr-FR"/>
          </w:rPr>
          <w:t>rasées</w:t>
        </w:r>
        <w:proofErr w:type="spellEnd"/>
        <w:r>
          <w:rPr>
            <w:rFonts w:ascii="Corbel" w:hAnsi="Corbel"/>
            <w:i/>
            <w:iCs/>
            <w:lang w:val="fr-FR"/>
          </w:rPr>
          <w:t xml:space="preserve">). Un bloom issu d’un lingot conventionnel a été caractérisé chimiquement. Cette cartographie en carbone, montrant de fortes hétérogénéités, servait de données d’entrée à un logiciel de simulation de forgeage. Ce dernier devait permettre de modéliser le devenir de ces zones « ségrégées » </w:t>
        </w:r>
      </w:ins>
      <w:ins w:id="104" w:author="DARMANA-LEVERT Corentin (FRA-DTI)" w:date="2023-08-27T20:49:00Z">
        <w:r w:rsidR="00CA2046">
          <w:rPr>
            <w:rFonts w:ascii="Corbel" w:hAnsi="Corbel"/>
            <w:i/>
            <w:iCs/>
            <w:lang w:val="fr-FR"/>
          </w:rPr>
          <w:t>pendant</w:t>
        </w:r>
      </w:ins>
      <w:ins w:id="105" w:author="DARMANA-LEVERT Corentin (FRA-DTI)" w:date="2023-08-27T19:19:00Z">
        <w:r>
          <w:rPr>
            <w:rFonts w:ascii="Corbel" w:hAnsi="Corbel"/>
            <w:i/>
            <w:iCs/>
            <w:lang w:val="fr-FR"/>
          </w:rPr>
          <w:t xml:space="preserve"> différentes gammes de forgeage pour des pièces du réacteur nucléaire</w:t>
        </w:r>
      </w:ins>
      <w:ins w:id="106" w:author="DARMANA-LEVERT Corentin (FRA-DTI)" w:date="2023-08-29T11:00:00Z">
        <w:r w:rsidR="00321898">
          <w:rPr>
            <w:rFonts w:ascii="Corbel" w:hAnsi="Corbel"/>
            <w:i/>
            <w:iCs/>
            <w:lang w:val="fr-FR"/>
          </w:rPr>
          <w:t xml:space="preserve"> mais s’est révélé trop imprécis</w:t>
        </w:r>
      </w:ins>
      <w:ins w:id="107" w:author="DARMANA-LEVERT Corentin (FRA-DTI)" w:date="2023-08-27T19:19:00Z">
        <w:r>
          <w:rPr>
            <w:rFonts w:ascii="Corbel" w:hAnsi="Corbel"/>
            <w:i/>
            <w:iCs/>
            <w:lang w:val="fr-FR"/>
          </w:rPr>
          <w:t>. J’ai également contribué à la capitalisation de données Framatome dans une base de données de simulation qui répertori</w:t>
        </w:r>
        <w:del w:id="108" w:author="MARCEAUX DIT CLEMENT Arthur (FRA-DTI)" w:date="2023-08-29T09:52:00Z">
          <w:r w:rsidDel="00CA7204">
            <w:rPr>
              <w:rFonts w:ascii="Corbel" w:hAnsi="Corbel"/>
              <w:i/>
              <w:iCs/>
              <w:lang w:val="fr-FR"/>
            </w:rPr>
            <w:delText>ait</w:delText>
          </w:r>
        </w:del>
      </w:ins>
      <w:ins w:id="109" w:author="MARCEAUX DIT CLEMENT Arthur (FRA-DTI)" w:date="2023-08-29T09:52:00Z">
        <w:r w:rsidR="00CA7204">
          <w:rPr>
            <w:rFonts w:ascii="Corbel" w:hAnsi="Corbel"/>
            <w:i/>
            <w:iCs/>
            <w:lang w:val="fr-FR"/>
          </w:rPr>
          <w:t>e</w:t>
        </w:r>
      </w:ins>
      <w:ins w:id="110" w:author="DARMANA-LEVERT Corentin (FRA-DTI)" w:date="2023-08-27T19:19:00Z">
        <w:r>
          <w:rPr>
            <w:rFonts w:ascii="Corbel" w:hAnsi="Corbel"/>
            <w:i/>
            <w:iCs/>
            <w:lang w:val="fr-FR"/>
          </w:rPr>
          <w:t xml:space="preserve"> les traitements thermiques, les dimensions de lingot et d’ébauche, les taux de chutage, etc.</w:t>
        </w:r>
      </w:ins>
    </w:p>
    <w:p w14:paraId="3F88AA85" w14:textId="022D1272" w:rsidR="00E97EC0" w:rsidRDefault="00E97EC0" w:rsidP="00E97EC0">
      <w:pPr>
        <w:spacing w:before="0" w:after="0"/>
        <w:contextualSpacing/>
        <w:rPr>
          <w:ins w:id="111" w:author="DARMANA-LEVERT Corentin (FRA-DTI)" w:date="2023-08-27T19:19:00Z"/>
          <w:rFonts w:ascii="Corbel" w:hAnsi="Corbel"/>
          <w:i/>
          <w:iCs/>
          <w:lang w:val="fr-FR"/>
        </w:rPr>
      </w:pPr>
      <w:ins w:id="112" w:author="DARMANA-LEVERT Corentin (FRA-DTI)" w:date="2023-08-27T19:19:00Z">
        <w:r>
          <w:rPr>
            <w:rFonts w:ascii="Corbel" w:hAnsi="Corbel"/>
            <w:i/>
            <w:iCs/>
            <w:lang w:val="fr-FR"/>
          </w:rPr>
          <w:t>Les travaux de recherche se sont concentrés autour de la rédaction d’une bibliographie sur la microségrégation lors de la solidification des aciers dit « péritectiques ». Le but ici était de faire un état de l’art non exhaustif de la littérature à propos de cette thématique et de centraliser ces données dans un document interne Framatome. Ce document visait à expliquer les origines de la formation de</w:t>
        </w:r>
      </w:ins>
      <w:ins w:id="113" w:author="DARMANA-LEVERT Corentin (FRA-DTI)" w:date="2023-08-29T08:27:00Z">
        <w:r w:rsidR="00935A9F">
          <w:rPr>
            <w:rFonts w:ascii="Corbel" w:hAnsi="Corbel"/>
            <w:i/>
            <w:iCs/>
            <w:lang w:val="fr-FR"/>
          </w:rPr>
          <w:t xml:space="preserve">s </w:t>
        </w:r>
      </w:ins>
      <w:ins w:id="114" w:author="DARMANA-LEVERT Corentin (FRA-DTI)" w:date="2023-08-27T19:19:00Z">
        <w:r>
          <w:rPr>
            <w:rFonts w:ascii="Corbel" w:hAnsi="Corbel"/>
            <w:i/>
            <w:iCs/>
            <w:lang w:val="fr-FR"/>
          </w:rPr>
          <w:t>microségrégation</w:t>
        </w:r>
      </w:ins>
      <w:ins w:id="115" w:author="DARMANA-LEVERT Corentin (FRA-DTI)" w:date="2023-08-29T08:27:00Z">
        <w:r w:rsidR="00935A9F">
          <w:rPr>
            <w:rFonts w:ascii="Corbel" w:hAnsi="Corbel"/>
            <w:i/>
            <w:iCs/>
            <w:lang w:val="fr-FR"/>
          </w:rPr>
          <w:t>s</w:t>
        </w:r>
      </w:ins>
      <w:ins w:id="116" w:author="DARMANA-LEVERT Corentin (FRA-DTI)" w:date="2023-08-27T19:19:00Z">
        <w:r>
          <w:rPr>
            <w:rFonts w:ascii="Corbel" w:hAnsi="Corbel"/>
            <w:i/>
            <w:iCs/>
            <w:lang w:val="fr-FR"/>
          </w:rPr>
          <w:t xml:space="preserve"> ainsi que les mécanismes de transport de matière impliqués, mais aussi de disséquer le mécanisme de la réaction péritectique.</w:t>
        </w:r>
      </w:ins>
    </w:p>
    <w:p w14:paraId="7FD9AE81" w14:textId="6AFB6541" w:rsidR="00CA2046" w:rsidRDefault="00E97EC0" w:rsidP="00CA2046">
      <w:pPr>
        <w:contextualSpacing/>
        <w:rPr>
          <w:rFonts w:ascii="Corbel" w:hAnsi="Corbel"/>
          <w:i/>
          <w:iCs/>
          <w:lang w:val="fr-FR"/>
        </w:rPr>
      </w:pPr>
      <w:r>
        <w:rPr>
          <w:rFonts w:ascii="Corbel" w:hAnsi="Corbel"/>
          <w:i/>
          <w:iCs/>
          <w:lang w:val="fr-FR"/>
        </w:rPr>
        <w:t xml:space="preserve">Les travaux de simulation ont été organisés autour de Thermo-Calc. Ce logiciel permet de simuler une grande gamme </w:t>
      </w:r>
      <w:del w:id="117" w:author="DARMANA-LEVERT Corentin (FRA-DTI)" w:date="2023-08-29T11:01:00Z">
        <w:r w:rsidR="00CA7204" w:rsidDel="00321898">
          <w:rPr>
            <w:rFonts w:ascii="Corbel" w:hAnsi="Corbel"/>
            <w:i/>
            <w:iCs/>
            <w:lang w:val="fr-FR"/>
          </w:rPr>
          <w:delText>diverses</w:delText>
        </w:r>
      </w:del>
      <w:ins w:id="118" w:author="DARMANA-LEVERT Corentin (FRA-DTI)" w:date="2023-08-29T11:01:00Z">
        <w:r w:rsidR="00321898">
          <w:rPr>
            <w:rFonts w:ascii="Corbel" w:hAnsi="Corbel"/>
            <w:i/>
            <w:iCs/>
            <w:lang w:val="fr-FR"/>
          </w:rPr>
          <w:t>d’</w:t>
        </w:r>
      </w:ins>
      <w:del w:id="119" w:author="DARMANA-LEVERT Corentin (FRA-DTI)" w:date="2023-08-29T11:01:00Z">
        <w:r w:rsidR="00CA7204" w:rsidDel="00321898">
          <w:rPr>
            <w:rFonts w:ascii="Corbel" w:hAnsi="Corbel"/>
            <w:i/>
            <w:iCs/>
            <w:lang w:val="fr-FR"/>
          </w:rPr>
          <w:delText xml:space="preserve"> </w:delText>
        </w:r>
      </w:del>
      <w:r w:rsidR="00CA7204">
        <w:rPr>
          <w:rFonts w:ascii="Corbel" w:hAnsi="Corbel"/>
          <w:i/>
          <w:iCs/>
          <w:lang w:val="fr-FR"/>
        </w:rPr>
        <w:t>étapes de fabrication de pièces de forge</w:t>
      </w:r>
      <w:r>
        <w:rPr>
          <w:rFonts w:ascii="Corbel" w:hAnsi="Corbel"/>
          <w:i/>
          <w:iCs/>
          <w:lang w:val="fr-FR"/>
        </w:rPr>
        <w:t xml:space="preserve">, et de suivre l’évolution de variables clés telles que les compositions chimiques ou bien les fractions de phases présentes. L’extension « DICTRA » permet </w:t>
      </w:r>
      <w:r w:rsidR="00CA7204">
        <w:rPr>
          <w:rFonts w:ascii="Corbel" w:hAnsi="Corbel"/>
          <w:i/>
          <w:iCs/>
          <w:lang w:val="fr-FR"/>
        </w:rPr>
        <w:t>d’approfondir la compréhension</w:t>
      </w:r>
      <w:r>
        <w:rPr>
          <w:rFonts w:ascii="Corbel" w:hAnsi="Corbel"/>
          <w:i/>
          <w:iCs/>
          <w:lang w:val="fr-FR"/>
        </w:rPr>
        <w:t xml:space="preserve"> en prenant en compte les phénomènes </w:t>
      </w:r>
      <w:r w:rsidR="00CA7204">
        <w:rPr>
          <w:rFonts w:ascii="Corbel" w:hAnsi="Corbel"/>
          <w:i/>
          <w:iCs/>
          <w:lang w:val="fr-FR"/>
        </w:rPr>
        <w:t xml:space="preserve">de </w:t>
      </w:r>
      <w:r>
        <w:rPr>
          <w:rFonts w:ascii="Corbel" w:hAnsi="Corbel"/>
          <w:i/>
          <w:iCs/>
          <w:lang w:val="fr-FR"/>
        </w:rPr>
        <w:t xml:space="preserve">diffusion. Un mode d’emploi pour les nouveaux utilisateurs Framatome a été écrit et certains calculs d’illustrations </w:t>
      </w:r>
      <w:r w:rsidR="00CA2046">
        <w:rPr>
          <w:rFonts w:ascii="Corbel" w:hAnsi="Corbel"/>
          <w:i/>
          <w:iCs/>
          <w:lang w:val="fr-FR"/>
        </w:rPr>
        <w:t>ont été ajoutés</w:t>
      </w:r>
      <w:r>
        <w:rPr>
          <w:rFonts w:ascii="Corbel" w:hAnsi="Corbel"/>
          <w:i/>
          <w:iCs/>
          <w:lang w:val="fr-FR"/>
        </w:rPr>
        <w:t xml:space="preserve">. Le module « Propriétés des aciers » a été </w:t>
      </w:r>
      <w:r w:rsidR="00CA7204">
        <w:rPr>
          <w:rFonts w:ascii="Corbel" w:hAnsi="Corbel"/>
          <w:i/>
          <w:iCs/>
          <w:lang w:val="fr-FR"/>
        </w:rPr>
        <w:t>testé en vérifiant</w:t>
      </w:r>
      <w:r>
        <w:rPr>
          <w:rFonts w:ascii="Corbel" w:hAnsi="Corbel"/>
          <w:i/>
          <w:iCs/>
          <w:lang w:val="fr-FR"/>
        </w:rPr>
        <w:t xml:space="preserve"> la précision des calculs de diagrammes de transformations à refroidissement continu (TRC) </w:t>
      </w:r>
      <w:r w:rsidR="009214E6">
        <w:rPr>
          <w:rFonts w:ascii="Corbel" w:hAnsi="Corbel"/>
          <w:i/>
          <w:iCs/>
          <w:lang w:val="fr-FR"/>
        </w:rPr>
        <w:t xml:space="preserve">et </w:t>
      </w:r>
      <w:r>
        <w:rPr>
          <w:rFonts w:ascii="Corbel" w:hAnsi="Corbel"/>
          <w:i/>
          <w:iCs/>
          <w:lang w:val="fr-FR"/>
        </w:rPr>
        <w:t xml:space="preserve">en les comparant à ceux </w:t>
      </w:r>
      <w:r w:rsidR="00CA2046">
        <w:rPr>
          <w:rFonts w:ascii="Corbel" w:hAnsi="Corbel"/>
          <w:i/>
          <w:iCs/>
          <w:lang w:val="fr-FR"/>
        </w:rPr>
        <w:t>de la littérature Framatome</w:t>
      </w:r>
      <w:r>
        <w:rPr>
          <w:rFonts w:ascii="Corbel" w:hAnsi="Corbel"/>
          <w:i/>
          <w:iCs/>
          <w:lang w:val="fr-FR"/>
        </w:rPr>
        <w:t>. Ces derniers se sont révélés</w:t>
      </w:r>
      <w:r w:rsidR="00CA7204">
        <w:rPr>
          <w:rFonts w:ascii="Corbel" w:hAnsi="Corbel"/>
          <w:i/>
          <w:iCs/>
          <w:lang w:val="fr-FR"/>
        </w:rPr>
        <w:t xml:space="preserve"> encore</w:t>
      </w:r>
      <w:r>
        <w:rPr>
          <w:rFonts w:ascii="Corbel" w:hAnsi="Corbel"/>
          <w:i/>
          <w:iCs/>
          <w:lang w:val="fr-FR"/>
        </w:rPr>
        <w:t xml:space="preserve"> trop imprécis pour être utilis</w:t>
      </w:r>
      <w:r w:rsidR="009214E6">
        <w:rPr>
          <w:rFonts w:ascii="Corbel" w:hAnsi="Corbel"/>
          <w:i/>
          <w:iCs/>
          <w:lang w:val="fr-FR"/>
        </w:rPr>
        <w:t>é</w:t>
      </w:r>
      <w:r w:rsidR="008D7AAE">
        <w:rPr>
          <w:rFonts w:ascii="Corbel" w:hAnsi="Corbel"/>
          <w:i/>
          <w:iCs/>
          <w:lang w:val="fr-FR"/>
        </w:rPr>
        <w:t>s</w:t>
      </w:r>
      <w:r>
        <w:rPr>
          <w:rFonts w:ascii="Corbel" w:hAnsi="Corbel"/>
          <w:i/>
          <w:iCs/>
          <w:lang w:val="fr-FR"/>
        </w:rPr>
        <w:t xml:space="preserve"> à titre quantitatif.</w:t>
      </w:r>
    </w:p>
    <w:p w14:paraId="1FEED09A" w14:textId="77777777" w:rsidR="00CA2046" w:rsidRDefault="00CA2046" w:rsidP="00CA2046">
      <w:pPr>
        <w:contextualSpacing/>
        <w:rPr>
          <w:ins w:id="120" w:author="DARMANA-LEVERT Corentin (FRA-DTI)" w:date="2023-08-27T19:19:00Z"/>
          <w:rFonts w:ascii="Corbel" w:hAnsi="Corbel"/>
          <w:i/>
          <w:iCs/>
          <w:lang w:val="fr-FR"/>
        </w:rPr>
      </w:pPr>
    </w:p>
    <w:p w14:paraId="6E19B921" w14:textId="77777777" w:rsidR="00E97EC0" w:rsidRDefault="00E97EC0" w:rsidP="00CA2046">
      <w:pPr>
        <w:spacing w:before="0" w:after="0"/>
        <w:rPr>
          <w:ins w:id="121" w:author="DARMANA-LEVERT Corentin (FRA-DTI)" w:date="2023-08-27T19:19:00Z"/>
          <w:rFonts w:ascii="Corbel" w:hAnsi="Corbel"/>
          <w:i/>
          <w:iCs/>
          <w:lang w:val="fr-FR"/>
        </w:rPr>
      </w:pPr>
      <w:ins w:id="122" w:author="DARMANA-LEVERT Corentin (FRA-DTI)" w:date="2023-08-27T19:19:00Z">
        <w:r>
          <w:rPr>
            <w:rFonts w:ascii="Corbel" w:hAnsi="Corbel"/>
            <w:i/>
            <w:iCs/>
            <w:lang w:val="fr-FR"/>
          </w:rPr>
          <w:t>Ma thématique de stage au sein de l’UQAM était la synthèse et caractérisation de dextranes modifiés par des dendrons de TPE (</w:t>
        </w:r>
        <w:proofErr w:type="spellStart"/>
        <w:r>
          <w:rPr>
            <w:rFonts w:ascii="Corbel" w:hAnsi="Corbel"/>
            <w:i/>
            <w:iCs/>
            <w:lang w:val="fr-FR"/>
          </w:rPr>
          <w:t>tetraphenylethylene</w:t>
        </w:r>
        <w:proofErr w:type="spellEnd"/>
        <w:r>
          <w:rPr>
            <w:rFonts w:ascii="Corbel" w:hAnsi="Corbel"/>
            <w:i/>
            <w:iCs/>
            <w:lang w:val="fr-FR"/>
          </w:rPr>
          <w:t>).</w:t>
        </w:r>
      </w:ins>
    </w:p>
    <w:p w14:paraId="6BE00D43" w14:textId="404BA7C4" w:rsidR="00E97EC0" w:rsidRDefault="00E97EC0" w:rsidP="00CA2046">
      <w:pPr>
        <w:spacing w:before="0" w:after="0"/>
        <w:rPr>
          <w:ins w:id="123" w:author="DARMANA-LEVERT Corentin (FRA-DTI)" w:date="2023-08-27T19:19:00Z"/>
          <w:rFonts w:ascii="Corbel" w:hAnsi="Corbel"/>
          <w:i/>
          <w:iCs/>
          <w:lang w:val="fr-FR"/>
        </w:rPr>
      </w:pPr>
      <w:ins w:id="124" w:author="DARMANA-LEVERT Corentin (FRA-DTI)" w:date="2023-08-27T19:19:00Z">
        <w:r>
          <w:rPr>
            <w:rFonts w:ascii="Corbel" w:hAnsi="Corbel"/>
            <w:i/>
            <w:iCs/>
            <w:lang w:val="fr-FR"/>
          </w:rPr>
          <w:t>Le dextrane est un polysaccharide naturel, biocompatible et biodégradable qui pourrait remplacer le polyéthylène glycol dans des applications biomédicales. Ce polymère a été greffé par des dendrimères de génération 0 et 1 contenant des groupements TPE. Ces derniers possèdent des propriétés de fluorescence et d’autoassemblage favorisé, mais aussi la propriété d’émission induite par agrégation. Cela veut dire que le TPE sous sa forme agrégée verra une augmentation de son intensité de fluorescence. Cet état agrégé peut-être atteint dans un solvant comme l’eau ou bie</w:t>
        </w:r>
      </w:ins>
      <w:ins w:id="125" w:author="DARMANA-LEVERT Corentin (FRA-DTI)" w:date="2023-08-27T20:59:00Z">
        <w:r w:rsidR="00AE0B81">
          <w:rPr>
            <w:rFonts w:ascii="Corbel" w:hAnsi="Corbel"/>
            <w:i/>
            <w:iCs/>
            <w:lang w:val="fr-FR"/>
          </w:rPr>
          <w:t>n</w:t>
        </w:r>
      </w:ins>
      <w:ins w:id="126" w:author="DARMANA-LEVERT Corentin (FRA-DTI)" w:date="2023-08-27T19:19:00Z">
        <w:r>
          <w:rPr>
            <w:rFonts w:ascii="Corbel" w:hAnsi="Corbel"/>
            <w:i/>
            <w:iCs/>
            <w:lang w:val="fr-FR"/>
          </w:rPr>
          <w:t xml:space="preserve"> à forte concentration. Une réaction de chimie click a été employée pour la synthèse</w:t>
        </w:r>
      </w:ins>
      <w:ins w:id="127" w:author="DARMANA-LEVERT Corentin (FRA-DTI)" w:date="2023-08-29T08:29:00Z">
        <w:r w:rsidR="008D7AAE">
          <w:rPr>
            <w:rFonts w:ascii="Corbel" w:hAnsi="Corbel"/>
            <w:i/>
            <w:iCs/>
            <w:lang w:val="fr-FR"/>
          </w:rPr>
          <w:t>,</w:t>
        </w:r>
      </w:ins>
      <w:ins w:id="128" w:author="DARMANA-LEVERT Corentin (FRA-DTI)" w:date="2023-08-27T19:19:00Z">
        <w:r>
          <w:rPr>
            <w:rFonts w:ascii="Corbel" w:hAnsi="Corbel"/>
            <w:i/>
            <w:iCs/>
            <w:lang w:val="fr-FR"/>
          </w:rPr>
          <w:t xml:space="preserve"> la </w:t>
        </w:r>
        <w:proofErr w:type="spellStart"/>
        <w:r>
          <w:rPr>
            <w:rFonts w:ascii="Corbel" w:hAnsi="Corbel"/>
            <w:i/>
            <w:iCs/>
            <w:lang w:val="fr-FR"/>
          </w:rPr>
          <w:t>CuAAC</w:t>
        </w:r>
        <w:proofErr w:type="spellEnd"/>
        <w:r>
          <w:rPr>
            <w:rFonts w:ascii="Corbel" w:hAnsi="Corbel"/>
            <w:i/>
            <w:iCs/>
            <w:lang w:val="fr-FR"/>
          </w:rPr>
          <w:t xml:space="preserve"> (Copper </w:t>
        </w:r>
        <w:proofErr w:type="spellStart"/>
        <w:r>
          <w:rPr>
            <w:rFonts w:ascii="Corbel" w:hAnsi="Corbel"/>
            <w:i/>
            <w:iCs/>
            <w:lang w:val="fr-FR"/>
          </w:rPr>
          <w:t>Alkyne</w:t>
        </w:r>
        <w:proofErr w:type="spellEnd"/>
        <w:r>
          <w:rPr>
            <w:rFonts w:ascii="Corbel" w:hAnsi="Corbel"/>
            <w:i/>
            <w:iCs/>
            <w:lang w:val="fr-FR"/>
          </w:rPr>
          <w:t xml:space="preserve"> Azide Cycloaddition)</w:t>
        </w:r>
      </w:ins>
      <w:ins w:id="129" w:author="DARMANA-LEVERT Corentin (FRA-DTI)" w:date="2023-08-29T08:29:00Z">
        <w:r w:rsidR="008D7AAE">
          <w:rPr>
            <w:rFonts w:ascii="Corbel" w:hAnsi="Corbel"/>
            <w:i/>
            <w:iCs/>
            <w:lang w:val="fr-FR"/>
          </w:rPr>
          <w:t>,</w:t>
        </w:r>
      </w:ins>
      <w:ins w:id="130" w:author="DARMANA-LEVERT Corentin (FRA-DTI)" w:date="2023-08-27T19:19:00Z">
        <w:r>
          <w:rPr>
            <w:rFonts w:ascii="Corbel" w:hAnsi="Corbel"/>
            <w:i/>
            <w:iCs/>
            <w:lang w:val="fr-FR"/>
          </w:rPr>
          <w:t xml:space="preserve"> pour ses caractéristiques de faible co</w:t>
        </w:r>
      </w:ins>
      <w:ins w:id="131" w:author="DARMANA-LEVERT Corentin (FRA-DTI)" w:date="2023-08-29T08:30:00Z">
        <w:r w:rsidR="008D7AAE">
          <w:rPr>
            <w:rFonts w:ascii="Corbel" w:hAnsi="Corbel"/>
            <w:i/>
            <w:iCs/>
            <w:lang w:val="fr-FR"/>
          </w:rPr>
          <w:t>û</w:t>
        </w:r>
      </w:ins>
      <w:ins w:id="132" w:author="DARMANA-LEVERT Corentin (FRA-DTI)" w:date="2023-08-27T19:19:00Z">
        <w:r>
          <w:rPr>
            <w:rFonts w:ascii="Corbel" w:hAnsi="Corbel"/>
            <w:i/>
            <w:iCs/>
            <w:lang w:val="fr-FR"/>
          </w:rPr>
          <w:t>t, haut rendement et respectueuse de</w:t>
        </w:r>
      </w:ins>
      <w:ins w:id="133" w:author="DARMANA-LEVERT Corentin (FRA-DTI)" w:date="2023-08-29T11:02:00Z">
        <w:r w:rsidR="00321898">
          <w:rPr>
            <w:rFonts w:ascii="Corbel" w:hAnsi="Corbel"/>
            <w:i/>
            <w:iCs/>
            <w:lang w:val="fr-FR"/>
          </w:rPr>
          <w:t xml:space="preserve"> l’environnement</w:t>
        </w:r>
      </w:ins>
      <w:ins w:id="134" w:author="DARMANA-LEVERT Corentin (FRA-DTI)" w:date="2023-08-27T19:19:00Z">
        <w:r>
          <w:rPr>
            <w:rFonts w:ascii="Corbel" w:hAnsi="Corbel"/>
            <w:i/>
            <w:iCs/>
            <w:lang w:val="fr-FR"/>
          </w:rPr>
          <w:t>. Les dextranes ont été ramifiés avec des fonctions alcynes par l’équipe de Jean-Luc Six et</w:t>
        </w:r>
      </w:ins>
      <w:ins w:id="135" w:author="DARMANA-LEVERT Corentin (FRA-DTI)" w:date="2023-08-27T21:02:00Z">
        <w:r w:rsidR="00AE0B81">
          <w:rPr>
            <w:rFonts w:ascii="Corbel" w:hAnsi="Corbel"/>
            <w:i/>
            <w:iCs/>
            <w:lang w:val="fr-FR"/>
          </w:rPr>
          <w:t xml:space="preserve"> une fonction azoture terminale a été ajoutée sur</w:t>
        </w:r>
      </w:ins>
      <w:ins w:id="136" w:author="DARMANA-LEVERT Corentin (FRA-DTI)" w:date="2023-08-27T19:19:00Z">
        <w:r>
          <w:rPr>
            <w:rFonts w:ascii="Corbel" w:hAnsi="Corbel"/>
            <w:i/>
            <w:iCs/>
            <w:lang w:val="fr-FR"/>
          </w:rPr>
          <w:t xml:space="preserve"> les dendrimères contenant des TPE afin de permettre le couplage.</w:t>
        </w:r>
      </w:ins>
    </w:p>
    <w:p w14:paraId="0D69C14C" w14:textId="7F854757" w:rsidR="00E97EC0" w:rsidRDefault="00E97EC0" w:rsidP="00CA2046">
      <w:pPr>
        <w:spacing w:before="0" w:after="0"/>
        <w:rPr>
          <w:ins w:id="137" w:author="DARMANA-LEVERT Corentin (FRA-DTI)" w:date="2023-08-27T19:19:00Z"/>
          <w:rFonts w:ascii="Corbel" w:hAnsi="Corbel"/>
          <w:i/>
          <w:iCs/>
          <w:lang w:val="fr-FR"/>
        </w:rPr>
      </w:pPr>
      <w:ins w:id="138" w:author="DARMANA-LEVERT Corentin (FRA-DTI)" w:date="2023-08-27T19:19:00Z">
        <w:r>
          <w:rPr>
            <w:rFonts w:ascii="Corbel" w:hAnsi="Corbel"/>
            <w:i/>
            <w:iCs/>
            <w:lang w:val="fr-FR"/>
          </w:rPr>
          <w:t xml:space="preserve">La réaction pour le greffage du dendron G0 sur le dextrane a duré 24h, et le produit </w:t>
        </w:r>
      </w:ins>
      <w:ins w:id="139" w:author="DARMANA-LEVERT Corentin (FRA-DTI)" w:date="2023-08-29T08:30:00Z">
        <w:r w:rsidR="008D7AAE">
          <w:rPr>
            <w:rFonts w:ascii="Corbel" w:hAnsi="Corbel"/>
            <w:i/>
            <w:iCs/>
            <w:lang w:val="fr-FR"/>
          </w:rPr>
          <w:t>était</w:t>
        </w:r>
      </w:ins>
      <w:ins w:id="140" w:author="DARMANA-LEVERT Corentin (FRA-DTI)" w:date="2023-08-27T19:19:00Z">
        <w:r>
          <w:rPr>
            <w:rFonts w:ascii="Corbel" w:hAnsi="Corbel"/>
            <w:i/>
            <w:iCs/>
            <w:lang w:val="fr-FR"/>
          </w:rPr>
          <w:t xml:space="preserve"> suffisamment pur après 2 précipitations dans l’isopropanol et le DMSO (50/1 v/v), selon les analyses infrarouges et RMN. L’absorbance en UV a révélé une longueur d’onde d’absorption à 351 nm. Cette donnée a servi à définir la longueur d’onde d’excitation pour les analyses de fluorescence réalisées dans un milieu 100% DMSO, puis en remplaçant progressivement 10% par de l’eau jusqu’à un milieu 100% aqueux. Une intensité maximale de fluorescence a été observée en milieu 100% aqueux, ce qui indique que le produit s</w:t>
        </w:r>
      </w:ins>
      <w:ins w:id="141" w:author="DARMANA-LEVERT Corentin (FRA-DTI)" w:date="2023-08-29T08:31:00Z">
        <w:r w:rsidR="004466D0">
          <w:rPr>
            <w:rFonts w:ascii="Corbel" w:hAnsi="Corbel"/>
            <w:i/>
            <w:iCs/>
            <w:lang w:val="fr-FR"/>
          </w:rPr>
          <w:t>’y</w:t>
        </w:r>
      </w:ins>
      <w:ins w:id="142" w:author="DARMANA-LEVERT Corentin (FRA-DTI)" w:date="2023-08-27T19:19:00Z">
        <w:r>
          <w:rPr>
            <w:rFonts w:ascii="Corbel" w:hAnsi="Corbel"/>
            <w:i/>
            <w:iCs/>
            <w:lang w:val="fr-FR"/>
          </w:rPr>
          <w:t xml:space="preserve"> trouve dans son état le plus agrégé. La diffusion dynamique de lumière a montré des résultats inattendus avec des tailles de structures élevées dans le DMSO avoisinant le millimètre, contre 5 nm attendus.</w:t>
        </w:r>
      </w:ins>
    </w:p>
    <w:p w14:paraId="2D294120" w14:textId="39348B31" w:rsidR="00E97EC0" w:rsidRPr="002D1DCB" w:rsidRDefault="00E97EC0" w:rsidP="00CA2046">
      <w:pPr>
        <w:spacing w:before="0" w:after="0"/>
        <w:rPr>
          <w:ins w:id="143" w:author="DARMANA-LEVERT Corentin (FRA-DTI)" w:date="2023-08-27T19:19:00Z"/>
          <w:rFonts w:ascii="Corbel" w:hAnsi="Corbel"/>
          <w:i/>
          <w:iCs/>
          <w:lang w:val="fr-FR"/>
        </w:rPr>
      </w:pPr>
      <w:ins w:id="144" w:author="DARMANA-LEVERT Corentin (FRA-DTI)" w:date="2023-08-27T19:19:00Z">
        <w:r>
          <w:rPr>
            <w:rFonts w:ascii="Corbel" w:hAnsi="Corbel"/>
            <w:i/>
            <w:iCs/>
            <w:lang w:val="fr-FR"/>
          </w:rPr>
          <w:t xml:space="preserve">Le greffage du dendrimère G1 a duré 4 fois plus longtemps et le produit a dû être dialysé contre le DMF grâce à une membrane pour </w:t>
        </w:r>
      </w:ins>
      <w:ins w:id="145" w:author="DARMANA-LEVERT Corentin (FRA-DTI)" w:date="2023-08-29T11:03:00Z">
        <w:r w:rsidR="00321898">
          <w:rPr>
            <w:rFonts w:ascii="Corbel" w:hAnsi="Corbel"/>
            <w:i/>
            <w:iCs/>
            <w:lang w:val="fr-FR"/>
          </w:rPr>
          <w:t>le rendre</w:t>
        </w:r>
      </w:ins>
      <w:ins w:id="146" w:author="DARMANA-LEVERT Corentin (FRA-DTI)" w:date="2023-08-27T19:19:00Z">
        <w:r>
          <w:rPr>
            <w:rFonts w:ascii="Corbel" w:hAnsi="Corbel"/>
            <w:i/>
            <w:iCs/>
            <w:lang w:val="fr-FR"/>
          </w:rPr>
          <w:t xml:space="preserve"> pur. La longueur d’absorbance était également à 351 nm et les analyses de fluorescence ont montré cette fois-ci une intensité maximale dans un milieu de 70% DMSO. Les tailles de structures observées étaien</w:t>
        </w:r>
      </w:ins>
      <w:ins w:id="147" w:author="DARMANA-LEVERT Corentin (FRA-DTI)" w:date="2023-08-29T11:04:00Z">
        <w:r w:rsidR="00321898">
          <w:rPr>
            <w:rFonts w:ascii="Corbel" w:hAnsi="Corbel"/>
            <w:i/>
            <w:iCs/>
            <w:lang w:val="fr-FR"/>
          </w:rPr>
          <w:t xml:space="preserve">t </w:t>
        </w:r>
      </w:ins>
      <w:ins w:id="148" w:author="DARMANA-LEVERT Corentin (FRA-DTI)" w:date="2023-08-27T19:19:00Z">
        <w:r>
          <w:rPr>
            <w:rFonts w:ascii="Corbel" w:hAnsi="Corbel"/>
            <w:i/>
            <w:iCs/>
            <w:lang w:val="fr-FR"/>
          </w:rPr>
          <w:t>situées vers 5-10 nm, résultats beaucoup plus cohérents. Les dextranes greffés au TPE s’étai</w:t>
        </w:r>
      </w:ins>
      <w:ins w:id="149" w:author="DARMANA-LEVERT Corentin (FRA-DTI)" w:date="2023-08-27T21:04:00Z">
        <w:r w:rsidR="00676BA0">
          <w:rPr>
            <w:rFonts w:ascii="Corbel" w:hAnsi="Corbel"/>
            <w:i/>
            <w:iCs/>
            <w:lang w:val="fr-FR"/>
          </w:rPr>
          <w:t>en</w:t>
        </w:r>
      </w:ins>
      <w:ins w:id="150" w:author="DARMANA-LEVERT Corentin (FRA-DTI)" w:date="2023-08-27T19:19:00Z">
        <w:r>
          <w:rPr>
            <w:rFonts w:ascii="Corbel" w:hAnsi="Corbel"/>
            <w:i/>
            <w:iCs/>
            <w:lang w:val="fr-FR"/>
          </w:rPr>
          <w:t>t donc probablement</w:t>
        </w:r>
      </w:ins>
      <w:ins w:id="151" w:author="DARMANA-LEVERT Corentin (FRA-DTI)" w:date="2023-08-29T11:04:00Z">
        <w:r w:rsidR="00321898">
          <w:rPr>
            <w:rFonts w:ascii="Corbel" w:hAnsi="Corbel"/>
            <w:i/>
            <w:iCs/>
            <w:lang w:val="fr-FR"/>
          </w:rPr>
          <w:t xml:space="preserve"> </w:t>
        </w:r>
      </w:ins>
      <w:proofErr w:type="gramStart"/>
      <w:ins w:id="152" w:author="DARMANA-LEVERT Corentin (FRA-DTI)" w:date="2023-08-27T20:48:00Z">
        <w:r w:rsidR="00CA2046">
          <w:rPr>
            <w:rFonts w:ascii="Corbel" w:hAnsi="Corbel"/>
            <w:i/>
            <w:iCs/>
            <w:lang w:val="fr-FR"/>
          </w:rPr>
          <w:t>auto assemblé</w:t>
        </w:r>
      </w:ins>
      <w:proofErr w:type="gramEnd"/>
      <w:ins w:id="153" w:author="DARMANA-LEVERT Corentin (FRA-DTI)" w:date="2023-08-27T19:19:00Z">
        <w:r>
          <w:rPr>
            <w:rFonts w:ascii="Corbel" w:hAnsi="Corbel"/>
            <w:i/>
            <w:iCs/>
            <w:lang w:val="fr-FR"/>
          </w:rPr>
          <w:t xml:space="preserve"> dans le DMSO.</w:t>
        </w:r>
      </w:ins>
    </w:p>
    <w:p w14:paraId="2A747BB7" w14:textId="77777777" w:rsidR="00E97EC0" w:rsidRPr="00E97EC0" w:rsidRDefault="00E97EC0" w:rsidP="00E97EC0">
      <w:pPr>
        <w:rPr>
          <w:lang w:val="en-GB"/>
        </w:rPr>
      </w:pPr>
    </w:p>
    <w:p w14:paraId="1370E294" w14:textId="0D0DB57B" w:rsidR="002A6E15" w:rsidRPr="005E7695" w:rsidRDefault="00D45538" w:rsidP="002A6E15">
      <w:pPr>
        <w:pStyle w:val="En-tte"/>
        <w:spacing w:before="400"/>
        <w:rPr>
          <w:color w:val="auto"/>
          <w:lang w:val="en-GB"/>
        </w:rPr>
      </w:pPr>
      <w:ins w:id="154" w:author="DARMANA-LEVERT Corentin (FRA-DTI)" w:date="2023-08-27T19:36:00Z">
        <w:r>
          <w:rPr>
            <w:color w:val="auto"/>
            <w:lang w:val="en-GB"/>
          </w:rPr>
          <w:t>Table of c</w:t>
        </w:r>
      </w:ins>
      <w:del w:id="155" w:author="DARMANA-LEVERT Corentin (FRA-DTI)" w:date="2023-08-27T19:36:00Z">
        <w:r w:rsidR="002A6E15" w:rsidRPr="005E7695" w:rsidDel="00D45538">
          <w:rPr>
            <w:color w:val="auto"/>
            <w:lang w:val="en-GB"/>
          </w:rPr>
          <w:delText>C</w:delText>
        </w:r>
      </w:del>
      <w:r w:rsidR="002A6E15" w:rsidRPr="005E7695">
        <w:rPr>
          <w:color w:val="auto"/>
          <w:lang w:val="en-GB"/>
        </w:rPr>
        <w:t>ontents</w:t>
      </w:r>
    </w:p>
    <w:p w14:paraId="03516938" w14:textId="5C115A77" w:rsidR="00321898" w:rsidRDefault="00E87535">
      <w:pPr>
        <w:pStyle w:val="TM1"/>
        <w:rPr>
          <w:ins w:id="156" w:author="DARMANA-LEVERT Corentin (FRA-DTI)" w:date="2023-08-29T11:07:00Z"/>
          <w:rFonts w:asciiTheme="minorHAnsi" w:eastAsiaTheme="minorEastAsia" w:hAnsiTheme="minorHAnsi" w:cstheme="minorBidi"/>
          <w:noProof/>
          <w:szCs w:val="22"/>
          <w:lang w:val="fr-FR"/>
        </w:rPr>
      </w:pPr>
      <w:r w:rsidRPr="005E7695">
        <w:rPr>
          <w:lang w:val="en-GB"/>
        </w:rPr>
        <w:fldChar w:fldCharType="begin"/>
      </w:r>
      <w:r w:rsidRPr="005E7695">
        <w:rPr>
          <w:lang w:val="en-GB"/>
        </w:rPr>
        <w:instrText xml:space="preserve"> TOC \o "1-4" \h \z \u </w:instrText>
      </w:r>
      <w:r w:rsidRPr="005E7695">
        <w:rPr>
          <w:lang w:val="en-GB"/>
        </w:rPr>
        <w:fldChar w:fldCharType="separate"/>
      </w:r>
      <w:ins w:id="157" w:author="DARMANA-LEVERT Corentin (FRA-DTI)" w:date="2023-08-29T11:07:00Z">
        <w:r w:rsidR="00321898" w:rsidRPr="00697D1C">
          <w:rPr>
            <w:rStyle w:val="Lienhypertexte"/>
            <w:noProof/>
          </w:rPr>
          <w:fldChar w:fldCharType="begin"/>
        </w:r>
        <w:r w:rsidR="00321898" w:rsidRPr="00697D1C">
          <w:rPr>
            <w:rStyle w:val="Lienhypertexte"/>
            <w:noProof/>
          </w:rPr>
          <w:instrText xml:space="preserve"> </w:instrText>
        </w:r>
        <w:r w:rsidR="00321898">
          <w:rPr>
            <w:noProof/>
          </w:rPr>
          <w:instrText>HYPERLINK \l "_Toc144199689"</w:instrText>
        </w:r>
        <w:r w:rsidR="00321898" w:rsidRPr="00697D1C">
          <w:rPr>
            <w:rStyle w:val="Lienhypertexte"/>
            <w:noProof/>
          </w:rPr>
          <w:instrText xml:space="preserve"> </w:instrText>
        </w:r>
        <w:r w:rsidR="00321898" w:rsidRPr="00697D1C">
          <w:rPr>
            <w:rStyle w:val="Lienhypertexte"/>
            <w:noProof/>
          </w:rPr>
          <w:fldChar w:fldCharType="separate"/>
        </w:r>
        <w:r w:rsidR="00321898" w:rsidRPr="00697D1C">
          <w:rPr>
            <w:rStyle w:val="Lienhypertexte"/>
            <w:noProof/>
          </w:rPr>
          <w:t>1.</w:t>
        </w:r>
        <w:r w:rsidR="00321898">
          <w:rPr>
            <w:rFonts w:asciiTheme="minorHAnsi" w:eastAsiaTheme="minorEastAsia" w:hAnsiTheme="minorHAnsi" w:cstheme="minorBidi"/>
            <w:noProof/>
            <w:szCs w:val="22"/>
            <w:lang w:val="fr-FR"/>
          </w:rPr>
          <w:tab/>
        </w:r>
        <w:r w:rsidR="00321898" w:rsidRPr="00697D1C">
          <w:rPr>
            <w:rStyle w:val="Lienhypertexte"/>
            <w:noProof/>
            <w:lang w:val="fr-FR"/>
          </w:rPr>
          <w:t>Bibliography</w:t>
        </w:r>
        <w:r w:rsidR="00321898">
          <w:rPr>
            <w:noProof/>
            <w:webHidden/>
          </w:rPr>
          <w:tab/>
        </w:r>
        <w:r w:rsidR="00321898">
          <w:rPr>
            <w:noProof/>
            <w:webHidden/>
          </w:rPr>
          <w:fldChar w:fldCharType="begin"/>
        </w:r>
        <w:r w:rsidR="00321898">
          <w:rPr>
            <w:noProof/>
            <w:webHidden/>
          </w:rPr>
          <w:instrText xml:space="preserve"> PAGEREF _Toc144199689 \h </w:instrText>
        </w:r>
      </w:ins>
      <w:r w:rsidR="00321898">
        <w:rPr>
          <w:noProof/>
          <w:webHidden/>
        </w:rPr>
      </w:r>
      <w:r w:rsidR="00321898">
        <w:rPr>
          <w:noProof/>
          <w:webHidden/>
        </w:rPr>
        <w:fldChar w:fldCharType="separate"/>
      </w:r>
      <w:ins w:id="158" w:author="DARMANA-LEVERT Corentin (FRA-DTI)" w:date="2023-08-29T11:07:00Z">
        <w:r w:rsidR="00321898">
          <w:rPr>
            <w:noProof/>
            <w:webHidden/>
          </w:rPr>
          <w:t>9</w:t>
        </w:r>
        <w:r w:rsidR="00321898">
          <w:rPr>
            <w:noProof/>
            <w:webHidden/>
          </w:rPr>
          <w:fldChar w:fldCharType="end"/>
        </w:r>
        <w:r w:rsidR="00321898" w:rsidRPr="00697D1C">
          <w:rPr>
            <w:rStyle w:val="Lienhypertexte"/>
            <w:noProof/>
          </w:rPr>
          <w:fldChar w:fldCharType="end"/>
        </w:r>
      </w:ins>
    </w:p>
    <w:p w14:paraId="653E2AD6" w14:textId="066FA403" w:rsidR="00321898" w:rsidRDefault="00321898">
      <w:pPr>
        <w:pStyle w:val="TM1"/>
        <w:rPr>
          <w:ins w:id="159" w:author="DARMANA-LEVERT Corentin (FRA-DTI)" w:date="2023-08-29T11:07:00Z"/>
          <w:rFonts w:asciiTheme="minorHAnsi" w:eastAsiaTheme="minorEastAsia" w:hAnsiTheme="minorHAnsi" w:cstheme="minorBidi"/>
          <w:noProof/>
          <w:szCs w:val="22"/>
          <w:lang w:val="fr-FR"/>
        </w:rPr>
      </w:pPr>
      <w:ins w:id="160" w:author="DARMANA-LEVERT Corentin (FRA-DTI)" w:date="2023-08-29T11:07:00Z">
        <w:r w:rsidRPr="00697D1C">
          <w:rPr>
            <w:rStyle w:val="Lienhypertexte"/>
            <w:noProof/>
          </w:rPr>
          <w:fldChar w:fldCharType="begin"/>
        </w:r>
        <w:r w:rsidRPr="00697D1C">
          <w:rPr>
            <w:rStyle w:val="Lienhypertexte"/>
            <w:noProof/>
          </w:rPr>
          <w:instrText xml:space="preserve"> </w:instrText>
        </w:r>
        <w:r>
          <w:rPr>
            <w:noProof/>
          </w:rPr>
          <w:instrText>HYPERLINK \l "_Toc144199690"</w:instrText>
        </w:r>
        <w:r w:rsidRPr="00697D1C">
          <w:rPr>
            <w:rStyle w:val="Lienhypertexte"/>
            <w:noProof/>
          </w:rPr>
          <w:instrText xml:space="preserve"> </w:instrText>
        </w:r>
        <w:r w:rsidRPr="00697D1C">
          <w:rPr>
            <w:rStyle w:val="Lienhypertexte"/>
            <w:noProof/>
          </w:rPr>
          <w:fldChar w:fldCharType="separate"/>
        </w:r>
        <w:r w:rsidRPr="00697D1C">
          <w:rPr>
            <w:rStyle w:val="Lienhypertexte"/>
            <w:noProof/>
            <w:lang w:val="en-GB"/>
          </w:rPr>
          <w:t>2.</w:t>
        </w:r>
        <w:r>
          <w:rPr>
            <w:rFonts w:asciiTheme="minorHAnsi" w:eastAsiaTheme="minorEastAsia" w:hAnsiTheme="minorHAnsi" w:cstheme="minorBidi"/>
            <w:noProof/>
            <w:szCs w:val="22"/>
            <w:lang w:val="fr-FR"/>
          </w:rPr>
          <w:tab/>
        </w:r>
        <w:r w:rsidRPr="00697D1C">
          <w:rPr>
            <w:rStyle w:val="Lienhypertexte"/>
            <w:noProof/>
            <w:lang w:val="en-GB"/>
          </w:rPr>
          <w:t>Apprenticeship report</w:t>
        </w:r>
        <w:r>
          <w:rPr>
            <w:noProof/>
            <w:webHidden/>
          </w:rPr>
          <w:tab/>
        </w:r>
        <w:r>
          <w:rPr>
            <w:noProof/>
            <w:webHidden/>
          </w:rPr>
          <w:fldChar w:fldCharType="begin"/>
        </w:r>
        <w:r>
          <w:rPr>
            <w:noProof/>
            <w:webHidden/>
          </w:rPr>
          <w:instrText xml:space="preserve"> PAGEREF _Toc144199690 \h </w:instrText>
        </w:r>
      </w:ins>
      <w:r>
        <w:rPr>
          <w:noProof/>
          <w:webHidden/>
        </w:rPr>
      </w:r>
      <w:r>
        <w:rPr>
          <w:noProof/>
          <w:webHidden/>
        </w:rPr>
        <w:fldChar w:fldCharType="separate"/>
      </w:r>
      <w:ins w:id="161" w:author="DARMANA-LEVERT Corentin (FRA-DTI)" w:date="2023-08-29T11:07:00Z">
        <w:r>
          <w:rPr>
            <w:noProof/>
            <w:webHidden/>
          </w:rPr>
          <w:t>13</w:t>
        </w:r>
        <w:r>
          <w:rPr>
            <w:noProof/>
            <w:webHidden/>
          </w:rPr>
          <w:fldChar w:fldCharType="end"/>
        </w:r>
        <w:r w:rsidRPr="00697D1C">
          <w:rPr>
            <w:rStyle w:val="Lienhypertexte"/>
            <w:noProof/>
          </w:rPr>
          <w:fldChar w:fldCharType="end"/>
        </w:r>
      </w:ins>
    </w:p>
    <w:p w14:paraId="1CFE3501" w14:textId="1BD188E5" w:rsidR="00321898" w:rsidRDefault="00321898">
      <w:pPr>
        <w:pStyle w:val="TM2"/>
        <w:rPr>
          <w:ins w:id="162" w:author="DARMANA-LEVERT Corentin (FRA-DTI)" w:date="2023-08-29T11:07:00Z"/>
          <w:rFonts w:asciiTheme="minorHAnsi" w:eastAsiaTheme="minorEastAsia" w:hAnsiTheme="minorHAnsi" w:cstheme="minorBidi"/>
          <w:noProof/>
          <w:szCs w:val="22"/>
          <w:lang w:val="fr-FR"/>
        </w:rPr>
      </w:pPr>
      <w:ins w:id="163" w:author="DARMANA-LEVERT Corentin (FRA-DTI)" w:date="2023-08-29T11:07:00Z">
        <w:r w:rsidRPr="00697D1C">
          <w:rPr>
            <w:rStyle w:val="Lienhypertexte"/>
            <w:noProof/>
          </w:rPr>
          <w:fldChar w:fldCharType="begin"/>
        </w:r>
        <w:r w:rsidRPr="00697D1C">
          <w:rPr>
            <w:rStyle w:val="Lienhypertexte"/>
            <w:noProof/>
          </w:rPr>
          <w:instrText xml:space="preserve"> </w:instrText>
        </w:r>
        <w:r>
          <w:rPr>
            <w:noProof/>
          </w:rPr>
          <w:instrText>HYPERLINK \l "_Toc144199691"</w:instrText>
        </w:r>
        <w:r w:rsidRPr="00697D1C">
          <w:rPr>
            <w:rStyle w:val="Lienhypertexte"/>
            <w:noProof/>
          </w:rPr>
          <w:instrText xml:space="preserve"> </w:instrText>
        </w:r>
        <w:r w:rsidRPr="00697D1C">
          <w:rPr>
            <w:rStyle w:val="Lienhypertexte"/>
            <w:noProof/>
          </w:rPr>
          <w:fldChar w:fldCharType="separate"/>
        </w:r>
        <w:r w:rsidRPr="00697D1C">
          <w:rPr>
            <w:rStyle w:val="Lienhypertexte"/>
            <w:noProof/>
            <w:lang w:val="en-GB"/>
          </w:rPr>
          <w:t>2.1.</w:t>
        </w:r>
        <w:r>
          <w:rPr>
            <w:rFonts w:asciiTheme="minorHAnsi" w:eastAsiaTheme="minorEastAsia" w:hAnsiTheme="minorHAnsi" w:cstheme="minorBidi"/>
            <w:noProof/>
            <w:szCs w:val="22"/>
            <w:lang w:val="fr-FR"/>
          </w:rPr>
          <w:tab/>
        </w:r>
        <w:r w:rsidRPr="00697D1C">
          <w:rPr>
            <w:rStyle w:val="Lienhypertexte"/>
            <w:noProof/>
            <w:lang w:val="en-GB"/>
          </w:rPr>
          <w:t>Context, company and subjects</w:t>
        </w:r>
        <w:r>
          <w:rPr>
            <w:noProof/>
            <w:webHidden/>
          </w:rPr>
          <w:tab/>
        </w:r>
        <w:r>
          <w:rPr>
            <w:noProof/>
            <w:webHidden/>
          </w:rPr>
          <w:fldChar w:fldCharType="begin"/>
        </w:r>
        <w:r>
          <w:rPr>
            <w:noProof/>
            <w:webHidden/>
          </w:rPr>
          <w:instrText xml:space="preserve"> PAGEREF _Toc144199691 \h </w:instrText>
        </w:r>
      </w:ins>
      <w:r>
        <w:rPr>
          <w:noProof/>
          <w:webHidden/>
        </w:rPr>
      </w:r>
      <w:r>
        <w:rPr>
          <w:noProof/>
          <w:webHidden/>
        </w:rPr>
        <w:fldChar w:fldCharType="separate"/>
      </w:r>
      <w:ins w:id="164" w:author="DARMANA-LEVERT Corentin (FRA-DTI)" w:date="2023-08-29T11:07:00Z">
        <w:r>
          <w:rPr>
            <w:noProof/>
            <w:webHidden/>
          </w:rPr>
          <w:t>13</w:t>
        </w:r>
        <w:r>
          <w:rPr>
            <w:noProof/>
            <w:webHidden/>
          </w:rPr>
          <w:fldChar w:fldCharType="end"/>
        </w:r>
        <w:r w:rsidRPr="00697D1C">
          <w:rPr>
            <w:rStyle w:val="Lienhypertexte"/>
            <w:noProof/>
          </w:rPr>
          <w:fldChar w:fldCharType="end"/>
        </w:r>
      </w:ins>
    </w:p>
    <w:p w14:paraId="5F442900" w14:textId="75CD399A" w:rsidR="00321898" w:rsidRDefault="00321898">
      <w:pPr>
        <w:pStyle w:val="TM3"/>
        <w:rPr>
          <w:ins w:id="165" w:author="DARMANA-LEVERT Corentin (FRA-DTI)" w:date="2023-08-29T11:07:00Z"/>
          <w:rFonts w:asciiTheme="minorHAnsi" w:eastAsiaTheme="minorEastAsia" w:hAnsiTheme="minorHAnsi" w:cstheme="minorBidi"/>
          <w:noProof/>
          <w:szCs w:val="22"/>
          <w:lang w:val="fr-FR"/>
        </w:rPr>
      </w:pPr>
      <w:ins w:id="166" w:author="DARMANA-LEVERT Corentin (FRA-DTI)" w:date="2023-08-29T11:07:00Z">
        <w:r w:rsidRPr="00697D1C">
          <w:rPr>
            <w:rStyle w:val="Lienhypertexte"/>
            <w:noProof/>
          </w:rPr>
          <w:fldChar w:fldCharType="begin"/>
        </w:r>
        <w:r w:rsidRPr="00697D1C">
          <w:rPr>
            <w:rStyle w:val="Lienhypertexte"/>
            <w:noProof/>
          </w:rPr>
          <w:instrText xml:space="preserve"> </w:instrText>
        </w:r>
        <w:r>
          <w:rPr>
            <w:noProof/>
          </w:rPr>
          <w:instrText>HYPERLINK \l "_Toc144199692"</w:instrText>
        </w:r>
        <w:r w:rsidRPr="00697D1C">
          <w:rPr>
            <w:rStyle w:val="Lienhypertexte"/>
            <w:noProof/>
          </w:rPr>
          <w:instrText xml:space="preserve"> </w:instrText>
        </w:r>
        <w:r w:rsidRPr="00697D1C">
          <w:rPr>
            <w:rStyle w:val="Lienhypertexte"/>
            <w:noProof/>
          </w:rPr>
          <w:fldChar w:fldCharType="separate"/>
        </w:r>
        <w:r w:rsidRPr="00697D1C">
          <w:rPr>
            <w:rStyle w:val="Lienhypertexte"/>
            <w:noProof/>
            <w:lang w:val="en-GB"/>
          </w:rPr>
          <w:t>2.1.1.</w:t>
        </w:r>
        <w:r>
          <w:rPr>
            <w:rFonts w:asciiTheme="minorHAnsi" w:eastAsiaTheme="minorEastAsia" w:hAnsiTheme="minorHAnsi" w:cstheme="minorBidi"/>
            <w:noProof/>
            <w:szCs w:val="22"/>
            <w:lang w:val="fr-FR"/>
          </w:rPr>
          <w:tab/>
        </w:r>
        <w:r w:rsidRPr="00697D1C">
          <w:rPr>
            <w:rStyle w:val="Lienhypertexte"/>
            <w:noProof/>
            <w:lang w:val="en-GB"/>
          </w:rPr>
          <w:t>Technology subjects</w:t>
        </w:r>
        <w:r>
          <w:rPr>
            <w:noProof/>
            <w:webHidden/>
          </w:rPr>
          <w:tab/>
        </w:r>
        <w:r>
          <w:rPr>
            <w:noProof/>
            <w:webHidden/>
          </w:rPr>
          <w:fldChar w:fldCharType="begin"/>
        </w:r>
        <w:r>
          <w:rPr>
            <w:noProof/>
            <w:webHidden/>
          </w:rPr>
          <w:instrText xml:space="preserve"> PAGEREF _Toc144199692 \h </w:instrText>
        </w:r>
      </w:ins>
      <w:r>
        <w:rPr>
          <w:noProof/>
          <w:webHidden/>
        </w:rPr>
      </w:r>
      <w:r>
        <w:rPr>
          <w:noProof/>
          <w:webHidden/>
        </w:rPr>
        <w:fldChar w:fldCharType="separate"/>
      </w:r>
      <w:ins w:id="167" w:author="DARMANA-LEVERT Corentin (FRA-DTI)" w:date="2023-08-29T11:07:00Z">
        <w:r>
          <w:rPr>
            <w:noProof/>
            <w:webHidden/>
          </w:rPr>
          <w:t>13</w:t>
        </w:r>
        <w:r>
          <w:rPr>
            <w:noProof/>
            <w:webHidden/>
          </w:rPr>
          <w:fldChar w:fldCharType="end"/>
        </w:r>
        <w:r w:rsidRPr="00697D1C">
          <w:rPr>
            <w:rStyle w:val="Lienhypertexte"/>
            <w:noProof/>
          </w:rPr>
          <w:fldChar w:fldCharType="end"/>
        </w:r>
      </w:ins>
    </w:p>
    <w:p w14:paraId="54E5C355" w14:textId="3B394704" w:rsidR="00321898" w:rsidRDefault="00321898">
      <w:pPr>
        <w:pStyle w:val="TM4"/>
        <w:tabs>
          <w:tab w:val="left" w:pos="1760"/>
          <w:tab w:val="right" w:leader="dot" w:pos="10194"/>
        </w:tabs>
        <w:rPr>
          <w:ins w:id="168" w:author="DARMANA-LEVERT Corentin (FRA-DTI)" w:date="2023-08-29T11:07:00Z"/>
          <w:rFonts w:asciiTheme="minorHAnsi" w:eastAsiaTheme="minorEastAsia" w:hAnsiTheme="minorHAnsi" w:cstheme="minorBidi"/>
          <w:noProof/>
          <w:szCs w:val="22"/>
          <w:lang w:val="fr-FR"/>
        </w:rPr>
      </w:pPr>
      <w:ins w:id="169" w:author="DARMANA-LEVERT Corentin (FRA-DTI)" w:date="2023-08-29T11:07:00Z">
        <w:r w:rsidRPr="00697D1C">
          <w:rPr>
            <w:rStyle w:val="Lienhypertexte"/>
            <w:noProof/>
          </w:rPr>
          <w:fldChar w:fldCharType="begin"/>
        </w:r>
        <w:r w:rsidRPr="00697D1C">
          <w:rPr>
            <w:rStyle w:val="Lienhypertexte"/>
            <w:noProof/>
          </w:rPr>
          <w:instrText xml:space="preserve"> </w:instrText>
        </w:r>
        <w:r>
          <w:rPr>
            <w:noProof/>
          </w:rPr>
          <w:instrText>HYPERLINK \l "_Toc144199693"</w:instrText>
        </w:r>
        <w:r w:rsidRPr="00697D1C">
          <w:rPr>
            <w:rStyle w:val="Lienhypertexte"/>
            <w:noProof/>
          </w:rPr>
          <w:instrText xml:space="preserve"> </w:instrText>
        </w:r>
        <w:r w:rsidRPr="00697D1C">
          <w:rPr>
            <w:rStyle w:val="Lienhypertexte"/>
            <w:noProof/>
          </w:rPr>
          <w:fldChar w:fldCharType="separate"/>
        </w:r>
        <w:r w:rsidRPr="00697D1C">
          <w:rPr>
            <w:rStyle w:val="Lienhypertexte"/>
            <w:noProof/>
            <w:lang w:val="en-GB"/>
          </w:rPr>
          <w:t>2.1.1.1.</w:t>
        </w:r>
        <w:r>
          <w:rPr>
            <w:rFonts w:asciiTheme="minorHAnsi" w:eastAsiaTheme="minorEastAsia" w:hAnsiTheme="minorHAnsi" w:cstheme="minorBidi"/>
            <w:noProof/>
            <w:szCs w:val="22"/>
            <w:lang w:val="fr-FR"/>
          </w:rPr>
          <w:tab/>
        </w:r>
        <w:r w:rsidRPr="00697D1C">
          <w:rPr>
            <w:rStyle w:val="Lienhypertexte"/>
            <w:noProof/>
            <w:lang w:val="en-GB"/>
          </w:rPr>
          <w:t>MOPPEC</w:t>
        </w:r>
        <w:r>
          <w:rPr>
            <w:noProof/>
            <w:webHidden/>
          </w:rPr>
          <w:tab/>
        </w:r>
        <w:r>
          <w:rPr>
            <w:noProof/>
            <w:webHidden/>
          </w:rPr>
          <w:fldChar w:fldCharType="begin"/>
        </w:r>
        <w:r>
          <w:rPr>
            <w:noProof/>
            <w:webHidden/>
          </w:rPr>
          <w:instrText xml:space="preserve"> PAGEREF _Toc144199693 \h </w:instrText>
        </w:r>
      </w:ins>
      <w:r>
        <w:rPr>
          <w:noProof/>
          <w:webHidden/>
        </w:rPr>
      </w:r>
      <w:r>
        <w:rPr>
          <w:noProof/>
          <w:webHidden/>
        </w:rPr>
        <w:fldChar w:fldCharType="separate"/>
      </w:r>
      <w:ins w:id="170" w:author="DARMANA-LEVERT Corentin (FRA-DTI)" w:date="2023-08-29T11:07:00Z">
        <w:r>
          <w:rPr>
            <w:noProof/>
            <w:webHidden/>
          </w:rPr>
          <w:t>13</w:t>
        </w:r>
        <w:r>
          <w:rPr>
            <w:noProof/>
            <w:webHidden/>
          </w:rPr>
          <w:fldChar w:fldCharType="end"/>
        </w:r>
        <w:r w:rsidRPr="00697D1C">
          <w:rPr>
            <w:rStyle w:val="Lienhypertexte"/>
            <w:noProof/>
          </w:rPr>
          <w:fldChar w:fldCharType="end"/>
        </w:r>
      </w:ins>
    </w:p>
    <w:p w14:paraId="0D838805" w14:textId="2325C899" w:rsidR="00321898" w:rsidRDefault="00321898">
      <w:pPr>
        <w:pStyle w:val="TM4"/>
        <w:tabs>
          <w:tab w:val="left" w:pos="1760"/>
          <w:tab w:val="right" w:leader="dot" w:pos="10194"/>
        </w:tabs>
        <w:rPr>
          <w:ins w:id="171" w:author="DARMANA-LEVERT Corentin (FRA-DTI)" w:date="2023-08-29T11:07:00Z"/>
          <w:rFonts w:asciiTheme="minorHAnsi" w:eastAsiaTheme="minorEastAsia" w:hAnsiTheme="minorHAnsi" w:cstheme="minorBidi"/>
          <w:noProof/>
          <w:szCs w:val="22"/>
          <w:lang w:val="fr-FR"/>
        </w:rPr>
      </w:pPr>
      <w:ins w:id="172" w:author="DARMANA-LEVERT Corentin (FRA-DTI)" w:date="2023-08-29T11:07:00Z">
        <w:r w:rsidRPr="00697D1C">
          <w:rPr>
            <w:rStyle w:val="Lienhypertexte"/>
            <w:noProof/>
          </w:rPr>
          <w:fldChar w:fldCharType="begin"/>
        </w:r>
        <w:r w:rsidRPr="00697D1C">
          <w:rPr>
            <w:rStyle w:val="Lienhypertexte"/>
            <w:noProof/>
          </w:rPr>
          <w:instrText xml:space="preserve"> </w:instrText>
        </w:r>
        <w:r>
          <w:rPr>
            <w:noProof/>
          </w:rPr>
          <w:instrText>HYPERLINK \l "_Toc144199694"</w:instrText>
        </w:r>
        <w:r w:rsidRPr="00697D1C">
          <w:rPr>
            <w:rStyle w:val="Lienhypertexte"/>
            <w:noProof/>
          </w:rPr>
          <w:instrText xml:space="preserve"> </w:instrText>
        </w:r>
        <w:r w:rsidRPr="00697D1C">
          <w:rPr>
            <w:rStyle w:val="Lienhypertexte"/>
            <w:noProof/>
          </w:rPr>
          <w:fldChar w:fldCharType="separate"/>
        </w:r>
        <w:r w:rsidRPr="00697D1C">
          <w:rPr>
            <w:rStyle w:val="Lienhypertexte"/>
            <w:noProof/>
            <w:lang w:val="en-GB"/>
          </w:rPr>
          <w:t>2.1.1.2.</w:t>
        </w:r>
        <w:r>
          <w:rPr>
            <w:rFonts w:asciiTheme="minorHAnsi" w:eastAsiaTheme="minorEastAsia" w:hAnsiTheme="minorHAnsi" w:cstheme="minorBidi"/>
            <w:noProof/>
            <w:szCs w:val="22"/>
            <w:lang w:val="fr-FR"/>
          </w:rPr>
          <w:tab/>
        </w:r>
        <w:r w:rsidRPr="00697D1C">
          <w:rPr>
            <w:rStyle w:val="Lienhypertexte"/>
            <w:noProof/>
            <w:lang w:val="en-GB"/>
          </w:rPr>
          <w:t>Materials database completion (SimDB)</w:t>
        </w:r>
        <w:r>
          <w:rPr>
            <w:noProof/>
            <w:webHidden/>
          </w:rPr>
          <w:tab/>
        </w:r>
        <w:r>
          <w:rPr>
            <w:noProof/>
            <w:webHidden/>
          </w:rPr>
          <w:fldChar w:fldCharType="begin"/>
        </w:r>
        <w:r>
          <w:rPr>
            <w:noProof/>
            <w:webHidden/>
          </w:rPr>
          <w:instrText xml:space="preserve"> PAGEREF _Toc144199694 \h </w:instrText>
        </w:r>
      </w:ins>
      <w:r>
        <w:rPr>
          <w:noProof/>
          <w:webHidden/>
        </w:rPr>
      </w:r>
      <w:r>
        <w:rPr>
          <w:noProof/>
          <w:webHidden/>
        </w:rPr>
        <w:fldChar w:fldCharType="separate"/>
      </w:r>
      <w:ins w:id="173" w:author="DARMANA-LEVERT Corentin (FRA-DTI)" w:date="2023-08-29T11:07:00Z">
        <w:r>
          <w:rPr>
            <w:noProof/>
            <w:webHidden/>
          </w:rPr>
          <w:t>23</w:t>
        </w:r>
        <w:r>
          <w:rPr>
            <w:noProof/>
            <w:webHidden/>
          </w:rPr>
          <w:fldChar w:fldCharType="end"/>
        </w:r>
        <w:r w:rsidRPr="00697D1C">
          <w:rPr>
            <w:rStyle w:val="Lienhypertexte"/>
            <w:noProof/>
          </w:rPr>
          <w:fldChar w:fldCharType="end"/>
        </w:r>
      </w:ins>
    </w:p>
    <w:p w14:paraId="0A05F020" w14:textId="52BF33D2" w:rsidR="00321898" w:rsidRDefault="00321898">
      <w:pPr>
        <w:pStyle w:val="TM3"/>
        <w:rPr>
          <w:ins w:id="174" w:author="DARMANA-LEVERT Corentin (FRA-DTI)" w:date="2023-08-29T11:07:00Z"/>
          <w:rFonts w:asciiTheme="minorHAnsi" w:eastAsiaTheme="minorEastAsia" w:hAnsiTheme="minorHAnsi" w:cstheme="minorBidi"/>
          <w:noProof/>
          <w:szCs w:val="22"/>
          <w:lang w:val="fr-FR"/>
        </w:rPr>
      </w:pPr>
      <w:ins w:id="175" w:author="DARMANA-LEVERT Corentin (FRA-DTI)" w:date="2023-08-29T11:07:00Z">
        <w:r w:rsidRPr="00697D1C">
          <w:rPr>
            <w:rStyle w:val="Lienhypertexte"/>
            <w:noProof/>
          </w:rPr>
          <w:fldChar w:fldCharType="begin"/>
        </w:r>
        <w:r w:rsidRPr="00697D1C">
          <w:rPr>
            <w:rStyle w:val="Lienhypertexte"/>
            <w:noProof/>
          </w:rPr>
          <w:instrText xml:space="preserve"> </w:instrText>
        </w:r>
        <w:r>
          <w:rPr>
            <w:noProof/>
          </w:rPr>
          <w:instrText>HYPERLINK \l "_Toc144199695"</w:instrText>
        </w:r>
        <w:r w:rsidRPr="00697D1C">
          <w:rPr>
            <w:rStyle w:val="Lienhypertexte"/>
            <w:noProof/>
          </w:rPr>
          <w:instrText xml:space="preserve"> </w:instrText>
        </w:r>
        <w:r w:rsidRPr="00697D1C">
          <w:rPr>
            <w:rStyle w:val="Lienhypertexte"/>
            <w:noProof/>
          </w:rPr>
          <w:fldChar w:fldCharType="separate"/>
        </w:r>
        <w:r>
          <w:rPr>
            <w:rFonts w:asciiTheme="minorHAnsi" w:eastAsiaTheme="minorEastAsia" w:hAnsiTheme="minorHAnsi" w:cstheme="minorBidi"/>
            <w:noProof/>
            <w:szCs w:val="22"/>
            <w:lang w:val="fr-FR"/>
          </w:rPr>
          <w:tab/>
        </w:r>
        <w:r w:rsidRPr="00697D1C">
          <w:rPr>
            <w:rStyle w:val="Lienhypertexte"/>
            <w:noProof/>
            <w:lang w:val="en-GB"/>
          </w:rPr>
          <w:t>Research subject: Solidification and segregation mechanisms</w:t>
        </w:r>
        <w:r>
          <w:rPr>
            <w:noProof/>
            <w:webHidden/>
          </w:rPr>
          <w:tab/>
        </w:r>
        <w:r>
          <w:rPr>
            <w:noProof/>
            <w:webHidden/>
          </w:rPr>
          <w:fldChar w:fldCharType="begin"/>
        </w:r>
        <w:r>
          <w:rPr>
            <w:noProof/>
            <w:webHidden/>
          </w:rPr>
          <w:instrText xml:space="preserve"> PAGEREF _Toc144199695 \h </w:instrText>
        </w:r>
      </w:ins>
      <w:r>
        <w:rPr>
          <w:noProof/>
          <w:webHidden/>
        </w:rPr>
      </w:r>
      <w:r>
        <w:rPr>
          <w:noProof/>
          <w:webHidden/>
        </w:rPr>
        <w:fldChar w:fldCharType="separate"/>
      </w:r>
      <w:ins w:id="176" w:author="DARMANA-LEVERT Corentin (FRA-DTI)" w:date="2023-08-29T11:07:00Z">
        <w:r>
          <w:rPr>
            <w:noProof/>
            <w:webHidden/>
          </w:rPr>
          <w:t>25</w:t>
        </w:r>
        <w:r>
          <w:rPr>
            <w:noProof/>
            <w:webHidden/>
          </w:rPr>
          <w:fldChar w:fldCharType="end"/>
        </w:r>
        <w:r w:rsidRPr="00697D1C">
          <w:rPr>
            <w:rStyle w:val="Lienhypertexte"/>
            <w:noProof/>
          </w:rPr>
          <w:fldChar w:fldCharType="end"/>
        </w:r>
      </w:ins>
    </w:p>
    <w:p w14:paraId="20D9B9F8" w14:textId="54D9C1F3" w:rsidR="00321898" w:rsidRDefault="00321898">
      <w:pPr>
        <w:pStyle w:val="TM3"/>
        <w:rPr>
          <w:ins w:id="177" w:author="DARMANA-LEVERT Corentin (FRA-DTI)" w:date="2023-08-29T11:07:00Z"/>
          <w:rFonts w:asciiTheme="minorHAnsi" w:eastAsiaTheme="minorEastAsia" w:hAnsiTheme="minorHAnsi" w:cstheme="minorBidi"/>
          <w:noProof/>
          <w:szCs w:val="22"/>
          <w:lang w:val="fr-FR"/>
        </w:rPr>
      </w:pPr>
      <w:ins w:id="178" w:author="DARMANA-LEVERT Corentin (FRA-DTI)" w:date="2023-08-29T11:07:00Z">
        <w:r w:rsidRPr="00697D1C">
          <w:rPr>
            <w:rStyle w:val="Lienhypertexte"/>
            <w:noProof/>
          </w:rPr>
          <w:fldChar w:fldCharType="begin"/>
        </w:r>
        <w:r w:rsidRPr="00697D1C">
          <w:rPr>
            <w:rStyle w:val="Lienhypertexte"/>
            <w:noProof/>
          </w:rPr>
          <w:instrText xml:space="preserve"> </w:instrText>
        </w:r>
        <w:r>
          <w:rPr>
            <w:noProof/>
          </w:rPr>
          <w:instrText>HYPERLINK \l "_Toc144199696"</w:instrText>
        </w:r>
        <w:r w:rsidRPr="00697D1C">
          <w:rPr>
            <w:rStyle w:val="Lienhypertexte"/>
            <w:noProof/>
          </w:rPr>
          <w:instrText xml:space="preserve"> </w:instrText>
        </w:r>
        <w:r w:rsidRPr="00697D1C">
          <w:rPr>
            <w:rStyle w:val="Lienhypertexte"/>
            <w:noProof/>
          </w:rPr>
          <w:fldChar w:fldCharType="separate"/>
        </w:r>
        <w:r w:rsidRPr="00697D1C">
          <w:rPr>
            <w:rStyle w:val="Lienhypertexte"/>
            <w:noProof/>
            <w:lang w:val="en-GB"/>
          </w:rPr>
          <w:t>2.1.2.</w:t>
        </w:r>
        <w:r>
          <w:rPr>
            <w:noProof/>
            <w:webHidden/>
          </w:rPr>
          <w:tab/>
        </w:r>
        <w:r>
          <w:rPr>
            <w:noProof/>
            <w:webHidden/>
          </w:rPr>
          <w:fldChar w:fldCharType="begin"/>
        </w:r>
        <w:r>
          <w:rPr>
            <w:noProof/>
            <w:webHidden/>
          </w:rPr>
          <w:instrText xml:space="preserve"> PAGEREF _Toc144199696 \h </w:instrText>
        </w:r>
      </w:ins>
      <w:r>
        <w:rPr>
          <w:noProof/>
          <w:webHidden/>
        </w:rPr>
      </w:r>
      <w:r>
        <w:rPr>
          <w:noProof/>
          <w:webHidden/>
        </w:rPr>
        <w:fldChar w:fldCharType="separate"/>
      </w:r>
      <w:ins w:id="179" w:author="DARMANA-LEVERT Corentin (FRA-DTI)" w:date="2023-08-29T11:07:00Z">
        <w:r>
          <w:rPr>
            <w:noProof/>
            <w:webHidden/>
          </w:rPr>
          <w:t>25</w:t>
        </w:r>
        <w:r>
          <w:rPr>
            <w:noProof/>
            <w:webHidden/>
          </w:rPr>
          <w:fldChar w:fldCharType="end"/>
        </w:r>
        <w:r w:rsidRPr="00697D1C">
          <w:rPr>
            <w:rStyle w:val="Lienhypertexte"/>
            <w:noProof/>
          </w:rPr>
          <w:fldChar w:fldCharType="end"/>
        </w:r>
      </w:ins>
    </w:p>
    <w:p w14:paraId="5BC0175D" w14:textId="3D7E51F0" w:rsidR="00321898" w:rsidRDefault="00321898">
      <w:pPr>
        <w:pStyle w:val="TM4"/>
        <w:tabs>
          <w:tab w:val="left" w:pos="1140"/>
          <w:tab w:val="right" w:leader="dot" w:pos="10194"/>
        </w:tabs>
        <w:rPr>
          <w:ins w:id="180" w:author="DARMANA-LEVERT Corentin (FRA-DTI)" w:date="2023-08-29T11:07:00Z"/>
          <w:rFonts w:asciiTheme="minorHAnsi" w:eastAsiaTheme="minorEastAsia" w:hAnsiTheme="minorHAnsi" w:cstheme="minorBidi"/>
          <w:noProof/>
          <w:szCs w:val="22"/>
          <w:lang w:val="fr-FR"/>
        </w:rPr>
      </w:pPr>
      <w:ins w:id="181" w:author="DARMANA-LEVERT Corentin (FRA-DTI)" w:date="2023-08-29T11:07:00Z">
        <w:r w:rsidRPr="00697D1C">
          <w:rPr>
            <w:rStyle w:val="Lienhypertexte"/>
            <w:noProof/>
          </w:rPr>
          <w:fldChar w:fldCharType="begin"/>
        </w:r>
        <w:r w:rsidRPr="00697D1C">
          <w:rPr>
            <w:rStyle w:val="Lienhypertexte"/>
            <w:noProof/>
          </w:rPr>
          <w:instrText xml:space="preserve"> </w:instrText>
        </w:r>
        <w:r>
          <w:rPr>
            <w:noProof/>
          </w:rPr>
          <w:instrText>HYPERLINK \l "_Toc144199697"</w:instrText>
        </w:r>
        <w:r w:rsidRPr="00697D1C">
          <w:rPr>
            <w:rStyle w:val="Lienhypertexte"/>
            <w:noProof/>
          </w:rPr>
          <w:instrText xml:space="preserve"> </w:instrText>
        </w:r>
        <w:r w:rsidRPr="00697D1C">
          <w:rPr>
            <w:rStyle w:val="Lienhypertexte"/>
            <w:noProof/>
          </w:rPr>
          <w:fldChar w:fldCharType="separate"/>
        </w:r>
        <w:r>
          <w:rPr>
            <w:rFonts w:asciiTheme="minorHAnsi" w:eastAsiaTheme="minorEastAsia" w:hAnsiTheme="minorHAnsi" w:cstheme="minorBidi"/>
            <w:noProof/>
            <w:szCs w:val="22"/>
            <w:lang w:val="fr-FR"/>
          </w:rPr>
          <w:tab/>
        </w:r>
        <w:r w:rsidRPr="00697D1C">
          <w:rPr>
            <w:rStyle w:val="Lienhypertexte"/>
            <w:noProof/>
            <w:lang w:val="en-GB"/>
          </w:rPr>
          <w:t>Bibliography work</w:t>
        </w:r>
        <w:r>
          <w:rPr>
            <w:noProof/>
            <w:webHidden/>
          </w:rPr>
          <w:tab/>
        </w:r>
        <w:r>
          <w:rPr>
            <w:noProof/>
            <w:webHidden/>
          </w:rPr>
          <w:fldChar w:fldCharType="begin"/>
        </w:r>
        <w:r>
          <w:rPr>
            <w:noProof/>
            <w:webHidden/>
          </w:rPr>
          <w:instrText xml:space="preserve"> PAGEREF _Toc144199697 \h </w:instrText>
        </w:r>
      </w:ins>
      <w:r>
        <w:rPr>
          <w:noProof/>
          <w:webHidden/>
        </w:rPr>
      </w:r>
      <w:r>
        <w:rPr>
          <w:noProof/>
          <w:webHidden/>
        </w:rPr>
        <w:fldChar w:fldCharType="separate"/>
      </w:r>
      <w:ins w:id="182" w:author="DARMANA-LEVERT Corentin (FRA-DTI)" w:date="2023-08-29T11:07:00Z">
        <w:r>
          <w:rPr>
            <w:noProof/>
            <w:webHidden/>
          </w:rPr>
          <w:t>25</w:t>
        </w:r>
        <w:r>
          <w:rPr>
            <w:noProof/>
            <w:webHidden/>
          </w:rPr>
          <w:fldChar w:fldCharType="end"/>
        </w:r>
        <w:r w:rsidRPr="00697D1C">
          <w:rPr>
            <w:rStyle w:val="Lienhypertexte"/>
            <w:noProof/>
          </w:rPr>
          <w:fldChar w:fldCharType="end"/>
        </w:r>
      </w:ins>
    </w:p>
    <w:p w14:paraId="734D346E" w14:textId="65A0CB38" w:rsidR="00321898" w:rsidRDefault="00321898">
      <w:pPr>
        <w:pStyle w:val="TM4"/>
        <w:tabs>
          <w:tab w:val="right" w:leader="dot" w:pos="10194"/>
        </w:tabs>
        <w:rPr>
          <w:ins w:id="183" w:author="DARMANA-LEVERT Corentin (FRA-DTI)" w:date="2023-08-29T11:07:00Z"/>
          <w:rFonts w:asciiTheme="minorHAnsi" w:eastAsiaTheme="minorEastAsia" w:hAnsiTheme="minorHAnsi" w:cstheme="minorBidi"/>
          <w:noProof/>
          <w:szCs w:val="22"/>
          <w:lang w:val="fr-FR"/>
        </w:rPr>
      </w:pPr>
      <w:ins w:id="184" w:author="DARMANA-LEVERT Corentin (FRA-DTI)" w:date="2023-08-29T11:07:00Z">
        <w:r w:rsidRPr="00697D1C">
          <w:rPr>
            <w:rStyle w:val="Lienhypertexte"/>
            <w:noProof/>
          </w:rPr>
          <w:fldChar w:fldCharType="begin"/>
        </w:r>
        <w:r w:rsidRPr="00697D1C">
          <w:rPr>
            <w:rStyle w:val="Lienhypertexte"/>
            <w:noProof/>
          </w:rPr>
          <w:instrText xml:space="preserve"> </w:instrText>
        </w:r>
        <w:r>
          <w:rPr>
            <w:noProof/>
          </w:rPr>
          <w:instrText>HYPERLINK \l "_Toc144199698"</w:instrText>
        </w:r>
        <w:r w:rsidRPr="00697D1C">
          <w:rPr>
            <w:rStyle w:val="Lienhypertexte"/>
            <w:noProof/>
          </w:rPr>
          <w:instrText xml:space="preserve"> </w:instrText>
        </w:r>
        <w:r w:rsidRPr="00697D1C">
          <w:rPr>
            <w:rStyle w:val="Lienhypertexte"/>
            <w:noProof/>
          </w:rPr>
          <w:fldChar w:fldCharType="separate"/>
        </w:r>
        <w:r w:rsidRPr="00697D1C">
          <w:rPr>
            <w:rStyle w:val="Lienhypertexte"/>
            <w:noProof/>
            <w:lang w:val="en-GB"/>
          </w:rPr>
          <w:t>2.1.2.1.</w:t>
        </w:r>
        <w:r>
          <w:rPr>
            <w:noProof/>
            <w:webHidden/>
          </w:rPr>
          <w:tab/>
        </w:r>
        <w:r>
          <w:rPr>
            <w:noProof/>
            <w:webHidden/>
          </w:rPr>
          <w:fldChar w:fldCharType="begin"/>
        </w:r>
        <w:r>
          <w:rPr>
            <w:noProof/>
            <w:webHidden/>
          </w:rPr>
          <w:instrText xml:space="preserve"> PAGEREF _Toc144199698 \h </w:instrText>
        </w:r>
      </w:ins>
      <w:r>
        <w:rPr>
          <w:noProof/>
          <w:webHidden/>
        </w:rPr>
      </w:r>
      <w:r>
        <w:rPr>
          <w:noProof/>
          <w:webHidden/>
        </w:rPr>
        <w:fldChar w:fldCharType="separate"/>
      </w:r>
      <w:ins w:id="185" w:author="DARMANA-LEVERT Corentin (FRA-DTI)" w:date="2023-08-29T11:07:00Z">
        <w:r>
          <w:rPr>
            <w:noProof/>
            <w:webHidden/>
          </w:rPr>
          <w:t>25</w:t>
        </w:r>
        <w:r>
          <w:rPr>
            <w:noProof/>
            <w:webHidden/>
          </w:rPr>
          <w:fldChar w:fldCharType="end"/>
        </w:r>
        <w:r w:rsidRPr="00697D1C">
          <w:rPr>
            <w:rStyle w:val="Lienhypertexte"/>
            <w:noProof/>
          </w:rPr>
          <w:fldChar w:fldCharType="end"/>
        </w:r>
      </w:ins>
    </w:p>
    <w:p w14:paraId="73E16482" w14:textId="219F345B" w:rsidR="00321898" w:rsidRDefault="00321898">
      <w:pPr>
        <w:pStyle w:val="TM3"/>
        <w:rPr>
          <w:ins w:id="186" w:author="DARMANA-LEVERT Corentin (FRA-DTI)" w:date="2023-08-29T11:07:00Z"/>
          <w:rFonts w:asciiTheme="minorHAnsi" w:eastAsiaTheme="minorEastAsia" w:hAnsiTheme="minorHAnsi" w:cstheme="minorBidi"/>
          <w:noProof/>
          <w:szCs w:val="22"/>
          <w:lang w:val="fr-FR"/>
        </w:rPr>
      </w:pPr>
      <w:ins w:id="187" w:author="DARMANA-LEVERT Corentin (FRA-DTI)" w:date="2023-08-29T11:07:00Z">
        <w:r w:rsidRPr="00697D1C">
          <w:rPr>
            <w:rStyle w:val="Lienhypertexte"/>
            <w:noProof/>
          </w:rPr>
          <w:fldChar w:fldCharType="begin"/>
        </w:r>
        <w:r w:rsidRPr="00697D1C">
          <w:rPr>
            <w:rStyle w:val="Lienhypertexte"/>
            <w:noProof/>
          </w:rPr>
          <w:instrText xml:space="preserve"> </w:instrText>
        </w:r>
        <w:r>
          <w:rPr>
            <w:noProof/>
          </w:rPr>
          <w:instrText>HYPERLINK \l "_Toc144199699"</w:instrText>
        </w:r>
        <w:r w:rsidRPr="00697D1C">
          <w:rPr>
            <w:rStyle w:val="Lienhypertexte"/>
            <w:noProof/>
          </w:rPr>
          <w:instrText xml:space="preserve"> </w:instrText>
        </w:r>
        <w:r w:rsidRPr="00697D1C">
          <w:rPr>
            <w:rStyle w:val="Lienhypertexte"/>
            <w:noProof/>
          </w:rPr>
          <w:fldChar w:fldCharType="separate"/>
        </w:r>
        <w:r w:rsidRPr="00697D1C">
          <w:rPr>
            <w:rStyle w:val="Lienhypertexte"/>
            <w:noProof/>
          </w:rPr>
          <w:t>2.1.3.</w:t>
        </w:r>
        <w:r>
          <w:rPr>
            <w:rFonts w:asciiTheme="minorHAnsi" w:eastAsiaTheme="minorEastAsia" w:hAnsiTheme="minorHAnsi" w:cstheme="minorBidi"/>
            <w:noProof/>
            <w:szCs w:val="22"/>
            <w:lang w:val="fr-FR"/>
          </w:rPr>
          <w:tab/>
        </w:r>
        <w:r w:rsidRPr="00697D1C">
          <w:rPr>
            <w:rStyle w:val="Lienhypertexte"/>
            <w:noProof/>
          </w:rPr>
          <w:t>Simulation subjects</w:t>
        </w:r>
        <w:r>
          <w:rPr>
            <w:noProof/>
            <w:webHidden/>
          </w:rPr>
          <w:tab/>
        </w:r>
        <w:r>
          <w:rPr>
            <w:noProof/>
            <w:webHidden/>
          </w:rPr>
          <w:fldChar w:fldCharType="begin"/>
        </w:r>
        <w:r>
          <w:rPr>
            <w:noProof/>
            <w:webHidden/>
          </w:rPr>
          <w:instrText xml:space="preserve"> PAGEREF _Toc144199699 \h </w:instrText>
        </w:r>
      </w:ins>
      <w:r>
        <w:rPr>
          <w:noProof/>
          <w:webHidden/>
        </w:rPr>
      </w:r>
      <w:r>
        <w:rPr>
          <w:noProof/>
          <w:webHidden/>
        </w:rPr>
        <w:fldChar w:fldCharType="separate"/>
      </w:r>
      <w:ins w:id="188" w:author="DARMANA-LEVERT Corentin (FRA-DTI)" w:date="2023-08-29T11:07:00Z">
        <w:r>
          <w:rPr>
            <w:noProof/>
            <w:webHidden/>
          </w:rPr>
          <w:t>34</w:t>
        </w:r>
        <w:r>
          <w:rPr>
            <w:noProof/>
            <w:webHidden/>
          </w:rPr>
          <w:fldChar w:fldCharType="end"/>
        </w:r>
        <w:r w:rsidRPr="00697D1C">
          <w:rPr>
            <w:rStyle w:val="Lienhypertexte"/>
            <w:noProof/>
          </w:rPr>
          <w:fldChar w:fldCharType="end"/>
        </w:r>
      </w:ins>
    </w:p>
    <w:p w14:paraId="28D9B581" w14:textId="106948E5" w:rsidR="00321898" w:rsidRDefault="00321898">
      <w:pPr>
        <w:pStyle w:val="TM4"/>
        <w:tabs>
          <w:tab w:val="left" w:pos="1760"/>
          <w:tab w:val="right" w:leader="dot" w:pos="10194"/>
        </w:tabs>
        <w:rPr>
          <w:ins w:id="189" w:author="DARMANA-LEVERT Corentin (FRA-DTI)" w:date="2023-08-29T11:07:00Z"/>
          <w:rFonts w:asciiTheme="minorHAnsi" w:eastAsiaTheme="minorEastAsia" w:hAnsiTheme="minorHAnsi" w:cstheme="minorBidi"/>
          <w:noProof/>
          <w:szCs w:val="22"/>
          <w:lang w:val="fr-FR"/>
        </w:rPr>
      </w:pPr>
      <w:ins w:id="190" w:author="DARMANA-LEVERT Corentin (FRA-DTI)" w:date="2023-08-29T11:07:00Z">
        <w:r w:rsidRPr="00697D1C">
          <w:rPr>
            <w:rStyle w:val="Lienhypertexte"/>
            <w:noProof/>
          </w:rPr>
          <w:fldChar w:fldCharType="begin"/>
        </w:r>
        <w:r w:rsidRPr="00697D1C">
          <w:rPr>
            <w:rStyle w:val="Lienhypertexte"/>
            <w:noProof/>
          </w:rPr>
          <w:instrText xml:space="preserve"> </w:instrText>
        </w:r>
        <w:r>
          <w:rPr>
            <w:noProof/>
          </w:rPr>
          <w:instrText>HYPERLINK \l "_Toc144199700"</w:instrText>
        </w:r>
        <w:r w:rsidRPr="00697D1C">
          <w:rPr>
            <w:rStyle w:val="Lienhypertexte"/>
            <w:noProof/>
          </w:rPr>
          <w:instrText xml:space="preserve"> </w:instrText>
        </w:r>
        <w:r w:rsidRPr="00697D1C">
          <w:rPr>
            <w:rStyle w:val="Lienhypertexte"/>
            <w:noProof/>
          </w:rPr>
          <w:fldChar w:fldCharType="separate"/>
        </w:r>
        <w:r w:rsidRPr="00697D1C">
          <w:rPr>
            <w:rStyle w:val="Lienhypertexte"/>
            <w:noProof/>
            <w:lang w:val="en-GB"/>
          </w:rPr>
          <w:t>2.1.3.1.</w:t>
        </w:r>
        <w:r>
          <w:rPr>
            <w:rFonts w:asciiTheme="minorHAnsi" w:eastAsiaTheme="minorEastAsia" w:hAnsiTheme="minorHAnsi" w:cstheme="minorBidi"/>
            <w:noProof/>
            <w:szCs w:val="22"/>
            <w:lang w:val="fr-FR"/>
          </w:rPr>
          <w:tab/>
        </w:r>
        <w:r w:rsidRPr="00697D1C">
          <w:rPr>
            <w:rStyle w:val="Lienhypertexte"/>
            <w:noProof/>
            <w:lang w:val="en-GB"/>
          </w:rPr>
          <w:t>Thermo-Calc : Simple calculations</w:t>
        </w:r>
        <w:r>
          <w:rPr>
            <w:noProof/>
            <w:webHidden/>
          </w:rPr>
          <w:tab/>
        </w:r>
        <w:r>
          <w:rPr>
            <w:noProof/>
            <w:webHidden/>
          </w:rPr>
          <w:fldChar w:fldCharType="begin"/>
        </w:r>
        <w:r>
          <w:rPr>
            <w:noProof/>
            <w:webHidden/>
          </w:rPr>
          <w:instrText xml:space="preserve"> PAGEREF _Toc144199700 \h </w:instrText>
        </w:r>
      </w:ins>
      <w:r>
        <w:rPr>
          <w:noProof/>
          <w:webHidden/>
        </w:rPr>
      </w:r>
      <w:r>
        <w:rPr>
          <w:noProof/>
          <w:webHidden/>
        </w:rPr>
        <w:fldChar w:fldCharType="separate"/>
      </w:r>
      <w:ins w:id="191" w:author="DARMANA-LEVERT Corentin (FRA-DTI)" w:date="2023-08-29T11:07:00Z">
        <w:r>
          <w:rPr>
            <w:noProof/>
            <w:webHidden/>
          </w:rPr>
          <w:t>34</w:t>
        </w:r>
        <w:r>
          <w:rPr>
            <w:noProof/>
            <w:webHidden/>
          </w:rPr>
          <w:fldChar w:fldCharType="end"/>
        </w:r>
        <w:r w:rsidRPr="00697D1C">
          <w:rPr>
            <w:rStyle w:val="Lienhypertexte"/>
            <w:noProof/>
          </w:rPr>
          <w:fldChar w:fldCharType="end"/>
        </w:r>
      </w:ins>
    </w:p>
    <w:p w14:paraId="4314ED74" w14:textId="65B73594" w:rsidR="00321898" w:rsidRDefault="00321898">
      <w:pPr>
        <w:pStyle w:val="TM4"/>
        <w:tabs>
          <w:tab w:val="left" w:pos="1760"/>
          <w:tab w:val="right" w:leader="dot" w:pos="10194"/>
        </w:tabs>
        <w:rPr>
          <w:ins w:id="192" w:author="DARMANA-LEVERT Corentin (FRA-DTI)" w:date="2023-08-29T11:07:00Z"/>
          <w:rFonts w:asciiTheme="minorHAnsi" w:eastAsiaTheme="minorEastAsia" w:hAnsiTheme="minorHAnsi" w:cstheme="minorBidi"/>
          <w:noProof/>
          <w:szCs w:val="22"/>
          <w:lang w:val="fr-FR"/>
        </w:rPr>
      </w:pPr>
      <w:ins w:id="193" w:author="DARMANA-LEVERT Corentin (FRA-DTI)" w:date="2023-08-29T11:07:00Z">
        <w:r w:rsidRPr="00697D1C">
          <w:rPr>
            <w:rStyle w:val="Lienhypertexte"/>
            <w:noProof/>
          </w:rPr>
          <w:fldChar w:fldCharType="begin"/>
        </w:r>
        <w:r w:rsidRPr="00697D1C">
          <w:rPr>
            <w:rStyle w:val="Lienhypertexte"/>
            <w:noProof/>
          </w:rPr>
          <w:instrText xml:space="preserve"> </w:instrText>
        </w:r>
        <w:r>
          <w:rPr>
            <w:noProof/>
          </w:rPr>
          <w:instrText>HYPERLINK \l "_Toc144199701"</w:instrText>
        </w:r>
        <w:r w:rsidRPr="00697D1C">
          <w:rPr>
            <w:rStyle w:val="Lienhypertexte"/>
            <w:noProof/>
          </w:rPr>
          <w:instrText xml:space="preserve"> </w:instrText>
        </w:r>
        <w:r w:rsidRPr="00697D1C">
          <w:rPr>
            <w:rStyle w:val="Lienhypertexte"/>
            <w:noProof/>
          </w:rPr>
          <w:fldChar w:fldCharType="separate"/>
        </w:r>
        <w:r w:rsidRPr="00697D1C">
          <w:rPr>
            <w:rStyle w:val="Lienhypertexte"/>
            <w:noProof/>
            <w:lang w:val="en-GB"/>
          </w:rPr>
          <w:t>2.1.3.2.</w:t>
        </w:r>
        <w:r>
          <w:rPr>
            <w:rFonts w:asciiTheme="minorHAnsi" w:eastAsiaTheme="minorEastAsia" w:hAnsiTheme="minorHAnsi" w:cstheme="minorBidi"/>
            <w:noProof/>
            <w:szCs w:val="22"/>
            <w:lang w:val="fr-FR"/>
          </w:rPr>
          <w:tab/>
        </w:r>
        <w:r w:rsidRPr="00697D1C">
          <w:rPr>
            <w:rStyle w:val="Lienhypertexte"/>
            <w:noProof/>
            <w:lang w:val="en-GB"/>
          </w:rPr>
          <w:t>Thermo-Calc : DICTRA</w:t>
        </w:r>
        <w:r>
          <w:rPr>
            <w:noProof/>
            <w:webHidden/>
          </w:rPr>
          <w:tab/>
        </w:r>
        <w:r>
          <w:rPr>
            <w:noProof/>
            <w:webHidden/>
          </w:rPr>
          <w:fldChar w:fldCharType="begin"/>
        </w:r>
        <w:r>
          <w:rPr>
            <w:noProof/>
            <w:webHidden/>
          </w:rPr>
          <w:instrText xml:space="preserve"> PAGEREF _Toc144199701 \h </w:instrText>
        </w:r>
      </w:ins>
      <w:r>
        <w:rPr>
          <w:noProof/>
          <w:webHidden/>
        </w:rPr>
      </w:r>
      <w:r>
        <w:rPr>
          <w:noProof/>
          <w:webHidden/>
        </w:rPr>
        <w:fldChar w:fldCharType="separate"/>
      </w:r>
      <w:ins w:id="194" w:author="DARMANA-LEVERT Corentin (FRA-DTI)" w:date="2023-08-29T11:07:00Z">
        <w:r>
          <w:rPr>
            <w:noProof/>
            <w:webHidden/>
          </w:rPr>
          <w:t>36</w:t>
        </w:r>
        <w:r>
          <w:rPr>
            <w:noProof/>
            <w:webHidden/>
          </w:rPr>
          <w:fldChar w:fldCharType="end"/>
        </w:r>
        <w:r w:rsidRPr="00697D1C">
          <w:rPr>
            <w:rStyle w:val="Lienhypertexte"/>
            <w:noProof/>
          </w:rPr>
          <w:fldChar w:fldCharType="end"/>
        </w:r>
      </w:ins>
    </w:p>
    <w:p w14:paraId="14E661F2" w14:textId="2D722852" w:rsidR="00321898" w:rsidRDefault="00321898">
      <w:pPr>
        <w:pStyle w:val="TM4"/>
        <w:tabs>
          <w:tab w:val="left" w:pos="1140"/>
          <w:tab w:val="right" w:leader="dot" w:pos="10194"/>
        </w:tabs>
        <w:rPr>
          <w:ins w:id="195" w:author="DARMANA-LEVERT Corentin (FRA-DTI)" w:date="2023-08-29T11:07:00Z"/>
          <w:rFonts w:asciiTheme="minorHAnsi" w:eastAsiaTheme="minorEastAsia" w:hAnsiTheme="minorHAnsi" w:cstheme="minorBidi"/>
          <w:noProof/>
          <w:szCs w:val="22"/>
          <w:lang w:val="fr-FR"/>
        </w:rPr>
      </w:pPr>
      <w:ins w:id="196" w:author="DARMANA-LEVERT Corentin (FRA-DTI)" w:date="2023-08-29T11:07:00Z">
        <w:r w:rsidRPr="00697D1C">
          <w:rPr>
            <w:rStyle w:val="Lienhypertexte"/>
            <w:noProof/>
          </w:rPr>
          <w:fldChar w:fldCharType="begin"/>
        </w:r>
        <w:r w:rsidRPr="00697D1C">
          <w:rPr>
            <w:rStyle w:val="Lienhypertexte"/>
            <w:noProof/>
          </w:rPr>
          <w:instrText xml:space="preserve"> </w:instrText>
        </w:r>
        <w:r>
          <w:rPr>
            <w:noProof/>
          </w:rPr>
          <w:instrText>HYPERLINK \l "_Toc144199702"</w:instrText>
        </w:r>
        <w:r w:rsidRPr="00697D1C">
          <w:rPr>
            <w:rStyle w:val="Lienhypertexte"/>
            <w:noProof/>
          </w:rPr>
          <w:instrText xml:space="preserve"> </w:instrText>
        </w:r>
        <w:r w:rsidRPr="00697D1C">
          <w:rPr>
            <w:rStyle w:val="Lienhypertexte"/>
            <w:noProof/>
          </w:rPr>
          <w:fldChar w:fldCharType="separate"/>
        </w:r>
        <w:r>
          <w:rPr>
            <w:rFonts w:asciiTheme="minorHAnsi" w:eastAsiaTheme="minorEastAsia" w:hAnsiTheme="minorHAnsi" w:cstheme="minorBidi"/>
            <w:noProof/>
            <w:szCs w:val="22"/>
            <w:lang w:val="fr-FR"/>
          </w:rPr>
          <w:tab/>
        </w:r>
        <w:r w:rsidRPr="00697D1C">
          <w:rPr>
            <w:rStyle w:val="Lienhypertexte"/>
            <w:noProof/>
            <w:lang w:val="en-GB"/>
          </w:rPr>
          <w:t>Thermo-Calc : Steel Properties module</w:t>
        </w:r>
        <w:r>
          <w:rPr>
            <w:noProof/>
            <w:webHidden/>
          </w:rPr>
          <w:tab/>
        </w:r>
        <w:r>
          <w:rPr>
            <w:noProof/>
            <w:webHidden/>
          </w:rPr>
          <w:fldChar w:fldCharType="begin"/>
        </w:r>
        <w:r>
          <w:rPr>
            <w:noProof/>
            <w:webHidden/>
          </w:rPr>
          <w:instrText xml:space="preserve"> PAGEREF _Toc144199702 \h </w:instrText>
        </w:r>
      </w:ins>
      <w:r>
        <w:rPr>
          <w:noProof/>
          <w:webHidden/>
        </w:rPr>
      </w:r>
      <w:r>
        <w:rPr>
          <w:noProof/>
          <w:webHidden/>
        </w:rPr>
        <w:fldChar w:fldCharType="separate"/>
      </w:r>
      <w:ins w:id="197" w:author="DARMANA-LEVERT Corentin (FRA-DTI)" w:date="2023-08-29T11:07:00Z">
        <w:r>
          <w:rPr>
            <w:noProof/>
            <w:webHidden/>
          </w:rPr>
          <w:t>48</w:t>
        </w:r>
        <w:r>
          <w:rPr>
            <w:noProof/>
            <w:webHidden/>
          </w:rPr>
          <w:fldChar w:fldCharType="end"/>
        </w:r>
        <w:r w:rsidRPr="00697D1C">
          <w:rPr>
            <w:rStyle w:val="Lienhypertexte"/>
            <w:noProof/>
          </w:rPr>
          <w:fldChar w:fldCharType="end"/>
        </w:r>
      </w:ins>
    </w:p>
    <w:p w14:paraId="65483C7B" w14:textId="2FD9687E" w:rsidR="00321898" w:rsidRDefault="00321898">
      <w:pPr>
        <w:pStyle w:val="TM4"/>
        <w:tabs>
          <w:tab w:val="right" w:leader="dot" w:pos="10194"/>
        </w:tabs>
        <w:rPr>
          <w:ins w:id="198" w:author="DARMANA-LEVERT Corentin (FRA-DTI)" w:date="2023-08-29T11:07:00Z"/>
          <w:rFonts w:asciiTheme="minorHAnsi" w:eastAsiaTheme="minorEastAsia" w:hAnsiTheme="minorHAnsi" w:cstheme="minorBidi"/>
          <w:noProof/>
          <w:szCs w:val="22"/>
          <w:lang w:val="fr-FR"/>
        </w:rPr>
      </w:pPr>
      <w:ins w:id="199" w:author="DARMANA-LEVERT Corentin (FRA-DTI)" w:date="2023-08-29T11:07:00Z">
        <w:r w:rsidRPr="00697D1C">
          <w:rPr>
            <w:rStyle w:val="Lienhypertexte"/>
            <w:noProof/>
          </w:rPr>
          <w:fldChar w:fldCharType="begin"/>
        </w:r>
        <w:r w:rsidRPr="00697D1C">
          <w:rPr>
            <w:rStyle w:val="Lienhypertexte"/>
            <w:noProof/>
          </w:rPr>
          <w:instrText xml:space="preserve"> </w:instrText>
        </w:r>
        <w:r>
          <w:rPr>
            <w:noProof/>
          </w:rPr>
          <w:instrText>HYPERLINK \l "_Toc144199703"</w:instrText>
        </w:r>
        <w:r w:rsidRPr="00697D1C">
          <w:rPr>
            <w:rStyle w:val="Lienhypertexte"/>
            <w:noProof/>
          </w:rPr>
          <w:instrText xml:space="preserve"> </w:instrText>
        </w:r>
        <w:r w:rsidRPr="00697D1C">
          <w:rPr>
            <w:rStyle w:val="Lienhypertexte"/>
            <w:noProof/>
          </w:rPr>
          <w:fldChar w:fldCharType="separate"/>
        </w:r>
        <w:r w:rsidRPr="00697D1C">
          <w:rPr>
            <w:rStyle w:val="Lienhypertexte"/>
            <w:noProof/>
            <w:lang w:val="en-GB"/>
          </w:rPr>
          <w:t>2.1.3.3.</w:t>
        </w:r>
        <w:r>
          <w:rPr>
            <w:noProof/>
            <w:webHidden/>
          </w:rPr>
          <w:tab/>
        </w:r>
        <w:r>
          <w:rPr>
            <w:noProof/>
            <w:webHidden/>
          </w:rPr>
          <w:fldChar w:fldCharType="begin"/>
        </w:r>
        <w:r>
          <w:rPr>
            <w:noProof/>
            <w:webHidden/>
          </w:rPr>
          <w:instrText xml:space="preserve"> PAGEREF _Toc144199703 \h </w:instrText>
        </w:r>
      </w:ins>
      <w:r>
        <w:rPr>
          <w:noProof/>
          <w:webHidden/>
        </w:rPr>
      </w:r>
      <w:r>
        <w:rPr>
          <w:noProof/>
          <w:webHidden/>
        </w:rPr>
        <w:fldChar w:fldCharType="separate"/>
      </w:r>
      <w:ins w:id="200" w:author="DARMANA-LEVERT Corentin (FRA-DTI)" w:date="2023-08-29T11:07:00Z">
        <w:r>
          <w:rPr>
            <w:noProof/>
            <w:webHidden/>
          </w:rPr>
          <w:t>48</w:t>
        </w:r>
        <w:r>
          <w:rPr>
            <w:noProof/>
            <w:webHidden/>
          </w:rPr>
          <w:fldChar w:fldCharType="end"/>
        </w:r>
        <w:r w:rsidRPr="00697D1C">
          <w:rPr>
            <w:rStyle w:val="Lienhypertexte"/>
            <w:noProof/>
          </w:rPr>
          <w:fldChar w:fldCharType="end"/>
        </w:r>
      </w:ins>
    </w:p>
    <w:p w14:paraId="1F452409" w14:textId="3D1E14C4" w:rsidR="00321898" w:rsidRDefault="00321898">
      <w:pPr>
        <w:pStyle w:val="TM2"/>
        <w:rPr>
          <w:ins w:id="201" w:author="DARMANA-LEVERT Corentin (FRA-DTI)" w:date="2023-08-29T11:07:00Z"/>
          <w:rFonts w:asciiTheme="minorHAnsi" w:eastAsiaTheme="minorEastAsia" w:hAnsiTheme="minorHAnsi" w:cstheme="minorBidi"/>
          <w:noProof/>
          <w:szCs w:val="22"/>
          <w:lang w:val="fr-FR"/>
        </w:rPr>
      </w:pPr>
      <w:ins w:id="202" w:author="DARMANA-LEVERT Corentin (FRA-DTI)" w:date="2023-08-29T11:07:00Z">
        <w:r w:rsidRPr="00697D1C">
          <w:rPr>
            <w:rStyle w:val="Lienhypertexte"/>
            <w:noProof/>
          </w:rPr>
          <w:fldChar w:fldCharType="begin"/>
        </w:r>
        <w:r w:rsidRPr="00697D1C">
          <w:rPr>
            <w:rStyle w:val="Lienhypertexte"/>
            <w:noProof/>
          </w:rPr>
          <w:instrText xml:space="preserve"> </w:instrText>
        </w:r>
        <w:r>
          <w:rPr>
            <w:noProof/>
          </w:rPr>
          <w:instrText>HYPERLINK \l "_Toc144199704"</w:instrText>
        </w:r>
        <w:r w:rsidRPr="00697D1C">
          <w:rPr>
            <w:rStyle w:val="Lienhypertexte"/>
            <w:noProof/>
          </w:rPr>
          <w:instrText xml:space="preserve"> </w:instrText>
        </w:r>
        <w:r w:rsidRPr="00697D1C">
          <w:rPr>
            <w:rStyle w:val="Lienhypertexte"/>
            <w:noProof/>
          </w:rPr>
          <w:fldChar w:fldCharType="separate"/>
        </w:r>
        <w:r w:rsidRPr="00697D1C">
          <w:rPr>
            <w:rStyle w:val="Lienhypertexte"/>
            <w:noProof/>
            <w:lang w:val="en-GB"/>
          </w:rPr>
          <w:t>2.2.</w:t>
        </w:r>
        <w:r>
          <w:rPr>
            <w:rFonts w:asciiTheme="minorHAnsi" w:eastAsiaTheme="minorEastAsia" w:hAnsiTheme="minorHAnsi" w:cstheme="minorBidi"/>
            <w:noProof/>
            <w:szCs w:val="22"/>
            <w:lang w:val="fr-FR"/>
          </w:rPr>
          <w:tab/>
        </w:r>
        <w:r w:rsidRPr="00697D1C">
          <w:rPr>
            <w:rStyle w:val="Lienhypertexte"/>
            <w:noProof/>
            <w:lang w:val="en-GB"/>
          </w:rPr>
          <w:t>Conclusion to my apprenticeship</w:t>
        </w:r>
        <w:r>
          <w:rPr>
            <w:noProof/>
            <w:webHidden/>
          </w:rPr>
          <w:tab/>
        </w:r>
        <w:r>
          <w:rPr>
            <w:noProof/>
            <w:webHidden/>
          </w:rPr>
          <w:fldChar w:fldCharType="begin"/>
        </w:r>
        <w:r>
          <w:rPr>
            <w:noProof/>
            <w:webHidden/>
          </w:rPr>
          <w:instrText xml:space="preserve"> PAGEREF _Toc144199704 \h </w:instrText>
        </w:r>
      </w:ins>
      <w:r>
        <w:rPr>
          <w:noProof/>
          <w:webHidden/>
        </w:rPr>
      </w:r>
      <w:r>
        <w:rPr>
          <w:noProof/>
          <w:webHidden/>
        </w:rPr>
        <w:fldChar w:fldCharType="separate"/>
      </w:r>
      <w:ins w:id="203" w:author="DARMANA-LEVERT Corentin (FRA-DTI)" w:date="2023-08-29T11:07:00Z">
        <w:r>
          <w:rPr>
            <w:noProof/>
            <w:webHidden/>
          </w:rPr>
          <w:t>62</w:t>
        </w:r>
        <w:r>
          <w:rPr>
            <w:noProof/>
            <w:webHidden/>
          </w:rPr>
          <w:fldChar w:fldCharType="end"/>
        </w:r>
        <w:r w:rsidRPr="00697D1C">
          <w:rPr>
            <w:rStyle w:val="Lienhypertexte"/>
            <w:noProof/>
          </w:rPr>
          <w:fldChar w:fldCharType="end"/>
        </w:r>
      </w:ins>
    </w:p>
    <w:p w14:paraId="3A842F95" w14:textId="1F430E03" w:rsidR="00321898" w:rsidRDefault="00321898">
      <w:pPr>
        <w:pStyle w:val="TM1"/>
        <w:rPr>
          <w:ins w:id="204" w:author="DARMANA-LEVERT Corentin (FRA-DTI)" w:date="2023-08-29T11:07:00Z"/>
          <w:rFonts w:asciiTheme="minorHAnsi" w:eastAsiaTheme="minorEastAsia" w:hAnsiTheme="minorHAnsi" w:cstheme="minorBidi"/>
          <w:noProof/>
          <w:szCs w:val="22"/>
          <w:lang w:val="fr-FR"/>
        </w:rPr>
      </w:pPr>
      <w:ins w:id="205" w:author="DARMANA-LEVERT Corentin (FRA-DTI)" w:date="2023-08-29T11:07:00Z">
        <w:r w:rsidRPr="00697D1C">
          <w:rPr>
            <w:rStyle w:val="Lienhypertexte"/>
            <w:noProof/>
          </w:rPr>
          <w:fldChar w:fldCharType="begin"/>
        </w:r>
        <w:r w:rsidRPr="00697D1C">
          <w:rPr>
            <w:rStyle w:val="Lienhypertexte"/>
            <w:noProof/>
          </w:rPr>
          <w:instrText xml:space="preserve"> </w:instrText>
        </w:r>
        <w:r>
          <w:rPr>
            <w:noProof/>
          </w:rPr>
          <w:instrText>HYPERLINK \l "_Toc144199753"</w:instrText>
        </w:r>
        <w:r w:rsidRPr="00697D1C">
          <w:rPr>
            <w:rStyle w:val="Lienhypertexte"/>
            <w:noProof/>
          </w:rPr>
          <w:instrText xml:space="preserve"> </w:instrText>
        </w:r>
        <w:r w:rsidRPr="00697D1C">
          <w:rPr>
            <w:rStyle w:val="Lienhypertexte"/>
            <w:noProof/>
          </w:rPr>
          <w:fldChar w:fldCharType="separate"/>
        </w:r>
        <w:r w:rsidRPr="00697D1C">
          <w:rPr>
            <w:rStyle w:val="Lienhypertexte"/>
            <w:noProof/>
            <w:lang w:val="en-GB"/>
          </w:rPr>
          <w:t>3.</w:t>
        </w:r>
        <w:r>
          <w:rPr>
            <w:rFonts w:asciiTheme="minorHAnsi" w:eastAsiaTheme="minorEastAsia" w:hAnsiTheme="minorHAnsi" w:cstheme="minorBidi"/>
            <w:noProof/>
            <w:szCs w:val="22"/>
            <w:lang w:val="fr-FR"/>
          </w:rPr>
          <w:tab/>
        </w:r>
        <w:r w:rsidRPr="00697D1C">
          <w:rPr>
            <w:rStyle w:val="Lienhypertexte"/>
            <w:noProof/>
            <w:lang w:val="en-GB"/>
          </w:rPr>
          <w:t>Industrial internship report</w:t>
        </w:r>
        <w:r>
          <w:rPr>
            <w:noProof/>
            <w:webHidden/>
          </w:rPr>
          <w:tab/>
        </w:r>
        <w:r>
          <w:rPr>
            <w:noProof/>
            <w:webHidden/>
          </w:rPr>
          <w:fldChar w:fldCharType="begin"/>
        </w:r>
        <w:r>
          <w:rPr>
            <w:noProof/>
            <w:webHidden/>
          </w:rPr>
          <w:instrText xml:space="preserve"> PAGEREF _Toc144199753 \h </w:instrText>
        </w:r>
      </w:ins>
      <w:r>
        <w:rPr>
          <w:noProof/>
          <w:webHidden/>
        </w:rPr>
      </w:r>
      <w:r>
        <w:rPr>
          <w:noProof/>
          <w:webHidden/>
        </w:rPr>
        <w:fldChar w:fldCharType="separate"/>
      </w:r>
      <w:ins w:id="206" w:author="DARMANA-LEVERT Corentin (FRA-DTI)" w:date="2023-08-29T11:07:00Z">
        <w:r>
          <w:rPr>
            <w:noProof/>
            <w:webHidden/>
          </w:rPr>
          <w:t>67</w:t>
        </w:r>
        <w:r>
          <w:rPr>
            <w:noProof/>
            <w:webHidden/>
          </w:rPr>
          <w:fldChar w:fldCharType="end"/>
        </w:r>
        <w:r w:rsidRPr="00697D1C">
          <w:rPr>
            <w:rStyle w:val="Lienhypertexte"/>
            <w:noProof/>
          </w:rPr>
          <w:fldChar w:fldCharType="end"/>
        </w:r>
      </w:ins>
    </w:p>
    <w:p w14:paraId="7C223773" w14:textId="6B21EB74" w:rsidR="00321898" w:rsidRDefault="00321898">
      <w:pPr>
        <w:pStyle w:val="TM2"/>
        <w:rPr>
          <w:ins w:id="207" w:author="DARMANA-LEVERT Corentin (FRA-DTI)" w:date="2023-08-29T11:07:00Z"/>
          <w:rFonts w:asciiTheme="minorHAnsi" w:eastAsiaTheme="minorEastAsia" w:hAnsiTheme="minorHAnsi" w:cstheme="minorBidi"/>
          <w:noProof/>
          <w:szCs w:val="22"/>
          <w:lang w:val="fr-FR"/>
        </w:rPr>
      </w:pPr>
      <w:ins w:id="208" w:author="DARMANA-LEVERT Corentin (FRA-DTI)" w:date="2023-08-29T11:07:00Z">
        <w:r w:rsidRPr="00697D1C">
          <w:rPr>
            <w:rStyle w:val="Lienhypertexte"/>
            <w:noProof/>
          </w:rPr>
          <w:fldChar w:fldCharType="begin"/>
        </w:r>
        <w:r w:rsidRPr="00697D1C">
          <w:rPr>
            <w:rStyle w:val="Lienhypertexte"/>
            <w:noProof/>
          </w:rPr>
          <w:instrText xml:space="preserve"> </w:instrText>
        </w:r>
        <w:r>
          <w:rPr>
            <w:noProof/>
          </w:rPr>
          <w:instrText>HYPERLINK \l "_Toc144199754"</w:instrText>
        </w:r>
        <w:r w:rsidRPr="00697D1C">
          <w:rPr>
            <w:rStyle w:val="Lienhypertexte"/>
            <w:noProof/>
          </w:rPr>
          <w:instrText xml:space="preserve"> </w:instrText>
        </w:r>
        <w:r w:rsidRPr="00697D1C">
          <w:rPr>
            <w:rStyle w:val="Lienhypertexte"/>
            <w:noProof/>
          </w:rPr>
          <w:fldChar w:fldCharType="separate"/>
        </w:r>
        <w:r w:rsidRPr="00697D1C">
          <w:rPr>
            <w:rStyle w:val="Lienhypertexte"/>
            <w:noProof/>
            <w:lang w:val="en-GB"/>
          </w:rPr>
          <w:t>3.1.</w:t>
        </w:r>
        <w:r>
          <w:rPr>
            <w:rFonts w:asciiTheme="minorHAnsi" w:eastAsiaTheme="minorEastAsia" w:hAnsiTheme="minorHAnsi" w:cstheme="minorBidi"/>
            <w:noProof/>
            <w:szCs w:val="22"/>
            <w:lang w:val="fr-FR"/>
          </w:rPr>
          <w:tab/>
        </w:r>
        <w:r w:rsidRPr="00697D1C">
          <w:rPr>
            <w:rStyle w:val="Lienhypertexte"/>
            <w:noProof/>
            <w:lang w:val="en-GB"/>
          </w:rPr>
          <w:t>Context</w:t>
        </w:r>
        <w:r>
          <w:rPr>
            <w:noProof/>
            <w:webHidden/>
          </w:rPr>
          <w:tab/>
        </w:r>
        <w:r>
          <w:rPr>
            <w:noProof/>
            <w:webHidden/>
          </w:rPr>
          <w:fldChar w:fldCharType="begin"/>
        </w:r>
        <w:r>
          <w:rPr>
            <w:noProof/>
            <w:webHidden/>
          </w:rPr>
          <w:instrText xml:space="preserve"> PAGEREF _Toc144199754 \h </w:instrText>
        </w:r>
      </w:ins>
      <w:r>
        <w:rPr>
          <w:noProof/>
          <w:webHidden/>
        </w:rPr>
      </w:r>
      <w:r>
        <w:rPr>
          <w:noProof/>
          <w:webHidden/>
        </w:rPr>
        <w:fldChar w:fldCharType="separate"/>
      </w:r>
      <w:ins w:id="209" w:author="DARMANA-LEVERT Corentin (FRA-DTI)" w:date="2023-08-29T11:07:00Z">
        <w:r>
          <w:rPr>
            <w:noProof/>
            <w:webHidden/>
          </w:rPr>
          <w:t>67</w:t>
        </w:r>
        <w:r>
          <w:rPr>
            <w:noProof/>
            <w:webHidden/>
          </w:rPr>
          <w:fldChar w:fldCharType="end"/>
        </w:r>
        <w:r w:rsidRPr="00697D1C">
          <w:rPr>
            <w:rStyle w:val="Lienhypertexte"/>
            <w:noProof/>
          </w:rPr>
          <w:fldChar w:fldCharType="end"/>
        </w:r>
      </w:ins>
    </w:p>
    <w:p w14:paraId="47B62C31" w14:textId="2D005922" w:rsidR="00321898" w:rsidRDefault="00321898">
      <w:pPr>
        <w:pStyle w:val="TM2"/>
        <w:rPr>
          <w:ins w:id="210" w:author="DARMANA-LEVERT Corentin (FRA-DTI)" w:date="2023-08-29T11:07:00Z"/>
          <w:rFonts w:asciiTheme="minorHAnsi" w:eastAsiaTheme="minorEastAsia" w:hAnsiTheme="minorHAnsi" w:cstheme="minorBidi"/>
          <w:noProof/>
          <w:szCs w:val="22"/>
          <w:lang w:val="fr-FR"/>
        </w:rPr>
      </w:pPr>
      <w:ins w:id="211" w:author="DARMANA-LEVERT Corentin (FRA-DTI)" w:date="2023-08-29T11:07:00Z">
        <w:r w:rsidRPr="00697D1C">
          <w:rPr>
            <w:rStyle w:val="Lienhypertexte"/>
            <w:noProof/>
          </w:rPr>
          <w:fldChar w:fldCharType="begin"/>
        </w:r>
        <w:r w:rsidRPr="00697D1C">
          <w:rPr>
            <w:rStyle w:val="Lienhypertexte"/>
            <w:noProof/>
          </w:rPr>
          <w:instrText xml:space="preserve"> </w:instrText>
        </w:r>
        <w:r>
          <w:rPr>
            <w:noProof/>
          </w:rPr>
          <w:instrText>HYPERLINK \l "_Toc144199755"</w:instrText>
        </w:r>
        <w:r w:rsidRPr="00697D1C">
          <w:rPr>
            <w:rStyle w:val="Lienhypertexte"/>
            <w:noProof/>
          </w:rPr>
          <w:instrText xml:space="preserve"> </w:instrText>
        </w:r>
        <w:r w:rsidRPr="00697D1C">
          <w:rPr>
            <w:rStyle w:val="Lienhypertexte"/>
            <w:noProof/>
          </w:rPr>
          <w:fldChar w:fldCharType="separate"/>
        </w:r>
        <w:r w:rsidRPr="00697D1C">
          <w:rPr>
            <w:rStyle w:val="Lienhypertexte"/>
            <w:noProof/>
            <w:lang w:val="en-GB"/>
          </w:rPr>
          <w:t>3.2.</w:t>
        </w:r>
        <w:r>
          <w:rPr>
            <w:rFonts w:asciiTheme="minorHAnsi" w:eastAsiaTheme="minorEastAsia" w:hAnsiTheme="minorHAnsi" w:cstheme="minorBidi"/>
            <w:noProof/>
            <w:szCs w:val="22"/>
            <w:lang w:val="fr-FR"/>
          </w:rPr>
          <w:tab/>
        </w:r>
        <w:r w:rsidRPr="00697D1C">
          <w:rPr>
            <w:rStyle w:val="Lienhypertexte"/>
            <w:noProof/>
            <w:lang w:val="en-GB"/>
          </w:rPr>
          <w:t>State of the art</w:t>
        </w:r>
        <w:r>
          <w:rPr>
            <w:noProof/>
            <w:webHidden/>
          </w:rPr>
          <w:tab/>
        </w:r>
        <w:r>
          <w:rPr>
            <w:noProof/>
            <w:webHidden/>
          </w:rPr>
          <w:fldChar w:fldCharType="begin"/>
        </w:r>
        <w:r>
          <w:rPr>
            <w:noProof/>
            <w:webHidden/>
          </w:rPr>
          <w:instrText xml:space="preserve"> PAGEREF _Toc144199755 \h </w:instrText>
        </w:r>
      </w:ins>
      <w:r>
        <w:rPr>
          <w:noProof/>
          <w:webHidden/>
        </w:rPr>
      </w:r>
      <w:r>
        <w:rPr>
          <w:noProof/>
          <w:webHidden/>
        </w:rPr>
        <w:fldChar w:fldCharType="separate"/>
      </w:r>
      <w:ins w:id="212" w:author="DARMANA-LEVERT Corentin (FRA-DTI)" w:date="2023-08-29T11:07:00Z">
        <w:r>
          <w:rPr>
            <w:noProof/>
            <w:webHidden/>
          </w:rPr>
          <w:t>67</w:t>
        </w:r>
        <w:r>
          <w:rPr>
            <w:noProof/>
            <w:webHidden/>
          </w:rPr>
          <w:fldChar w:fldCharType="end"/>
        </w:r>
        <w:r w:rsidRPr="00697D1C">
          <w:rPr>
            <w:rStyle w:val="Lienhypertexte"/>
            <w:noProof/>
          </w:rPr>
          <w:fldChar w:fldCharType="end"/>
        </w:r>
      </w:ins>
    </w:p>
    <w:p w14:paraId="32CA1F8E" w14:textId="7E77DE33" w:rsidR="00321898" w:rsidRDefault="00321898">
      <w:pPr>
        <w:pStyle w:val="TM2"/>
        <w:rPr>
          <w:ins w:id="213" w:author="DARMANA-LEVERT Corentin (FRA-DTI)" w:date="2023-08-29T11:07:00Z"/>
          <w:rFonts w:asciiTheme="minorHAnsi" w:eastAsiaTheme="minorEastAsia" w:hAnsiTheme="minorHAnsi" w:cstheme="minorBidi"/>
          <w:noProof/>
          <w:szCs w:val="22"/>
          <w:lang w:val="fr-FR"/>
        </w:rPr>
      </w:pPr>
      <w:ins w:id="214" w:author="DARMANA-LEVERT Corentin (FRA-DTI)" w:date="2023-08-29T11:07:00Z">
        <w:r w:rsidRPr="00697D1C">
          <w:rPr>
            <w:rStyle w:val="Lienhypertexte"/>
            <w:noProof/>
          </w:rPr>
          <w:fldChar w:fldCharType="begin"/>
        </w:r>
        <w:r w:rsidRPr="00697D1C">
          <w:rPr>
            <w:rStyle w:val="Lienhypertexte"/>
            <w:noProof/>
          </w:rPr>
          <w:instrText xml:space="preserve"> </w:instrText>
        </w:r>
        <w:r>
          <w:rPr>
            <w:noProof/>
          </w:rPr>
          <w:instrText>HYPERLINK \l "_Toc144199756"</w:instrText>
        </w:r>
        <w:r w:rsidRPr="00697D1C">
          <w:rPr>
            <w:rStyle w:val="Lienhypertexte"/>
            <w:noProof/>
          </w:rPr>
          <w:instrText xml:space="preserve"> </w:instrText>
        </w:r>
        <w:r w:rsidRPr="00697D1C">
          <w:rPr>
            <w:rStyle w:val="Lienhypertexte"/>
            <w:noProof/>
          </w:rPr>
          <w:fldChar w:fldCharType="separate"/>
        </w:r>
        <w:r w:rsidRPr="00697D1C">
          <w:rPr>
            <w:rStyle w:val="Lienhypertexte"/>
            <w:noProof/>
            <w:lang w:val="en-GB"/>
          </w:rPr>
          <w:t>3.3.</w:t>
        </w:r>
        <w:r>
          <w:rPr>
            <w:rFonts w:asciiTheme="minorHAnsi" w:eastAsiaTheme="minorEastAsia" w:hAnsiTheme="minorHAnsi" w:cstheme="minorBidi"/>
            <w:noProof/>
            <w:szCs w:val="22"/>
            <w:lang w:val="fr-FR"/>
          </w:rPr>
          <w:tab/>
        </w:r>
        <w:r w:rsidRPr="00697D1C">
          <w:rPr>
            <w:rStyle w:val="Lienhypertexte"/>
            <w:noProof/>
            <w:lang w:val="en-GB"/>
          </w:rPr>
          <w:t>Objectives of the internship</w:t>
        </w:r>
        <w:r>
          <w:rPr>
            <w:noProof/>
            <w:webHidden/>
          </w:rPr>
          <w:tab/>
        </w:r>
        <w:r>
          <w:rPr>
            <w:noProof/>
            <w:webHidden/>
          </w:rPr>
          <w:fldChar w:fldCharType="begin"/>
        </w:r>
        <w:r>
          <w:rPr>
            <w:noProof/>
            <w:webHidden/>
          </w:rPr>
          <w:instrText xml:space="preserve"> PAGEREF _Toc144199756 \h </w:instrText>
        </w:r>
      </w:ins>
      <w:r>
        <w:rPr>
          <w:noProof/>
          <w:webHidden/>
        </w:rPr>
      </w:r>
      <w:r>
        <w:rPr>
          <w:noProof/>
          <w:webHidden/>
        </w:rPr>
        <w:fldChar w:fldCharType="separate"/>
      </w:r>
      <w:ins w:id="215" w:author="DARMANA-LEVERT Corentin (FRA-DTI)" w:date="2023-08-29T11:07:00Z">
        <w:r>
          <w:rPr>
            <w:noProof/>
            <w:webHidden/>
          </w:rPr>
          <w:t>69</w:t>
        </w:r>
        <w:r>
          <w:rPr>
            <w:noProof/>
            <w:webHidden/>
          </w:rPr>
          <w:fldChar w:fldCharType="end"/>
        </w:r>
        <w:r w:rsidRPr="00697D1C">
          <w:rPr>
            <w:rStyle w:val="Lienhypertexte"/>
            <w:noProof/>
          </w:rPr>
          <w:fldChar w:fldCharType="end"/>
        </w:r>
      </w:ins>
    </w:p>
    <w:p w14:paraId="0F295691" w14:textId="16215FB4" w:rsidR="00321898" w:rsidRDefault="00321898">
      <w:pPr>
        <w:pStyle w:val="TM2"/>
        <w:rPr>
          <w:ins w:id="216" w:author="DARMANA-LEVERT Corentin (FRA-DTI)" w:date="2023-08-29T11:07:00Z"/>
          <w:rFonts w:asciiTheme="minorHAnsi" w:eastAsiaTheme="minorEastAsia" w:hAnsiTheme="minorHAnsi" w:cstheme="minorBidi"/>
          <w:noProof/>
          <w:szCs w:val="22"/>
          <w:lang w:val="fr-FR"/>
        </w:rPr>
      </w:pPr>
      <w:ins w:id="217" w:author="DARMANA-LEVERT Corentin (FRA-DTI)" w:date="2023-08-29T11:07:00Z">
        <w:r w:rsidRPr="00697D1C">
          <w:rPr>
            <w:rStyle w:val="Lienhypertexte"/>
            <w:noProof/>
          </w:rPr>
          <w:fldChar w:fldCharType="begin"/>
        </w:r>
        <w:r w:rsidRPr="00697D1C">
          <w:rPr>
            <w:rStyle w:val="Lienhypertexte"/>
            <w:noProof/>
          </w:rPr>
          <w:instrText xml:space="preserve"> </w:instrText>
        </w:r>
        <w:r>
          <w:rPr>
            <w:noProof/>
          </w:rPr>
          <w:instrText>HYPERLINK \l "_Toc144199757"</w:instrText>
        </w:r>
        <w:r w:rsidRPr="00697D1C">
          <w:rPr>
            <w:rStyle w:val="Lienhypertexte"/>
            <w:noProof/>
          </w:rPr>
          <w:instrText xml:space="preserve"> </w:instrText>
        </w:r>
        <w:r w:rsidRPr="00697D1C">
          <w:rPr>
            <w:rStyle w:val="Lienhypertexte"/>
            <w:noProof/>
          </w:rPr>
          <w:fldChar w:fldCharType="separate"/>
        </w:r>
        <w:r w:rsidRPr="00697D1C">
          <w:rPr>
            <w:rStyle w:val="Lienhypertexte"/>
            <w:noProof/>
            <w:lang w:val="en-GB"/>
          </w:rPr>
          <w:t>3.4.</w:t>
        </w:r>
        <w:r>
          <w:rPr>
            <w:rFonts w:asciiTheme="minorHAnsi" w:eastAsiaTheme="minorEastAsia" w:hAnsiTheme="minorHAnsi" w:cstheme="minorBidi"/>
            <w:noProof/>
            <w:szCs w:val="22"/>
            <w:lang w:val="fr-FR"/>
          </w:rPr>
          <w:tab/>
        </w:r>
        <w:r w:rsidRPr="00697D1C">
          <w:rPr>
            <w:rStyle w:val="Lienhypertexte"/>
            <w:noProof/>
            <w:lang w:val="en-GB"/>
          </w:rPr>
          <w:t>Synthesis and characterisation</w:t>
        </w:r>
        <w:r>
          <w:rPr>
            <w:noProof/>
            <w:webHidden/>
          </w:rPr>
          <w:tab/>
        </w:r>
        <w:r>
          <w:rPr>
            <w:noProof/>
            <w:webHidden/>
          </w:rPr>
          <w:fldChar w:fldCharType="begin"/>
        </w:r>
        <w:r>
          <w:rPr>
            <w:noProof/>
            <w:webHidden/>
          </w:rPr>
          <w:instrText xml:space="preserve"> PAGEREF _Toc144199757 \h </w:instrText>
        </w:r>
      </w:ins>
      <w:r>
        <w:rPr>
          <w:noProof/>
          <w:webHidden/>
        </w:rPr>
      </w:r>
      <w:r>
        <w:rPr>
          <w:noProof/>
          <w:webHidden/>
        </w:rPr>
        <w:fldChar w:fldCharType="separate"/>
      </w:r>
      <w:ins w:id="218" w:author="DARMANA-LEVERT Corentin (FRA-DTI)" w:date="2023-08-29T11:07:00Z">
        <w:r>
          <w:rPr>
            <w:noProof/>
            <w:webHidden/>
          </w:rPr>
          <w:t>70</w:t>
        </w:r>
        <w:r>
          <w:rPr>
            <w:noProof/>
            <w:webHidden/>
          </w:rPr>
          <w:fldChar w:fldCharType="end"/>
        </w:r>
        <w:r w:rsidRPr="00697D1C">
          <w:rPr>
            <w:rStyle w:val="Lienhypertexte"/>
            <w:noProof/>
          </w:rPr>
          <w:fldChar w:fldCharType="end"/>
        </w:r>
      </w:ins>
    </w:p>
    <w:p w14:paraId="3FEAB332" w14:textId="44120A70" w:rsidR="00321898" w:rsidRDefault="00321898">
      <w:pPr>
        <w:pStyle w:val="TM3"/>
        <w:rPr>
          <w:ins w:id="219" w:author="DARMANA-LEVERT Corentin (FRA-DTI)" w:date="2023-08-29T11:07:00Z"/>
          <w:rFonts w:asciiTheme="minorHAnsi" w:eastAsiaTheme="minorEastAsia" w:hAnsiTheme="minorHAnsi" w:cstheme="minorBidi"/>
          <w:noProof/>
          <w:szCs w:val="22"/>
          <w:lang w:val="fr-FR"/>
        </w:rPr>
      </w:pPr>
      <w:ins w:id="220" w:author="DARMANA-LEVERT Corentin (FRA-DTI)" w:date="2023-08-29T11:07:00Z">
        <w:r w:rsidRPr="00697D1C">
          <w:rPr>
            <w:rStyle w:val="Lienhypertexte"/>
            <w:noProof/>
          </w:rPr>
          <w:fldChar w:fldCharType="begin"/>
        </w:r>
        <w:r w:rsidRPr="00697D1C">
          <w:rPr>
            <w:rStyle w:val="Lienhypertexte"/>
            <w:noProof/>
          </w:rPr>
          <w:instrText xml:space="preserve"> </w:instrText>
        </w:r>
        <w:r>
          <w:rPr>
            <w:noProof/>
          </w:rPr>
          <w:instrText>HYPERLINK \l "_Toc144199758"</w:instrText>
        </w:r>
        <w:r w:rsidRPr="00697D1C">
          <w:rPr>
            <w:rStyle w:val="Lienhypertexte"/>
            <w:noProof/>
          </w:rPr>
          <w:instrText xml:space="preserve"> </w:instrText>
        </w:r>
        <w:r w:rsidRPr="00697D1C">
          <w:rPr>
            <w:rStyle w:val="Lienhypertexte"/>
            <w:noProof/>
          </w:rPr>
          <w:fldChar w:fldCharType="separate"/>
        </w:r>
        <w:r w:rsidRPr="00697D1C">
          <w:rPr>
            <w:rStyle w:val="Lienhypertexte"/>
            <w:noProof/>
            <w:lang w:val="en-GB"/>
          </w:rPr>
          <w:t>3.4.1.</w:t>
        </w:r>
        <w:r>
          <w:rPr>
            <w:rFonts w:asciiTheme="minorHAnsi" w:eastAsiaTheme="minorEastAsia" w:hAnsiTheme="minorHAnsi" w:cstheme="minorBidi"/>
            <w:noProof/>
            <w:szCs w:val="22"/>
            <w:lang w:val="fr-FR"/>
          </w:rPr>
          <w:tab/>
        </w:r>
        <w:r w:rsidRPr="00697D1C">
          <w:rPr>
            <w:rStyle w:val="Lienhypertexte"/>
            <w:noProof/>
            <w:lang w:val="en-GB"/>
          </w:rPr>
          <w:t>G0 TPE derivative coupling with dextran</w:t>
        </w:r>
        <w:r>
          <w:rPr>
            <w:noProof/>
            <w:webHidden/>
          </w:rPr>
          <w:tab/>
        </w:r>
        <w:r>
          <w:rPr>
            <w:noProof/>
            <w:webHidden/>
          </w:rPr>
          <w:fldChar w:fldCharType="begin"/>
        </w:r>
        <w:r>
          <w:rPr>
            <w:noProof/>
            <w:webHidden/>
          </w:rPr>
          <w:instrText xml:space="preserve"> PAGEREF _Toc144199758 \h </w:instrText>
        </w:r>
      </w:ins>
      <w:r>
        <w:rPr>
          <w:noProof/>
          <w:webHidden/>
        </w:rPr>
      </w:r>
      <w:r>
        <w:rPr>
          <w:noProof/>
          <w:webHidden/>
        </w:rPr>
        <w:fldChar w:fldCharType="separate"/>
      </w:r>
      <w:ins w:id="221" w:author="DARMANA-LEVERT Corentin (FRA-DTI)" w:date="2023-08-29T11:07:00Z">
        <w:r>
          <w:rPr>
            <w:noProof/>
            <w:webHidden/>
          </w:rPr>
          <w:t>71</w:t>
        </w:r>
        <w:r>
          <w:rPr>
            <w:noProof/>
            <w:webHidden/>
          </w:rPr>
          <w:fldChar w:fldCharType="end"/>
        </w:r>
        <w:r w:rsidRPr="00697D1C">
          <w:rPr>
            <w:rStyle w:val="Lienhypertexte"/>
            <w:noProof/>
          </w:rPr>
          <w:fldChar w:fldCharType="end"/>
        </w:r>
      </w:ins>
    </w:p>
    <w:p w14:paraId="29E959AF" w14:textId="0F8A8857" w:rsidR="00321898" w:rsidRDefault="00321898">
      <w:pPr>
        <w:pStyle w:val="TM3"/>
        <w:rPr>
          <w:ins w:id="222" w:author="DARMANA-LEVERT Corentin (FRA-DTI)" w:date="2023-08-29T11:07:00Z"/>
          <w:rFonts w:asciiTheme="minorHAnsi" w:eastAsiaTheme="minorEastAsia" w:hAnsiTheme="minorHAnsi" w:cstheme="minorBidi"/>
          <w:noProof/>
          <w:szCs w:val="22"/>
          <w:lang w:val="fr-FR"/>
        </w:rPr>
      </w:pPr>
      <w:ins w:id="223" w:author="DARMANA-LEVERT Corentin (FRA-DTI)" w:date="2023-08-29T11:07:00Z">
        <w:r w:rsidRPr="00697D1C">
          <w:rPr>
            <w:rStyle w:val="Lienhypertexte"/>
            <w:noProof/>
          </w:rPr>
          <w:fldChar w:fldCharType="begin"/>
        </w:r>
        <w:r w:rsidRPr="00697D1C">
          <w:rPr>
            <w:rStyle w:val="Lienhypertexte"/>
            <w:noProof/>
          </w:rPr>
          <w:instrText xml:space="preserve"> </w:instrText>
        </w:r>
        <w:r>
          <w:rPr>
            <w:noProof/>
          </w:rPr>
          <w:instrText>HYPERLINK \l "_Toc144199759"</w:instrText>
        </w:r>
        <w:r w:rsidRPr="00697D1C">
          <w:rPr>
            <w:rStyle w:val="Lienhypertexte"/>
            <w:noProof/>
          </w:rPr>
          <w:instrText xml:space="preserve"> </w:instrText>
        </w:r>
        <w:r w:rsidRPr="00697D1C">
          <w:rPr>
            <w:rStyle w:val="Lienhypertexte"/>
            <w:noProof/>
          </w:rPr>
          <w:fldChar w:fldCharType="separate"/>
        </w:r>
        <w:r w:rsidRPr="00697D1C">
          <w:rPr>
            <w:rStyle w:val="Lienhypertexte"/>
            <w:noProof/>
            <w:lang w:val="en-GB"/>
          </w:rPr>
          <w:t>3.4.2.</w:t>
        </w:r>
        <w:r>
          <w:rPr>
            <w:rFonts w:asciiTheme="minorHAnsi" w:eastAsiaTheme="minorEastAsia" w:hAnsiTheme="minorHAnsi" w:cstheme="minorBidi"/>
            <w:noProof/>
            <w:szCs w:val="22"/>
            <w:lang w:val="fr-FR"/>
          </w:rPr>
          <w:tab/>
        </w:r>
        <w:r w:rsidRPr="00697D1C">
          <w:rPr>
            <w:rStyle w:val="Lienhypertexte"/>
            <w:noProof/>
            <w:lang w:val="en-GB"/>
          </w:rPr>
          <w:t>TPE dendron (G1) coupling with dextrans</w:t>
        </w:r>
        <w:r>
          <w:rPr>
            <w:noProof/>
            <w:webHidden/>
          </w:rPr>
          <w:tab/>
        </w:r>
        <w:r>
          <w:rPr>
            <w:noProof/>
            <w:webHidden/>
          </w:rPr>
          <w:fldChar w:fldCharType="begin"/>
        </w:r>
        <w:r>
          <w:rPr>
            <w:noProof/>
            <w:webHidden/>
          </w:rPr>
          <w:instrText xml:space="preserve"> PAGEREF _Toc144199759 \h </w:instrText>
        </w:r>
      </w:ins>
      <w:r>
        <w:rPr>
          <w:noProof/>
          <w:webHidden/>
        </w:rPr>
      </w:r>
      <w:r>
        <w:rPr>
          <w:noProof/>
          <w:webHidden/>
        </w:rPr>
        <w:fldChar w:fldCharType="separate"/>
      </w:r>
      <w:ins w:id="224" w:author="DARMANA-LEVERT Corentin (FRA-DTI)" w:date="2023-08-29T11:07:00Z">
        <w:r>
          <w:rPr>
            <w:noProof/>
            <w:webHidden/>
          </w:rPr>
          <w:t>77</w:t>
        </w:r>
        <w:r>
          <w:rPr>
            <w:noProof/>
            <w:webHidden/>
          </w:rPr>
          <w:fldChar w:fldCharType="end"/>
        </w:r>
        <w:r w:rsidRPr="00697D1C">
          <w:rPr>
            <w:rStyle w:val="Lienhypertexte"/>
            <w:noProof/>
          </w:rPr>
          <w:fldChar w:fldCharType="end"/>
        </w:r>
      </w:ins>
    </w:p>
    <w:p w14:paraId="78226437" w14:textId="471E2181" w:rsidR="00321898" w:rsidRDefault="00321898">
      <w:pPr>
        <w:pStyle w:val="TM2"/>
        <w:rPr>
          <w:ins w:id="225" w:author="DARMANA-LEVERT Corentin (FRA-DTI)" w:date="2023-08-29T11:07:00Z"/>
          <w:rFonts w:asciiTheme="minorHAnsi" w:eastAsiaTheme="minorEastAsia" w:hAnsiTheme="minorHAnsi" w:cstheme="minorBidi"/>
          <w:noProof/>
          <w:szCs w:val="22"/>
          <w:lang w:val="fr-FR"/>
        </w:rPr>
      </w:pPr>
      <w:ins w:id="226" w:author="DARMANA-LEVERT Corentin (FRA-DTI)" w:date="2023-08-29T11:07:00Z">
        <w:r w:rsidRPr="00697D1C">
          <w:rPr>
            <w:rStyle w:val="Lienhypertexte"/>
            <w:noProof/>
          </w:rPr>
          <w:fldChar w:fldCharType="begin"/>
        </w:r>
        <w:r w:rsidRPr="00697D1C">
          <w:rPr>
            <w:rStyle w:val="Lienhypertexte"/>
            <w:noProof/>
          </w:rPr>
          <w:instrText xml:space="preserve"> </w:instrText>
        </w:r>
        <w:r>
          <w:rPr>
            <w:noProof/>
          </w:rPr>
          <w:instrText>HYPERLINK \l "_Toc144199760"</w:instrText>
        </w:r>
        <w:r w:rsidRPr="00697D1C">
          <w:rPr>
            <w:rStyle w:val="Lienhypertexte"/>
            <w:noProof/>
          </w:rPr>
          <w:instrText xml:space="preserve"> </w:instrText>
        </w:r>
        <w:r w:rsidRPr="00697D1C">
          <w:rPr>
            <w:rStyle w:val="Lienhypertexte"/>
            <w:noProof/>
          </w:rPr>
          <w:fldChar w:fldCharType="separate"/>
        </w:r>
        <w:r w:rsidRPr="00697D1C">
          <w:rPr>
            <w:rStyle w:val="Lienhypertexte"/>
            <w:noProof/>
            <w:lang w:val="en-GB"/>
          </w:rPr>
          <w:t>3.5.</w:t>
        </w:r>
        <w:r>
          <w:rPr>
            <w:rFonts w:asciiTheme="minorHAnsi" w:eastAsiaTheme="minorEastAsia" w:hAnsiTheme="minorHAnsi" w:cstheme="minorBidi"/>
            <w:noProof/>
            <w:szCs w:val="22"/>
            <w:lang w:val="fr-FR"/>
          </w:rPr>
          <w:tab/>
        </w:r>
        <w:r w:rsidRPr="00697D1C">
          <w:rPr>
            <w:rStyle w:val="Lienhypertexte"/>
            <w:noProof/>
            <w:lang w:val="en-GB"/>
          </w:rPr>
          <w:t>Conclusion &amp; perspectives</w:t>
        </w:r>
        <w:r>
          <w:rPr>
            <w:noProof/>
            <w:webHidden/>
          </w:rPr>
          <w:tab/>
        </w:r>
        <w:r>
          <w:rPr>
            <w:noProof/>
            <w:webHidden/>
          </w:rPr>
          <w:fldChar w:fldCharType="begin"/>
        </w:r>
        <w:r>
          <w:rPr>
            <w:noProof/>
            <w:webHidden/>
          </w:rPr>
          <w:instrText xml:space="preserve"> PAGEREF _Toc144199760 \h </w:instrText>
        </w:r>
      </w:ins>
      <w:r>
        <w:rPr>
          <w:noProof/>
          <w:webHidden/>
        </w:rPr>
      </w:r>
      <w:r>
        <w:rPr>
          <w:noProof/>
          <w:webHidden/>
        </w:rPr>
        <w:fldChar w:fldCharType="separate"/>
      </w:r>
      <w:ins w:id="227" w:author="DARMANA-LEVERT Corentin (FRA-DTI)" w:date="2023-08-29T11:07:00Z">
        <w:r>
          <w:rPr>
            <w:noProof/>
            <w:webHidden/>
          </w:rPr>
          <w:t>81</w:t>
        </w:r>
        <w:r>
          <w:rPr>
            <w:noProof/>
            <w:webHidden/>
          </w:rPr>
          <w:fldChar w:fldCharType="end"/>
        </w:r>
        <w:r w:rsidRPr="00697D1C">
          <w:rPr>
            <w:rStyle w:val="Lienhypertexte"/>
            <w:noProof/>
          </w:rPr>
          <w:fldChar w:fldCharType="end"/>
        </w:r>
      </w:ins>
    </w:p>
    <w:p w14:paraId="35278D51" w14:textId="5A6B836C" w:rsidR="00AF685A" w:rsidDel="00D97C1E" w:rsidRDefault="00AF685A">
      <w:pPr>
        <w:pStyle w:val="TM1"/>
        <w:rPr>
          <w:del w:id="228" w:author="DARMANA-LEVERT Corentin (FRA-DTI)" w:date="2023-08-10T14:37:00Z"/>
          <w:rFonts w:asciiTheme="minorHAnsi" w:eastAsiaTheme="minorEastAsia" w:hAnsiTheme="minorHAnsi" w:cstheme="minorBidi"/>
          <w:noProof/>
          <w:szCs w:val="22"/>
          <w:lang w:val="fr-FR"/>
        </w:rPr>
      </w:pPr>
      <w:del w:id="229" w:author="DARMANA-LEVERT Corentin (FRA-DTI)" w:date="2023-08-10T14:37:00Z">
        <w:r w:rsidRPr="00D97C1E" w:rsidDel="00D97C1E">
          <w:rPr>
            <w:rPrChange w:id="230" w:author="DARMANA-LEVERT Corentin (FRA-DTI)" w:date="2023-08-10T14:37:00Z">
              <w:rPr>
                <w:rStyle w:val="Lienhypertexte"/>
                <w:noProof/>
              </w:rPr>
            </w:rPrChange>
          </w:rPr>
          <w:delText>1.</w:delText>
        </w:r>
        <w:r w:rsidDel="00D97C1E">
          <w:rPr>
            <w:rFonts w:asciiTheme="minorHAnsi" w:eastAsiaTheme="minorEastAsia" w:hAnsiTheme="minorHAnsi" w:cstheme="minorBidi"/>
            <w:noProof/>
            <w:szCs w:val="22"/>
            <w:lang w:val="fr-FR"/>
          </w:rPr>
          <w:tab/>
        </w:r>
        <w:r w:rsidRPr="00D97C1E" w:rsidDel="00D97C1E">
          <w:rPr>
            <w:rPrChange w:id="231" w:author="DARMANA-LEVERT Corentin (FRA-DTI)" w:date="2023-08-10T14:37:00Z">
              <w:rPr>
                <w:rStyle w:val="Lienhypertexte"/>
                <w:noProof/>
                <w:lang w:val="fr-FR"/>
              </w:rPr>
            </w:rPrChange>
          </w:rPr>
          <w:delText>Bibliography</w:delText>
        </w:r>
        <w:r w:rsidDel="00D97C1E">
          <w:rPr>
            <w:noProof/>
            <w:webHidden/>
          </w:rPr>
          <w:tab/>
          <w:delText>4</w:delText>
        </w:r>
      </w:del>
    </w:p>
    <w:p w14:paraId="49652867" w14:textId="760B51F0" w:rsidR="00AF685A" w:rsidDel="00D97C1E" w:rsidRDefault="00AF685A">
      <w:pPr>
        <w:pStyle w:val="TM1"/>
        <w:rPr>
          <w:del w:id="232" w:author="DARMANA-LEVERT Corentin (FRA-DTI)" w:date="2023-08-10T14:37:00Z"/>
          <w:rFonts w:asciiTheme="minorHAnsi" w:eastAsiaTheme="minorEastAsia" w:hAnsiTheme="minorHAnsi" w:cstheme="minorBidi"/>
          <w:noProof/>
          <w:szCs w:val="22"/>
          <w:lang w:val="fr-FR"/>
        </w:rPr>
      </w:pPr>
      <w:del w:id="233" w:author="DARMANA-LEVERT Corentin (FRA-DTI)" w:date="2023-08-10T14:37:00Z">
        <w:r w:rsidRPr="00D97C1E" w:rsidDel="00D97C1E">
          <w:rPr>
            <w:rPrChange w:id="234" w:author="DARMANA-LEVERT Corentin (FRA-DTI)" w:date="2023-08-10T14:37:00Z">
              <w:rPr>
                <w:rStyle w:val="Lienhypertexte"/>
                <w:noProof/>
                <w:lang w:val="en-GB"/>
              </w:rPr>
            </w:rPrChange>
          </w:rPr>
          <w:delText>2.</w:delText>
        </w:r>
        <w:r w:rsidDel="00D97C1E">
          <w:rPr>
            <w:rFonts w:asciiTheme="minorHAnsi" w:eastAsiaTheme="minorEastAsia" w:hAnsiTheme="minorHAnsi" w:cstheme="minorBidi"/>
            <w:noProof/>
            <w:szCs w:val="22"/>
            <w:lang w:val="fr-FR"/>
          </w:rPr>
          <w:tab/>
        </w:r>
        <w:r w:rsidRPr="00D97C1E" w:rsidDel="00D97C1E">
          <w:rPr>
            <w:rPrChange w:id="235" w:author="DARMANA-LEVERT Corentin (FRA-DTI)" w:date="2023-08-10T14:37:00Z">
              <w:rPr>
                <w:rStyle w:val="Lienhypertexte"/>
                <w:noProof/>
                <w:lang w:val="en-GB"/>
              </w:rPr>
            </w:rPrChange>
          </w:rPr>
          <w:delText>Apprenticeship report</w:delText>
        </w:r>
        <w:r w:rsidDel="00D97C1E">
          <w:rPr>
            <w:noProof/>
            <w:webHidden/>
          </w:rPr>
          <w:tab/>
          <w:delText>6</w:delText>
        </w:r>
      </w:del>
    </w:p>
    <w:p w14:paraId="48CBD84D" w14:textId="0BA8F9A8" w:rsidR="00AF685A" w:rsidDel="00D97C1E" w:rsidRDefault="00AF685A">
      <w:pPr>
        <w:pStyle w:val="TM2"/>
        <w:rPr>
          <w:del w:id="236" w:author="DARMANA-LEVERT Corentin (FRA-DTI)" w:date="2023-08-10T14:37:00Z"/>
          <w:rFonts w:asciiTheme="minorHAnsi" w:eastAsiaTheme="minorEastAsia" w:hAnsiTheme="minorHAnsi" w:cstheme="minorBidi"/>
          <w:noProof/>
          <w:szCs w:val="22"/>
          <w:lang w:val="fr-FR"/>
        </w:rPr>
      </w:pPr>
      <w:del w:id="237" w:author="DARMANA-LEVERT Corentin (FRA-DTI)" w:date="2023-08-10T14:37:00Z">
        <w:r w:rsidRPr="00D97C1E" w:rsidDel="00D97C1E">
          <w:rPr>
            <w:rPrChange w:id="238" w:author="DARMANA-LEVERT Corentin (FRA-DTI)" w:date="2023-08-10T14:37:00Z">
              <w:rPr>
                <w:rStyle w:val="Lienhypertexte"/>
                <w:noProof/>
                <w:lang w:val="en-GB"/>
              </w:rPr>
            </w:rPrChange>
          </w:rPr>
          <w:delText>2.1.</w:delText>
        </w:r>
        <w:r w:rsidDel="00D97C1E">
          <w:rPr>
            <w:rFonts w:asciiTheme="minorHAnsi" w:eastAsiaTheme="minorEastAsia" w:hAnsiTheme="minorHAnsi" w:cstheme="minorBidi"/>
            <w:noProof/>
            <w:szCs w:val="22"/>
            <w:lang w:val="fr-FR"/>
          </w:rPr>
          <w:tab/>
        </w:r>
        <w:r w:rsidRPr="00D97C1E" w:rsidDel="00D97C1E">
          <w:rPr>
            <w:rPrChange w:id="239" w:author="DARMANA-LEVERT Corentin (FRA-DTI)" w:date="2023-08-10T14:37:00Z">
              <w:rPr>
                <w:rStyle w:val="Lienhypertexte"/>
                <w:noProof/>
                <w:lang w:val="en-GB"/>
              </w:rPr>
            </w:rPrChange>
          </w:rPr>
          <w:delText>Context and company</w:delText>
        </w:r>
        <w:r w:rsidDel="00D97C1E">
          <w:rPr>
            <w:noProof/>
            <w:webHidden/>
          </w:rPr>
          <w:tab/>
          <w:delText>6</w:delText>
        </w:r>
      </w:del>
    </w:p>
    <w:p w14:paraId="4F35D67E" w14:textId="0434F312" w:rsidR="00AF685A" w:rsidDel="00D97C1E" w:rsidRDefault="00AF685A">
      <w:pPr>
        <w:pStyle w:val="TM3"/>
        <w:rPr>
          <w:del w:id="240" w:author="DARMANA-LEVERT Corentin (FRA-DTI)" w:date="2023-08-10T14:37:00Z"/>
          <w:rFonts w:asciiTheme="minorHAnsi" w:eastAsiaTheme="minorEastAsia" w:hAnsiTheme="minorHAnsi" w:cstheme="minorBidi"/>
          <w:noProof/>
          <w:szCs w:val="22"/>
          <w:lang w:val="fr-FR"/>
        </w:rPr>
      </w:pPr>
      <w:del w:id="241" w:author="DARMANA-LEVERT Corentin (FRA-DTI)" w:date="2023-08-10T14:37:00Z">
        <w:r w:rsidRPr="00D97C1E" w:rsidDel="00D97C1E">
          <w:rPr>
            <w:rPrChange w:id="242" w:author="DARMANA-LEVERT Corentin (FRA-DTI)" w:date="2023-08-10T14:37:00Z">
              <w:rPr>
                <w:rStyle w:val="Lienhypertexte"/>
                <w:noProof/>
                <w:lang w:val="en-GB"/>
              </w:rPr>
            </w:rPrChange>
          </w:rPr>
          <w:delText>2.1.1.</w:delText>
        </w:r>
        <w:r w:rsidDel="00D97C1E">
          <w:rPr>
            <w:rFonts w:asciiTheme="minorHAnsi" w:eastAsiaTheme="minorEastAsia" w:hAnsiTheme="minorHAnsi" w:cstheme="minorBidi"/>
            <w:noProof/>
            <w:szCs w:val="22"/>
            <w:lang w:val="fr-FR"/>
          </w:rPr>
          <w:tab/>
        </w:r>
        <w:r w:rsidRPr="00D97C1E" w:rsidDel="00D97C1E">
          <w:rPr>
            <w:rPrChange w:id="243" w:author="DARMANA-LEVERT Corentin (FRA-DTI)" w:date="2023-08-10T14:37:00Z">
              <w:rPr>
                <w:rStyle w:val="Lienhypertexte"/>
                <w:noProof/>
                <w:lang w:val="en-GB"/>
              </w:rPr>
            </w:rPrChange>
          </w:rPr>
          <w:delText>Technology subjects</w:delText>
        </w:r>
        <w:r w:rsidDel="00D97C1E">
          <w:rPr>
            <w:noProof/>
            <w:webHidden/>
          </w:rPr>
          <w:tab/>
          <w:delText>6</w:delText>
        </w:r>
      </w:del>
    </w:p>
    <w:p w14:paraId="5F72756A" w14:textId="060BA5A5" w:rsidR="00AF685A" w:rsidDel="00D97C1E" w:rsidRDefault="00AF685A">
      <w:pPr>
        <w:pStyle w:val="TM4"/>
        <w:tabs>
          <w:tab w:val="left" w:pos="1760"/>
          <w:tab w:val="right" w:leader="dot" w:pos="10194"/>
        </w:tabs>
        <w:rPr>
          <w:del w:id="244" w:author="DARMANA-LEVERT Corentin (FRA-DTI)" w:date="2023-08-10T14:37:00Z"/>
          <w:rFonts w:asciiTheme="minorHAnsi" w:eastAsiaTheme="minorEastAsia" w:hAnsiTheme="minorHAnsi" w:cstheme="minorBidi"/>
          <w:noProof/>
          <w:szCs w:val="22"/>
          <w:lang w:val="fr-FR"/>
        </w:rPr>
      </w:pPr>
      <w:del w:id="245" w:author="DARMANA-LEVERT Corentin (FRA-DTI)" w:date="2023-08-10T14:37:00Z">
        <w:r w:rsidRPr="00D97C1E" w:rsidDel="00D97C1E">
          <w:rPr>
            <w:rPrChange w:id="246" w:author="DARMANA-LEVERT Corentin (FRA-DTI)" w:date="2023-08-10T14:37:00Z">
              <w:rPr>
                <w:rStyle w:val="Lienhypertexte"/>
                <w:noProof/>
                <w:lang w:val="en-GB"/>
              </w:rPr>
            </w:rPrChange>
          </w:rPr>
          <w:delText>2.1.1.1.</w:delText>
        </w:r>
        <w:r w:rsidDel="00D97C1E">
          <w:rPr>
            <w:rFonts w:asciiTheme="minorHAnsi" w:eastAsiaTheme="minorEastAsia" w:hAnsiTheme="minorHAnsi" w:cstheme="minorBidi"/>
            <w:noProof/>
            <w:szCs w:val="22"/>
            <w:lang w:val="fr-FR"/>
          </w:rPr>
          <w:tab/>
        </w:r>
        <w:r w:rsidRPr="00D97C1E" w:rsidDel="00D97C1E">
          <w:rPr>
            <w:rPrChange w:id="247" w:author="DARMANA-LEVERT Corentin (FRA-DTI)" w:date="2023-08-10T14:37:00Z">
              <w:rPr>
                <w:rStyle w:val="Lienhypertexte"/>
                <w:noProof/>
                <w:lang w:val="en-GB"/>
              </w:rPr>
            </w:rPrChange>
          </w:rPr>
          <w:delText>MOPPEC</w:delText>
        </w:r>
        <w:r w:rsidDel="00D97C1E">
          <w:rPr>
            <w:noProof/>
            <w:webHidden/>
          </w:rPr>
          <w:tab/>
          <w:delText>6</w:delText>
        </w:r>
      </w:del>
    </w:p>
    <w:p w14:paraId="450F54F3" w14:textId="1B5CD3AD" w:rsidR="00AF685A" w:rsidDel="00D97C1E" w:rsidRDefault="00AF685A">
      <w:pPr>
        <w:pStyle w:val="TM4"/>
        <w:tabs>
          <w:tab w:val="left" w:pos="1760"/>
          <w:tab w:val="right" w:leader="dot" w:pos="10194"/>
        </w:tabs>
        <w:rPr>
          <w:del w:id="248" w:author="DARMANA-LEVERT Corentin (FRA-DTI)" w:date="2023-08-10T14:37:00Z"/>
          <w:rFonts w:asciiTheme="minorHAnsi" w:eastAsiaTheme="minorEastAsia" w:hAnsiTheme="minorHAnsi" w:cstheme="minorBidi"/>
          <w:noProof/>
          <w:szCs w:val="22"/>
          <w:lang w:val="fr-FR"/>
        </w:rPr>
      </w:pPr>
      <w:del w:id="249" w:author="DARMANA-LEVERT Corentin (FRA-DTI)" w:date="2023-08-10T14:37:00Z">
        <w:r w:rsidRPr="00D97C1E" w:rsidDel="00D97C1E">
          <w:rPr>
            <w:rPrChange w:id="250" w:author="DARMANA-LEVERT Corentin (FRA-DTI)" w:date="2023-08-10T14:37:00Z">
              <w:rPr>
                <w:rStyle w:val="Lienhypertexte"/>
                <w:noProof/>
                <w:lang w:val="en-GB"/>
              </w:rPr>
            </w:rPrChange>
          </w:rPr>
          <w:delText>2.1.1.2.</w:delText>
        </w:r>
        <w:r w:rsidDel="00D97C1E">
          <w:rPr>
            <w:rFonts w:asciiTheme="minorHAnsi" w:eastAsiaTheme="minorEastAsia" w:hAnsiTheme="minorHAnsi" w:cstheme="minorBidi"/>
            <w:noProof/>
            <w:szCs w:val="22"/>
            <w:lang w:val="fr-FR"/>
          </w:rPr>
          <w:tab/>
        </w:r>
        <w:r w:rsidRPr="00D97C1E" w:rsidDel="00D97C1E">
          <w:rPr>
            <w:rPrChange w:id="251" w:author="DARMANA-LEVERT Corentin (FRA-DTI)" w:date="2023-08-10T14:37:00Z">
              <w:rPr>
                <w:rStyle w:val="Lienhypertexte"/>
                <w:noProof/>
                <w:lang w:val="en-GB"/>
              </w:rPr>
            </w:rPrChange>
          </w:rPr>
          <w:delText>SimDB centralization of data</w:delText>
        </w:r>
        <w:r w:rsidDel="00D97C1E">
          <w:rPr>
            <w:noProof/>
            <w:webHidden/>
          </w:rPr>
          <w:tab/>
          <w:delText>15</w:delText>
        </w:r>
      </w:del>
    </w:p>
    <w:p w14:paraId="783AC843" w14:textId="1FEE6305" w:rsidR="00AF685A" w:rsidDel="00D97C1E" w:rsidRDefault="00AF685A">
      <w:pPr>
        <w:pStyle w:val="TM3"/>
        <w:rPr>
          <w:del w:id="252" w:author="DARMANA-LEVERT Corentin (FRA-DTI)" w:date="2023-08-10T14:37:00Z"/>
          <w:rFonts w:asciiTheme="minorHAnsi" w:eastAsiaTheme="minorEastAsia" w:hAnsiTheme="minorHAnsi" w:cstheme="minorBidi"/>
          <w:noProof/>
          <w:szCs w:val="22"/>
          <w:lang w:val="fr-FR"/>
        </w:rPr>
      </w:pPr>
      <w:del w:id="253" w:author="DARMANA-LEVERT Corentin (FRA-DTI)" w:date="2023-08-10T14:37:00Z">
        <w:r w:rsidRPr="00D97C1E" w:rsidDel="00D97C1E">
          <w:rPr>
            <w:rPrChange w:id="254" w:author="DARMANA-LEVERT Corentin (FRA-DTI)" w:date="2023-08-10T14:37:00Z">
              <w:rPr>
                <w:rStyle w:val="Lienhypertexte"/>
                <w:noProof/>
                <w:lang w:val="en-GB"/>
              </w:rPr>
            </w:rPrChange>
          </w:rPr>
          <w:delText>2.1.2.</w:delText>
        </w:r>
        <w:r w:rsidDel="00D97C1E">
          <w:rPr>
            <w:rFonts w:asciiTheme="minorHAnsi" w:eastAsiaTheme="minorEastAsia" w:hAnsiTheme="minorHAnsi" w:cstheme="minorBidi"/>
            <w:noProof/>
            <w:szCs w:val="22"/>
            <w:lang w:val="fr-FR"/>
          </w:rPr>
          <w:tab/>
        </w:r>
        <w:r w:rsidRPr="00D97C1E" w:rsidDel="00D97C1E">
          <w:rPr>
            <w:rPrChange w:id="255" w:author="DARMANA-LEVERT Corentin (FRA-DTI)" w:date="2023-08-10T14:37:00Z">
              <w:rPr>
                <w:rStyle w:val="Lienhypertexte"/>
                <w:noProof/>
                <w:lang w:val="en-GB"/>
              </w:rPr>
            </w:rPrChange>
          </w:rPr>
          <w:delText>Research subjects</w:delText>
        </w:r>
        <w:r w:rsidDel="00D97C1E">
          <w:rPr>
            <w:noProof/>
            <w:webHidden/>
          </w:rPr>
          <w:tab/>
          <w:delText>17</w:delText>
        </w:r>
      </w:del>
    </w:p>
    <w:p w14:paraId="0221B851" w14:textId="092AA0EA" w:rsidR="00AF685A" w:rsidDel="00D97C1E" w:rsidRDefault="00AF685A">
      <w:pPr>
        <w:pStyle w:val="TM4"/>
        <w:tabs>
          <w:tab w:val="left" w:pos="1760"/>
          <w:tab w:val="right" w:leader="dot" w:pos="10194"/>
        </w:tabs>
        <w:rPr>
          <w:del w:id="256" w:author="DARMANA-LEVERT Corentin (FRA-DTI)" w:date="2023-08-10T14:37:00Z"/>
          <w:rFonts w:asciiTheme="minorHAnsi" w:eastAsiaTheme="minorEastAsia" w:hAnsiTheme="minorHAnsi" w:cstheme="minorBidi"/>
          <w:noProof/>
          <w:szCs w:val="22"/>
          <w:lang w:val="fr-FR"/>
        </w:rPr>
      </w:pPr>
      <w:del w:id="257" w:author="DARMANA-LEVERT Corentin (FRA-DTI)" w:date="2023-08-10T14:37:00Z">
        <w:r w:rsidRPr="00D97C1E" w:rsidDel="00D97C1E">
          <w:rPr>
            <w:rPrChange w:id="258" w:author="DARMANA-LEVERT Corentin (FRA-DTI)" w:date="2023-08-10T14:37:00Z">
              <w:rPr>
                <w:rStyle w:val="Lienhypertexte"/>
                <w:noProof/>
                <w:lang w:val="en-GB"/>
              </w:rPr>
            </w:rPrChange>
          </w:rPr>
          <w:delText>2.1.2.1.</w:delText>
        </w:r>
        <w:r w:rsidDel="00D97C1E">
          <w:rPr>
            <w:rFonts w:asciiTheme="minorHAnsi" w:eastAsiaTheme="minorEastAsia" w:hAnsiTheme="minorHAnsi" w:cstheme="minorBidi"/>
            <w:noProof/>
            <w:szCs w:val="22"/>
            <w:lang w:val="fr-FR"/>
          </w:rPr>
          <w:tab/>
        </w:r>
        <w:r w:rsidRPr="00D97C1E" w:rsidDel="00D97C1E">
          <w:rPr>
            <w:rPrChange w:id="259" w:author="DARMANA-LEVERT Corentin (FRA-DTI)" w:date="2023-08-10T14:37:00Z">
              <w:rPr>
                <w:rStyle w:val="Lienhypertexte"/>
                <w:noProof/>
                <w:lang w:val="en-GB"/>
              </w:rPr>
            </w:rPrChange>
          </w:rPr>
          <w:delText>Bibliography work</w:delText>
        </w:r>
        <w:r w:rsidDel="00D97C1E">
          <w:rPr>
            <w:noProof/>
            <w:webHidden/>
          </w:rPr>
          <w:tab/>
          <w:delText>17</w:delText>
        </w:r>
      </w:del>
    </w:p>
    <w:p w14:paraId="62A8A635" w14:textId="19630A71" w:rsidR="00AF685A" w:rsidDel="00D97C1E" w:rsidRDefault="00AF685A">
      <w:pPr>
        <w:pStyle w:val="TM3"/>
        <w:rPr>
          <w:del w:id="260" w:author="DARMANA-LEVERT Corentin (FRA-DTI)" w:date="2023-08-10T14:37:00Z"/>
          <w:rFonts w:asciiTheme="minorHAnsi" w:eastAsiaTheme="minorEastAsia" w:hAnsiTheme="minorHAnsi" w:cstheme="minorBidi"/>
          <w:noProof/>
          <w:szCs w:val="22"/>
          <w:lang w:val="fr-FR"/>
        </w:rPr>
      </w:pPr>
      <w:del w:id="261" w:author="DARMANA-LEVERT Corentin (FRA-DTI)" w:date="2023-08-10T14:37:00Z">
        <w:r w:rsidRPr="00D97C1E" w:rsidDel="00D97C1E">
          <w:rPr>
            <w:rPrChange w:id="262" w:author="DARMANA-LEVERT Corentin (FRA-DTI)" w:date="2023-08-10T14:37:00Z">
              <w:rPr>
                <w:rStyle w:val="Lienhypertexte"/>
                <w:noProof/>
              </w:rPr>
            </w:rPrChange>
          </w:rPr>
          <w:delText>2.1.3.</w:delText>
        </w:r>
        <w:r w:rsidDel="00D97C1E">
          <w:rPr>
            <w:rFonts w:asciiTheme="minorHAnsi" w:eastAsiaTheme="minorEastAsia" w:hAnsiTheme="minorHAnsi" w:cstheme="minorBidi"/>
            <w:noProof/>
            <w:szCs w:val="22"/>
            <w:lang w:val="fr-FR"/>
          </w:rPr>
          <w:tab/>
        </w:r>
        <w:r w:rsidRPr="00D97C1E" w:rsidDel="00D97C1E">
          <w:rPr>
            <w:rPrChange w:id="263" w:author="DARMANA-LEVERT Corentin (FRA-DTI)" w:date="2023-08-10T14:37:00Z">
              <w:rPr>
                <w:rStyle w:val="Lienhypertexte"/>
                <w:noProof/>
              </w:rPr>
            </w:rPrChange>
          </w:rPr>
          <w:delText>Simulation subjects</w:delText>
        </w:r>
        <w:r w:rsidDel="00D97C1E">
          <w:rPr>
            <w:noProof/>
            <w:webHidden/>
          </w:rPr>
          <w:tab/>
          <w:delText>24</w:delText>
        </w:r>
      </w:del>
    </w:p>
    <w:p w14:paraId="7AFD3497" w14:textId="2F3622B8" w:rsidR="00AF685A" w:rsidDel="00D97C1E" w:rsidRDefault="00AF685A">
      <w:pPr>
        <w:pStyle w:val="TM4"/>
        <w:tabs>
          <w:tab w:val="left" w:pos="1760"/>
          <w:tab w:val="right" w:leader="dot" w:pos="10194"/>
        </w:tabs>
        <w:rPr>
          <w:del w:id="264" w:author="DARMANA-LEVERT Corentin (FRA-DTI)" w:date="2023-08-10T14:37:00Z"/>
          <w:rFonts w:asciiTheme="minorHAnsi" w:eastAsiaTheme="minorEastAsia" w:hAnsiTheme="minorHAnsi" w:cstheme="minorBidi"/>
          <w:noProof/>
          <w:szCs w:val="22"/>
          <w:lang w:val="fr-FR"/>
        </w:rPr>
      </w:pPr>
      <w:del w:id="265" w:author="DARMANA-LEVERT Corentin (FRA-DTI)" w:date="2023-08-10T14:37:00Z">
        <w:r w:rsidRPr="00D97C1E" w:rsidDel="00D97C1E">
          <w:rPr>
            <w:rPrChange w:id="266" w:author="DARMANA-LEVERT Corentin (FRA-DTI)" w:date="2023-08-10T14:37:00Z">
              <w:rPr>
                <w:rStyle w:val="Lienhypertexte"/>
                <w:noProof/>
                <w:lang w:val="en-GB"/>
              </w:rPr>
            </w:rPrChange>
          </w:rPr>
          <w:delText>2.1.3.1.</w:delText>
        </w:r>
        <w:r w:rsidDel="00D97C1E">
          <w:rPr>
            <w:rFonts w:asciiTheme="minorHAnsi" w:eastAsiaTheme="minorEastAsia" w:hAnsiTheme="minorHAnsi" w:cstheme="minorBidi"/>
            <w:noProof/>
            <w:szCs w:val="22"/>
            <w:lang w:val="fr-FR"/>
          </w:rPr>
          <w:tab/>
        </w:r>
        <w:r w:rsidRPr="00D97C1E" w:rsidDel="00D97C1E">
          <w:rPr>
            <w:rPrChange w:id="267" w:author="DARMANA-LEVERT Corentin (FRA-DTI)" w:date="2023-08-10T14:37:00Z">
              <w:rPr>
                <w:rStyle w:val="Lienhypertexte"/>
                <w:noProof/>
                <w:lang w:val="en-GB"/>
              </w:rPr>
            </w:rPrChange>
          </w:rPr>
          <w:delText>Thermo-Calc : Simple calculations</w:delText>
        </w:r>
        <w:r w:rsidDel="00D97C1E">
          <w:rPr>
            <w:noProof/>
            <w:webHidden/>
          </w:rPr>
          <w:tab/>
          <w:delText>24</w:delText>
        </w:r>
      </w:del>
    </w:p>
    <w:p w14:paraId="5ED786EE" w14:textId="050A6592" w:rsidR="00AF685A" w:rsidDel="00D97C1E" w:rsidRDefault="00AF685A">
      <w:pPr>
        <w:pStyle w:val="TM4"/>
        <w:tabs>
          <w:tab w:val="left" w:pos="1760"/>
          <w:tab w:val="right" w:leader="dot" w:pos="10194"/>
        </w:tabs>
        <w:rPr>
          <w:del w:id="268" w:author="DARMANA-LEVERT Corentin (FRA-DTI)" w:date="2023-08-10T14:37:00Z"/>
          <w:rFonts w:asciiTheme="minorHAnsi" w:eastAsiaTheme="minorEastAsia" w:hAnsiTheme="minorHAnsi" w:cstheme="minorBidi"/>
          <w:noProof/>
          <w:szCs w:val="22"/>
          <w:lang w:val="fr-FR"/>
        </w:rPr>
      </w:pPr>
      <w:del w:id="269" w:author="DARMANA-LEVERT Corentin (FRA-DTI)" w:date="2023-08-10T14:37:00Z">
        <w:r w:rsidRPr="00D97C1E" w:rsidDel="00D97C1E">
          <w:rPr>
            <w:rPrChange w:id="270" w:author="DARMANA-LEVERT Corentin (FRA-DTI)" w:date="2023-08-10T14:37:00Z">
              <w:rPr>
                <w:rStyle w:val="Lienhypertexte"/>
                <w:noProof/>
                <w:lang w:val="en-GB"/>
              </w:rPr>
            </w:rPrChange>
          </w:rPr>
          <w:delText>2.1.3.2.</w:delText>
        </w:r>
        <w:r w:rsidDel="00D97C1E">
          <w:rPr>
            <w:rFonts w:asciiTheme="minorHAnsi" w:eastAsiaTheme="minorEastAsia" w:hAnsiTheme="minorHAnsi" w:cstheme="minorBidi"/>
            <w:noProof/>
            <w:szCs w:val="22"/>
            <w:lang w:val="fr-FR"/>
          </w:rPr>
          <w:tab/>
        </w:r>
        <w:r w:rsidRPr="00D97C1E" w:rsidDel="00D97C1E">
          <w:rPr>
            <w:rPrChange w:id="271" w:author="DARMANA-LEVERT Corentin (FRA-DTI)" w:date="2023-08-10T14:37:00Z">
              <w:rPr>
                <w:rStyle w:val="Lienhypertexte"/>
                <w:noProof/>
                <w:lang w:val="en-GB"/>
              </w:rPr>
            </w:rPrChange>
          </w:rPr>
          <w:delText>Thermo-Calc : DICTRA</w:delText>
        </w:r>
        <w:r w:rsidDel="00D97C1E">
          <w:rPr>
            <w:noProof/>
            <w:webHidden/>
          </w:rPr>
          <w:tab/>
          <w:delText>25</w:delText>
        </w:r>
      </w:del>
    </w:p>
    <w:p w14:paraId="0D603EE4" w14:textId="0F7B35ED" w:rsidR="00AF685A" w:rsidDel="00D97C1E" w:rsidRDefault="00AF685A">
      <w:pPr>
        <w:pStyle w:val="TM4"/>
        <w:tabs>
          <w:tab w:val="left" w:pos="1760"/>
          <w:tab w:val="right" w:leader="dot" w:pos="10194"/>
        </w:tabs>
        <w:rPr>
          <w:del w:id="272" w:author="DARMANA-LEVERT Corentin (FRA-DTI)" w:date="2023-08-10T14:37:00Z"/>
          <w:rFonts w:asciiTheme="minorHAnsi" w:eastAsiaTheme="minorEastAsia" w:hAnsiTheme="minorHAnsi" w:cstheme="minorBidi"/>
          <w:noProof/>
          <w:szCs w:val="22"/>
          <w:lang w:val="fr-FR"/>
        </w:rPr>
      </w:pPr>
      <w:del w:id="273" w:author="DARMANA-LEVERT Corentin (FRA-DTI)" w:date="2023-08-10T14:37:00Z">
        <w:r w:rsidRPr="00D97C1E" w:rsidDel="00D97C1E">
          <w:rPr>
            <w:rPrChange w:id="274" w:author="DARMANA-LEVERT Corentin (FRA-DTI)" w:date="2023-08-10T14:37:00Z">
              <w:rPr>
                <w:rStyle w:val="Lienhypertexte"/>
                <w:noProof/>
                <w:lang w:val="en-GB"/>
              </w:rPr>
            </w:rPrChange>
          </w:rPr>
          <w:delText>2.1.3.3.</w:delText>
        </w:r>
        <w:r w:rsidDel="00D97C1E">
          <w:rPr>
            <w:rFonts w:asciiTheme="minorHAnsi" w:eastAsiaTheme="minorEastAsia" w:hAnsiTheme="minorHAnsi" w:cstheme="minorBidi"/>
            <w:noProof/>
            <w:szCs w:val="22"/>
            <w:lang w:val="fr-FR"/>
          </w:rPr>
          <w:tab/>
        </w:r>
        <w:r w:rsidRPr="00D97C1E" w:rsidDel="00D97C1E">
          <w:rPr>
            <w:rPrChange w:id="275" w:author="DARMANA-LEVERT Corentin (FRA-DTI)" w:date="2023-08-10T14:37:00Z">
              <w:rPr>
                <w:rStyle w:val="Lienhypertexte"/>
                <w:noProof/>
                <w:lang w:val="en-GB"/>
              </w:rPr>
            </w:rPrChange>
          </w:rPr>
          <w:delText>Thermo-Calc : Steel Properties module (traduction)</w:delText>
        </w:r>
        <w:r w:rsidDel="00D97C1E">
          <w:rPr>
            <w:noProof/>
            <w:webHidden/>
          </w:rPr>
          <w:tab/>
          <w:delText>34</w:delText>
        </w:r>
      </w:del>
    </w:p>
    <w:p w14:paraId="40596FEB" w14:textId="03531302" w:rsidR="00AF685A" w:rsidDel="00D97C1E" w:rsidRDefault="00AF685A">
      <w:pPr>
        <w:pStyle w:val="TM2"/>
        <w:rPr>
          <w:del w:id="276" w:author="DARMANA-LEVERT Corentin (FRA-DTI)" w:date="2023-08-10T14:37:00Z"/>
          <w:rFonts w:asciiTheme="minorHAnsi" w:eastAsiaTheme="minorEastAsia" w:hAnsiTheme="minorHAnsi" w:cstheme="minorBidi"/>
          <w:noProof/>
          <w:szCs w:val="22"/>
          <w:lang w:val="fr-FR"/>
        </w:rPr>
      </w:pPr>
      <w:del w:id="277" w:author="DARMANA-LEVERT Corentin (FRA-DTI)" w:date="2023-08-10T14:37:00Z">
        <w:r w:rsidRPr="00D97C1E" w:rsidDel="00D97C1E">
          <w:rPr>
            <w:rPrChange w:id="278" w:author="DARMANA-LEVERT Corentin (FRA-DTI)" w:date="2023-08-10T14:37:00Z">
              <w:rPr>
                <w:rStyle w:val="Lienhypertexte"/>
                <w:noProof/>
                <w:lang w:val="en-GB"/>
              </w:rPr>
            </w:rPrChange>
          </w:rPr>
          <w:delText>2.2.</w:delText>
        </w:r>
        <w:r w:rsidDel="00D97C1E">
          <w:rPr>
            <w:rFonts w:asciiTheme="minorHAnsi" w:eastAsiaTheme="minorEastAsia" w:hAnsiTheme="minorHAnsi" w:cstheme="minorBidi"/>
            <w:noProof/>
            <w:szCs w:val="22"/>
            <w:lang w:val="fr-FR"/>
          </w:rPr>
          <w:tab/>
        </w:r>
        <w:r w:rsidRPr="00D97C1E" w:rsidDel="00D97C1E">
          <w:rPr>
            <w:rPrChange w:id="279" w:author="DARMANA-LEVERT Corentin (FRA-DTI)" w:date="2023-08-10T14:37:00Z">
              <w:rPr>
                <w:rStyle w:val="Lienhypertexte"/>
                <w:noProof/>
                <w:lang w:val="en-GB"/>
              </w:rPr>
            </w:rPrChange>
          </w:rPr>
          <w:delText>Conclusion to my apprenticeship</w:delText>
        </w:r>
        <w:r w:rsidDel="00D97C1E">
          <w:rPr>
            <w:noProof/>
            <w:webHidden/>
          </w:rPr>
          <w:tab/>
          <w:delText>42</w:delText>
        </w:r>
      </w:del>
    </w:p>
    <w:p w14:paraId="422761F6" w14:textId="4CF2E93C" w:rsidR="00AF685A" w:rsidDel="00D97C1E" w:rsidRDefault="00AF685A">
      <w:pPr>
        <w:pStyle w:val="TM1"/>
        <w:rPr>
          <w:del w:id="280" w:author="DARMANA-LEVERT Corentin (FRA-DTI)" w:date="2023-08-10T14:37:00Z"/>
          <w:rFonts w:asciiTheme="minorHAnsi" w:eastAsiaTheme="minorEastAsia" w:hAnsiTheme="minorHAnsi" w:cstheme="minorBidi"/>
          <w:noProof/>
          <w:szCs w:val="22"/>
          <w:lang w:val="fr-FR"/>
        </w:rPr>
      </w:pPr>
      <w:del w:id="281" w:author="DARMANA-LEVERT Corentin (FRA-DTI)" w:date="2023-08-10T14:37:00Z">
        <w:r w:rsidRPr="00D97C1E" w:rsidDel="00D97C1E">
          <w:rPr>
            <w:rPrChange w:id="282" w:author="DARMANA-LEVERT Corentin (FRA-DTI)" w:date="2023-08-10T14:37:00Z">
              <w:rPr>
                <w:rStyle w:val="Lienhypertexte"/>
                <w:noProof/>
                <w:lang w:val="en-GB"/>
              </w:rPr>
            </w:rPrChange>
          </w:rPr>
          <w:delText>3.</w:delText>
        </w:r>
        <w:r w:rsidDel="00D97C1E">
          <w:rPr>
            <w:rFonts w:asciiTheme="minorHAnsi" w:eastAsiaTheme="minorEastAsia" w:hAnsiTheme="minorHAnsi" w:cstheme="minorBidi"/>
            <w:noProof/>
            <w:szCs w:val="22"/>
            <w:lang w:val="fr-FR"/>
          </w:rPr>
          <w:tab/>
        </w:r>
        <w:r w:rsidRPr="00D97C1E" w:rsidDel="00D97C1E">
          <w:rPr>
            <w:rPrChange w:id="283" w:author="DARMANA-LEVERT Corentin (FRA-DTI)" w:date="2023-08-10T14:37:00Z">
              <w:rPr>
                <w:rStyle w:val="Lienhypertexte"/>
                <w:noProof/>
                <w:lang w:val="en-GB"/>
              </w:rPr>
            </w:rPrChange>
          </w:rPr>
          <w:delText>Industrial internship report</w:delText>
        </w:r>
        <w:r w:rsidDel="00D97C1E">
          <w:rPr>
            <w:noProof/>
            <w:webHidden/>
          </w:rPr>
          <w:tab/>
          <w:delText>42</w:delText>
        </w:r>
      </w:del>
    </w:p>
    <w:p w14:paraId="7BE6012A" w14:textId="4A7E9748" w:rsidR="00AF685A" w:rsidDel="00D97C1E" w:rsidRDefault="00AF685A">
      <w:pPr>
        <w:pStyle w:val="TM2"/>
        <w:rPr>
          <w:del w:id="284" w:author="DARMANA-LEVERT Corentin (FRA-DTI)" w:date="2023-08-10T14:37:00Z"/>
          <w:rFonts w:asciiTheme="minorHAnsi" w:eastAsiaTheme="minorEastAsia" w:hAnsiTheme="minorHAnsi" w:cstheme="minorBidi"/>
          <w:noProof/>
          <w:szCs w:val="22"/>
          <w:lang w:val="fr-FR"/>
        </w:rPr>
      </w:pPr>
      <w:del w:id="285" w:author="DARMANA-LEVERT Corentin (FRA-DTI)" w:date="2023-08-10T14:37:00Z">
        <w:r w:rsidRPr="00D97C1E" w:rsidDel="00D97C1E">
          <w:rPr>
            <w:rPrChange w:id="286" w:author="DARMANA-LEVERT Corentin (FRA-DTI)" w:date="2023-08-10T14:37:00Z">
              <w:rPr>
                <w:rStyle w:val="Lienhypertexte"/>
                <w:noProof/>
                <w:lang w:val="en-GB"/>
              </w:rPr>
            </w:rPrChange>
          </w:rPr>
          <w:delText>3.1.</w:delText>
        </w:r>
        <w:r w:rsidDel="00D97C1E">
          <w:rPr>
            <w:rFonts w:asciiTheme="minorHAnsi" w:eastAsiaTheme="minorEastAsia" w:hAnsiTheme="minorHAnsi" w:cstheme="minorBidi"/>
            <w:noProof/>
            <w:szCs w:val="22"/>
            <w:lang w:val="fr-FR"/>
          </w:rPr>
          <w:tab/>
        </w:r>
        <w:r w:rsidRPr="00D97C1E" w:rsidDel="00D97C1E">
          <w:rPr>
            <w:rPrChange w:id="287" w:author="DARMANA-LEVERT Corentin (FRA-DTI)" w:date="2023-08-10T14:37:00Z">
              <w:rPr>
                <w:rStyle w:val="Lienhypertexte"/>
                <w:noProof/>
                <w:lang w:val="en-GB"/>
              </w:rPr>
            </w:rPrChange>
          </w:rPr>
          <w:delText>Context</w:delText>
        </w:r>
        <w:r w:rsidDel="00D97C1E">
          <w:rPr>
            <w:noProof/>
            <w:webHidden/>
          </w:rPr>
          <w:tab/>
          <w:delText>43</w:delText>
        </w:r>
      </w:del>
    </w:p>
    <w:p w14:paraId="41C7B08D" w14:textId="02C2E3EE" w:rsidR="00AF685A" w:rsidDel="00D97C1E" w:rsidRDefault="00AF685A">
      <w:pPr>
        <w:pStyle w:val="TM2"/>
        <w:rPr>
          <w:del w:id="288" w:author="DARMANA-LEVERT Corentin (FRA-DTI)" w:date="2023-08-10T14:37:00Z"/>
          <w:rFonts w:asciiTheme="minorHAnsi" w:eastAsiaTheme="minorEastAsia" w:hAnsiTheme="minorHAnsi" w:cstheme="minorBidi"/>
          <w:noProof/>
          <w:szCs w:val="22"/>
          <w:lang w:val="fr-FR"/>
        </w:rPr>
      </w:pPr>
      <w:del w:id="289" w:author="DARMANA-LEVERT Corentin (FRA-DTI)" w:date="2023-08-10T14:37:00Z">
        <w:r w:rsidRPr="00D97C1E" w:rsidDel="00D97C1E">
          <w:rPr>
            <w:rPrChange w:id="290" w:author="DARMANA-LEVERT Corentin (FRA-DTI)" w:date="2023-08-10T14:37:00Z">
              <w:rPr>
                <w:rStyle w:val="Lienhypertexte"/>
                <w:noProof/>
                <w:lang w:val="en-GB"/>
              </w:rPr>
            </w:rPrChange>
          </w:rPr>
          <w:delText>3.2.</w:delText>
        </w:r>
        <w:r w:rsidDel="00D97C1E">
          <w:rPr>
            <w:rFonts w:asciiTheme="minorHAnsi" w:eastAsiaTheme="minorEastAsia" w:hAnsiTheme="minorHAnsi" w:cstheme="minorBidi"/>
            <w:noProof/>
            <w:szCs w:val="22"/>
            <w:lang w:val="fr-FR"/>
          </w:rPr>
          <w:tab/>
        </w:r>
        <w:r w:rsidRPr="00D97C1E" w:rsidDel="00D97C1E">
          <w:rPr>
            <w:rPrChange w:id="291" w:author="DARMANA-LEVERT Corentin (FRA-DTI)" w:date="2023-08-10T14:37:00Z">
              <w:rPr>
                <w:rStyle w:val="Lienhypertexte"/>
                <w:noProof/>
                <w:lang w:val="en-GB"/>
              </w:rPr>
            </w:rPrChange>
          </w:rPr>
          <w:delText>State of the art</w:delText>
        </w:r>
        <w:r w:rsidDel="00D97C1E">
          <w:rPr>
            <w:noProof/>
            <w:webHidden/>
          </w:rPr>
          <w:tab/>
          <w:delText>43</w:delText>
        </w:r>
      </w:del>
    </w:p>
    <w:p w14:paraId="24CCFAA6" w14:textId="4B55CEFC" w:rsidR="00AF685A" w:rsidDel="00D97C1E" w:rsidRDefault="00AF685A">
      <w:pPr>
        <w:pStyle w:val="TM2"/>
        <w:rPr>
          <w:del w:id="292" w:author="DARMANA-LEVERT Corentin (FRA-DTI)" w:date="2023-08-10T14:37:00Z"/>
          <w:rFonts w:asciiTheme="minorHAnsi" w:eastAsiaTheme="minorEastAsia" w:hAnsiTheme="minorHAnsi" w:cstheme="minorBidi"/>
          <w:noProof/>
          <w:szCs w:val="22"/>
          <w:lang w:val="fr-FR"/>
        </w:rPr>
      </w:pPr>
      <w:del w:id="293" w:author="DARMANA-LEVERT Corentin (FRA-DTI)" w:date="2023-08-10T14:37:00Z">
        <w:r w:rsidRPr="00D97C1E" w:rsidDel="00D97C1E">
          <w:rPr>
            <w:rPrChange w:id="294" w:author="DARMANA-LEVERT Corentin (FRA-DTI)" w:date="2023-08-10T14:37:00Z">
              <w:rPr>
                <w:rStyle w:val="Lienhypertexte"/>
                <w:noProof/>
                <w:lang w:val="en-GB"/>
              </w:rPr>
            </w:rPrChange>
          </w:rPr>
          <w:delText>3.3.</w:delText>
        </w:r>
        <w:r w:rsidDel="00D97C1E">
          <w:rPr>
            <w:rFonts w:asciiTheme="minorHAnsi" w:eastAsiaTheme="minorEastAsia" w:hAnsiTheme="minorHAnsi" w:cstheme="minorBidi"/>
            <w:noProof/>
            <w:szCs w:val="22"/>
            <w:lang w:val="fr-FR"/>
          </w:rPr>
          <w:tab/>
        </w:r>
        <w:r w:rsidRPr="00D97C1E" w:rsidDel="00D97C1E">
          <w:rPr>
            <w:rPrChange w:id="295" w:author="DARMANA-LEVERT Corentin (FRA-DTI)" w:date="2023-08-10T14:37:00Z">
              <w:rPr>
                <w:rStyle w:val="Lienhypertexte"/>
                <w:noProof/>
                <w:lang w:val="en-GB"/>
              </w:rPr>
            </w:rPrChange>
          </w:rPr>
          <w:delText>Objectives of the internship</w:delText>
        </w:r>
        <w:r w:rsidDel="00D97C1E">
          <w:rPr>
            <w:noProof/>
            <w:webHidden/>
          </w:rPr>
          <w:tab/>
          <w:delText>45</w:delText>
        </w:r>
      </w:del>
    </w:p>
    <w:p w14:paraId="349EAB13" w14:textId="66B87B95" w:rsidR="002C28D4" w:rsidRDefault="00E87535" w:rsidP="009C2789">
      <w:pPr>
        <w:rPr>
          <w:lang w:val="en-GB"/>
        </w:rPr>
      </w:pPr>
      <w:r w:rsidRPr="005E7695">
        <w:rPr>
          <w:lang w:val="en-GB"/>
        </w:rPr>
        <w:fldChar w:fldCharType="end"/>
      </w:r>
    </w:p>
    <w:p w14:paraId="1968FE9E" w14:textId="1DA1284E" w:rsidR="007B12E0" w:rsidRPr="007B12E0" w:rsidRDefault="007B12E0" w:rsidP="007B12E0">
      <w:pPr>
        <w:jc w:val="center"/>
        <w:rPr>
          <w:b/>
          <w:bCs/>
          <w:lang w:val="en-GB"/>
        </w:rPr>
      </w:pPr>
      <w:r w:rsidRPr="007B12E0">
        <w:rPr>
          <w:b/>
          <w:bCs/>
          <w:lang w:val="en-GB"/>
        </w:rPr>
        <w:t>TABLE OF FIGURES</w:t>
      </w:r>
    </w:p>
    <w:p w14:paraId="33707A81" w14:textId="1029F639" w:rsidR="00321898" w:rsidRDefault="007B12E0">
      <w:pPr>
        <w:pStyle w:val="Tabledesillustrations"/>
        <w:tabs>
          <w:tab w:val="right" w:leader="dot" w:pos="10194"/>
        </w:tabs>
        <w:rPr>
          <w:ins w:id="296" w:author="DARMANA-LEVERT Corentin (FRA-DTI)" w:date="2023-08-29T11:07:00Z"/>
          <w:rFonts w:asciiTheme="minorHAnsi" w:eastAsiaTheme="minorEastAsia" w:hAnsiTheme="minorHAnsi" w:cstheme="minorBidi"/>
          <w:noProof/>
          <w:szCs w:val="22"/>
          <w:lang w:val="fr-FR"/>
        </w:rPr>
      </w:pPr>
      <w:r>
        <w:rPr>
          <w:lang w:val="en-GB"/>
        </w:rPr>
        <w:fldChar w:fldCharType="begin"/>
      </w:r>
      <w:r>
        <w:rPr>
          <w:lang w:val="en-GB"/>
        </w:rPr>
        <w:instrText xml:space="preserve"> TOC \h \z \c "Figure" </w:instrText>
      </w:r>
      <w:r>
        <w:rPr>
          <w:lang w:val="en-GB"/>
        </w:rPr>
        <w:fldChar w:fldCharType="separate"/>
      </w:r>
      <w:ins w:id="297" w:author="DARMANA-LEVERT Corentin (FRA-DTI)" w:date="2023-08-29T11:07:00Z">
        <w:r w:rsidR="00321898" w:rsidRPr="00584CB7">
          <w:rPr>
            <w:rStyle w:val="Lienhypertexte"/>
            <w:noProof/>
          </w:rPr>
          <w:fldChar w:fldCharType="begin"/>
        </w:r>
        <w:r w:rsidR="00321898" w:rsidRPr="00584CB7">
          <w:rPr>
            <w:rStyle w:val="Lienhypertexte"/>
            <w:noProof/>
          </w:rPr>
          <w:instrText xml:space="preserve"> </w:instrText>
        </w:r>
        <w:r w:rsidR="00321898">
          <w:rPr>
            <w:noProof/>
          </w:rPr>
          <w:instrText>HYPERLINK \l "_Toc144199761"</w:instrText>
        </w:r>
        <w:r w:rsidR="00321898" w:rsidRPr="00584CB7">
          <w:rPr>
            <w:rStyle w:val="Lienhypertexte"/>
            <w:noProof/>
          </w:rPr>
          <w:instrText xml:space="preserve"> </w:instrText>
        </w:r>
        <w:r w:rsidR="00321898" w:rsidRPr="00584CB7">
          <w:rPr>
            <w:rStyle w:val="Lienhypertexte"/>
            <w:noProof/>
          </w:rPr>
          <w:fldChar w:fldCharType="separate"/>
        </w:r>
        <w:r w:rsidR="00321898" w:rsidRPr="00584CB7">
          <w:rPr>
            <w:rStyle w:val="Lienhypertexte"/>
            <w:noProof/>
            <w:lang w:val="en-GB"/>
          </w:rPr>
          <w:t>Figure 1 : MOPPEC bloom chemical characterisation</w:t>
        </w:r>
        <w:r w:rsidR="00321898">
          <w:rPr>
            <w:noProof/>
            <w:webHidden/>
          </w:rPr>
          <w:tab/>
        </w:r>
        <w:r w:rsidR="00321898">
          <w:rPr>
            <w:noProof/>
            <w:webHidden/>
          </w:rPr>
          <w:fldChar w:fldCharType="begin"/>
        </w:r>
        <w:r w:rsidR="00321898">
          <w:rPr>
            <w:noProof/>
            <w:webHidden/>
          </w:rPr>
          <w:instrText xml:space="preserve"> PAGEREF _Toc144199761 \h </w:instrText>
        </w:r>
      </w:ins>
      <w:r w:rsidR="00321898">
        <w:rPr>
          <w:noProof/>
          <w:webHidden/>
        </w:rPr>
      </w:r>
      <w:r w:rsidR="00321898">
        <w:rPr>
          <w:noProof/>
          <w:webHidden/>
        </w:rPr>
        <w:fldChar w:fldCharType="separate"/>
      </w:r>
      <w:ins w:id="298" w:author="DARMANA-LEVERT Corentin (FRA-DTI)" w:date="2023-08-29T11:07:00Z">
        <w:r w:rsidR="00321898">
          <w:rPr>
            <w:noProof/>
            <w:webHidden/>
          </w:rPr>
          <w:t>15</w:t>
        </w:r>
        <w:r w:rsidR="00321898">
          <w:rPr>
            <w:noProof/>
            <w:webHidden/>
          </w:rPr>
          <w:fldChar w:fldCharType="end"/>
        </w:r>
        <w:r w:rsidR="00321898" w:rsidRPr="00584CB7">
          <w:rPr>
            <w:rStyle w:val="Lienhypertexte"/>
            <w:noProof/>
          </w:rPr>
          <w:fldChar w:fldCharType="end"/>
        </w:r>
      </w:ins>
    </w:p>
    <w:p w14:paraId="7D1877B5" w14:textId="2485E2F3" w:rsidR="00321898" w:rsidRDefault="00321898">
      <w:pPr>
        <w:pStyle w:val="Tabledesillustrations"/>
        <w:tabs>
          <w:tab w:val="right" w:leader="dot" w:pos="10194"/>
        </w:tabs>
        <w:rPr>
          <w:ins w:id="299" w:author="DARMANA-LEVERT Corentin (FRA-DTI)" w:date="2023-08-29T11:07:00Z"/>
          <w:rFonts w:asciiTheme="minorHAnsi" w:eastAsiaTheme="minorEastAsia" w:hAnsiTheme="minorHAnsi" w:cstheme="minorBidi"/>
          <w:noProof/>
          <w:szCs w:val="22"/>
          <w:lang w:val="fr-FR"/>
        </w:rPr>
      </w:pPr>
      <w:ins w:id="300"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"_Toc144199762"</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lang w:val="en-GB"/>
          </w:rPr>
          <w:t>Figure 2 : Sampling plan in the GVRP381 tubular plate</w:t>
        </w:r>
        <w:r>
          <w:rPr>
            <w:noProof/>
            <w:webHidden/>
          </w:rPr>
          <w:tab/>
        </w:r>
        <w:r>
          <w:rPr>
            <w:noProof/>
            <w:webHidden/>
          </w:rPr>
          <w:fldChar w:fldCharType="begin"/>
        </w:r>
        <w:r>
          <w:rPr>
            <w:noProof/>
            <w:webHidden/>
          </w:rPr>
          <w:instrText xml:space="preserve"> PAGEREF _Toc144199762 \h </w:instrText>
        </w:r>
      </w:ins>
      <w:r>
        <w:rPr>
          <w:noProof/>
          <w:webHidden/>
        </w:rPr>
      </w:r>
      <w:r>
        <w:rPr>
          <w:noProof/>
          <w:webHidden/>
        </w:rPr>
        <w:fldChar w:fldCharType="separate"/>
      </w:r>
      <w:ins w:id="301" w:author="DARMANA-LEVERT Corentin (FRA-DTI)" w:date="2023-08-29T11:07:00Z">
        <w:r>
          <w:rPr>
            <w:noProof/>
            <w:webHidden/>
          </w:rPr>
          <w:t>16</w:t>
        </w:r>
        <w:r>
          <w:rPr>
            <w:noProof/>
            <w:webHidden/>
          </w:rPr>
          <w:fldChar w:fldCharType="end"/>
        </w:r>
        <w:r w:rsidRPr="00584CB7">
          <w:rPr>
            <w:rStyle w:val="Lienhypertexte"/>
            <w:noProof/>
          </w:rPr>
          <w:fldChar w:fldCharType="end"/>
        </w:r>
      </w:ins>
    </w:p>
    <w:p w14:paraId="2EB55A95" w14:textId="7FA7C4D7" w:rsidR="00321898" w:rsidRDefault="00321898">
      <w:pPr>
        <w:pStyle w:val="Tabledesillustrations"/>
        <w:tabs>
          <w:tab w:val="right" w:leader="dot" w:pos="10194"/>
        </w:tabs>
        <w:rPr>
          <w:ins w:id="302" w:author="DARMANA-LEVERT Corentin (FRA-DTI)" w:date="2023-08-29T11:07:00Z"/>
          <w:rFonts w:asciiTheme="minorHAnsi" w:eastAsiaTheme="minorEastAsia" w:hAnsiTheme="minorHAnsi" w:cstheme="minorBidi"/>
          <w:noProof/>
          <w:szCs w:val="22"/>
          <w:lang w:val="fr-FR"/>
        </w:rPr>
      </w:pPr>
      <w:ins w:id="303"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"_Toc144199763"</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lang w:val="en-GB"/>
          </w:rPr>
          <w:t>Figure 3 : Graphic visual of simulation results after manufacturing process outline of GVRP tubular plate</w:t>
        </w:r>
        <w:r>
          <w:rPr>
            <w:noProof/>
            <w:webHidden/>
          </w:rPr>
          <w:tab/>
        </w:r>
        <w:r>
          <w:rPr>
            <w:noProof/>
            <w:webHidden/>
          </w:rPr>
          <w:fldChar w:fldCharType="begin"/>
        </w:r>
        <w:r>
          <w:rPr>
            <w:noProof/>
            <w:webHidden/>
          </w:rPr>
          <w:instrText xml:space="preserve"> PAGEREF _Toc144199763 \h </w:instrText>
        </w:r>
      </w:ins>
      <w:r>
        <w:rPr>
          <w:noProof/>
          <w:webHidden/>
        </w:rPr>
      </w:r>
      <w:r>
        <w:rPr>
          <w:noProof/>
          <w:webHidden/>
        </w:rPr>
        <w:fldChar w:fldCharType="separate"/>
      </w:r>
      <w:ins w:id="304" w:author="DARMANA-LEVERT Corentin (FRA-DTI)" w:date="2023-08-29T11:07:00Z">
        <w:r>
          <w:rPr>
            <w:noProof/>
            <w:webHidden/>
          </w:rPr>
          <w:t>16</w:t>
        </w:r>
        <w:r>
          <w:rPr>
            <w:noProof/>
            <w:webHidden/>
          </w:rPr>
          <w:fldChar w:fldCharType="end"/>
        </w:r>
        <w:r w:rsidRPr="00584CB7">
          <w:rPr>
            <w:rStyle w:val="Lienhypertexte"/>
            <w:noProof/>
          </w:rPr>
          <w:fldChar w:fldCharType="end"/>
        </w:r>
      </w:ins>
    </w:p>
    <w:p w14:paraId="7E60DB78" w14:textId="327FDEEA" w:rsidR="00321898" w:rsidRDefault="00321898">
      <w:pPr>
        <w:pStyle w:val="Tabledesillustrations"/>
        <w:tabs>
          <w:tab w:val="right" w:leader="dot" w:pos="10194"/>
        </w:tabs>
        <w:rPr>
          <w:ins w:id="305" w:author="DARMANA-LEVERT Corentin (FRA-DTI)" w:date="2023-08-29T11:07:00Z"/>
          <w:rFonts w:asciiTheme="minorHAnsi" w:eastAsiaTheme="minorEastAsia" w:hAnsiTheme="minorHAnsi" w:cstheme="minorBidi"/>
          <w:noProof/>
          <w:szCs w:val="22"/>
          <w:lang w:val="fr-FR"/>
        </w:rPr>
      </w:pPr>
      <w:ins w:id="306"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"_Toc144199764"</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lang w:val="en-GB"/>
          </w:rPr>
          <w:t>Figure 4 : Carbon cartography from simulation of a channel head at blank state</w:t>
        </w:r>
        <w:r>
          <w:rPr>
            <w:noProof/>
            <w:webHidden/>
          </w:rPr>
          <w:tab/>
        </w:r>
        <w:r>
          <w:rPr>
            <w:noProof/>
            <w:webHidden/>
          </w:rPr>
          <w:fldChar w:fldCharType="begin"/>
        </w:r>
        <w:r>
          <w:rPr>
            <w:noProof/>
            <w:webHidden/>
          </w:rPr>
          <w:instrText xml:space="preserve"> PAGEREF _Toc144199764 \h </w:instrText>
        </w:r>
      </w:ins>
      <w:r>
        <w:rPr>
          <w:noProof/>
          <w:webHidden/>
        </w:rPr>
      </w:r>
      <w:r>
        <w:rPr>
          <w:noProof/>
          <w:webHidden/>
        </w:rPr>
        <w:fldChar w:fldCharType="separate"/>
      </w:r>
      <w:ins w:id="307" w:author="DARMANA-LEVERT Corentin (FRA-DTI)" w:date="2023-08-29T11:07:00Z">
        <w:r>
          <w:rPr>
            <w:noProof/>
            <w:webHidden/>
          </w:rPr>
          <w:t>17</w:t>
        </w:r>
        <w:r>
          <w:rPr>
            <w:noProof/>
            <w:webHidden/>
          </w:rPr>
          <w:fldChar w:fldCharType="end"/>
        </w:r>
        <w:r w:rsidRPr="00584CB7">
          <w:rPr>
            <w:rStyle w:val="Lienhypertexte"/>
            <w:noProof/>
          </w:rPr>
          <w:fldChar w:fldCharType="end"/>
        </w:r>
      </w:ins>
    </w:p>
    <w:p w14:paraId="64D08686" w14:textId="2568D997" w:rsidR="00321898" w:rsidRDefault="00321898">
      <w:pPr>
        <w:pStyle w:val="Tabledesillustrations"/>
        <w:tabs>
          <w:tab w:val="right" w:leader="dot" w:pos="10194"/>
        </w:tabs>
        <w:rPr>
          <w:ins w:id="308" w:author="DARMANA-LEVERT Corentin (FRA-DTI)" w:date="2023-08-29T11:07:00Z"/>
          <w:rFonts w:asciiTheme="minorHAnsi" w:eastAsiaTheme="minorEastAsia" w:hAnsiTheme="minorHAnsi" w:cstheme="minorBidi"/>
          <w:noProof/>
          <w:szCs w:val="22"/>
          <w:lang w:val="fr-FR"/>
        </w:rPr>
      </w:pPr>
      <w:ins w:id="309"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"_Toc144199765"</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lang w:val="en-GB"/>
          </w:rPr>
          <w:t>Figure 5 : Carbon cartography from simulation of a channel head after heat quality treatment</w:t>
        </w:r>
        <w:r>
          <w:rPr>
            <w:noProof/>
            <w:webHidden/>
          </w:rPr>
          <w:tab/>
        </w:r>
        <w:r>
          <w:rPr>
            <w:noProof/>
            <w:webHidden/>
          </w:rPr>
          <w:fldChar w:fldCharType="begin"/>
        </w:r>
        <w:r>
          <w:rPr>
            <w:noProof/>
            <w:webHidden/>
          </w:rPr>
          <w:instrText xml:space="preserve"> PAGEREF _Toc144199765 \h </w:instrText>
        </w:r>
      </w:ins>
      <w:r>
        <w:rPr>
          <w:noProof/>
          <w:webHidden/>
        </w:rPr>
      </w:r>
      <w:r>
        <w:rPr>
          <w:noProof/>
          <w:webHidden/>
        </w:rPr>
        <w:fldChar w:fldCharType="separate"/>
      </w:r>
      <w:ins w:id="310" w:author="DARMANA-LEVERT Corentin (FRA-DTI)" w:date="2023-08-29T11:07:00Z">
        <w:r>
          <w:rPr>
            <w:noProof/>
            <w:webHidden/>
          </w:rPr>
          <w:t>18</w:t>
        </w:r>
        <w:r>
          <w:rPr>
            <w:noProof/>
            <w:webHidden/>
          </w:rPr>
          <w:fldChar w:fldCharType="end"/>
        </w:r>
        <w:r w:rsidRPr="00584CB7">
          <w:rPr>
            <w:rStyle w:val="Lienhypertexte"/>
            <w:noProof/>
          </w:rPr>
          <w:fldChar w:fldCharType="end"/>
        </w:r>
      </w:ins>
    </w:p>
    <w:p w14:paraId="2EC5AD4E" w14:textId="7471D834" w:rsidR="00321898" w:rsidRDefault="00321898">
      <w:pPr>
        <w:pStyle w:val="Tabledesillustrations"/>
        <w:tabs>
          <w:tab w:val="right" w:leader="dot" w:pos="10194"/>
        </w:tabs>
        <w:rPr>
          <w:ins w:id="311" w:author="DARMANA-LEVERT Corentin (FRA-DTI)" w:date="2023-08-29T11:07:00Z"/>
          <w:rFonts w:asciiTheme="minorHAnsi" w:eastAsiaTheme="minorEastAsia" w:hAnsiTheme="minorHAnsi" w:cstheme="minorBidi"/>
          <w:noProof/>
          <w:szCs w:val="22"/>
          <w:lang w:val="fr-FR"/>
        </w:rPr>
      </w:pPr>
      <w:ins w:id="312"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"_Toc144199766"</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lang w:val="en-GB"/>
          </w:rPr>
          <w:t>Figure 6 : Schematic of flattening of the blank by parallel passes</w:t>
        </w:r>
        <w:r>
          <w:rPr>
            <w:noProof/>
            <w:webHidden/>
          </w:rPr>
          <w:tab/>
        </w:r>
        <w:r>
          <w:rPr>
            <w:noProof/>
            <w:webHidden/>
          </w:rPr>
          <w:fldChar w:fldCharType="begin"/>
        </w:r>
        <w:r>
          <w:rPr>
            <w:noProof/>
            <w:webHidden/>
          </w:rPr>
          <w:instrText xml:space="preserve"> PAGEREF _Toc144199766 \h </w:instrText>
        </w:r>
      </w:ins>
      <w:r>
        <w:rPr>
          <w:noProof/>
          <w:webHidden/>
        </w:rPr>
      </w:r>
      <w:r>
        <w:rPr>
          <w:noProof/>
          <w:webHidden/>
        </w:rPr>
        <w:fldChar w:fldCharType="separate"/>
      </w:r>
      <w:ins w:id="313" w:author="DARMANA-LEVERT Corentin (FRA-DTI)" w:date="2023-08-29T11:07:00Z">
        <w:r>
          <w:rPr>
            <w:noProof/>
            <w:webHidden/>
          </w:rPr>
          <w:t>19</w:t>
        </w:r>
        <w:r>
          <w:rPr>
            <w:noProof/>
            <w:webHidden/>
          </w:rPr>
          <w:fldChar w:fldCharType="end"/>
        </w:r>
        <w:r w:rsidRPr="00584CB7">
          <w:rPr>
            <w:rStyle w:val="Lienhypertexte"/>
            <w:noProof/>
          </w:rPr>
          <w:fldChar w:fldCharType="end"/>
        </w:r>
      </w:ins>
    </w:p>
    <w:p w14:paraId="70964F04" w14:textId="18E01F65" w:rsidR="00321898" w:rsidRDefault="00321898">
      <w:pPr>
        <w:pStyle w:val="Tabledesillustrations"/>
        <w:tabs>
          <w:tab w:val="right" w:leader="dot" w:pos="10194"/>
        </w:tabs>
        <w:rPr>
          <w:ins w:id="314" w:author="DARMANA-LEVERT Corentin (FRA-DTI)" w:date="2023-08-29T11:07:00Z"/>
          <w:rFonts w:asciiTheme="minorHAnsi" w:eastAsiaTheme="minorEastAsia" w:hAnsiTheme="minorHAnsi" w:cstheme="minorBidi"/>
          <w:noProof/>
          <w:szCs w:val="22"/>
          <w:lang w:val="fr-FR"/>
        </w:rPr>
      </w:pPr>
      <w:ins w:id="315"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"_Toc144199767"</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lang w:val="en-GB"/>
          </w:rPr>
          <w:t>Figure 7 : Schematic of sampling on the dome</w:t>
        </w:r>
        <w:r>
          <w:rPr>
            <w:noProof/>
            <w:webHidden/>
          </w:rPr>
          <w:tab/>
        </w:r>
        <w:r>
          <w:rPr>
            <w:noProof/>
            <w:webHidden/>
          </w:rPr>
          <w:fldChar w:fldCharType="begin"/>
        </w:r>
        <w:r>
          <w:rPr>
            <w:noProof/>
            <w:webHidden/>
          </w:rPr>
          <w:instrText xml:space="preserve"> PAGEREF _Toc144199767 \h </w:instrText>
        </w:r>
      </w:ins>
      <w:r>
        <w:rPr>
          <w:noProof/>
          <w:webHidden/>
        </w:rPr>
      </w:r>
      <w:r>
        <w:rPr>
          <w:noProof/>
          <w:webHidden/>
        </w:rPr>
        <w:fldChar w:fldCharType="separate"/>
      </w:r>
      <w:ins w:id="316" w:author="DARMANA-LEVERT Corentin (FRA-DTI)" w:date="2023-08-29T11:07:00Z">
        <w:r>
          <w:rPr>
            <w:noProof/>
            <w:webHidden/>
          </w:rPr>
          <w:t>19</w:t>
        </w:r>
        <w:r>
          <w:rPr>
            <w:noProof/>
            <w:webHidden/>
          </w:rPr>
          <w:fldChar w:fldCharType="end"/>
        </w:r>
        <w:r w:rsidRPr="00584CB7">
          <w:rPr>
            <w:rStyle w:val="Lienhypertexte"/>
            <w:noProof/>
          </w:rPr>
          <w:fldChar w:fldCharType="end"/>
        </w:r>
      </w:ins>
    </w:p>
    <w:p w14:paraId="516249CF" w14:textId="142092FA" w:rsidR="00321898" w:rsidRDefault="00321898">
      <w:pPr>
        <w:pStyle w:val="Tabledesillustrations"/>
        <w:tabs>
          <w:tab w:val="right" w:leader="dot" w:pos="10194"/>
        </w:tabs>
        <w:rPr>
          <w:ins w:id="317" w:author="DARMANA-LEVERT Corentin (FRA-DTI)" w:date="2023-08-29T11:07:00Z"/>
          <w:rFonts w:asciiTheme="minorHAnsi" w:eastAsiaTheme="minorEastAsia" w:hAnsiTheme="minorHAnsi" w:cstheme="minorBidi"/>
          <w:noProof/>
          <w:szCs w:val="22"/>
          <w:lang w:val="fr-FR"/>
        </w:rPr>
      </w:pPr>
      <w:ins w:id="318" w:author="DARMANA-LEVERT Corentin (FRA-DTI)" w:date="2023-08-29T11:07:00Z">
        <w:r w:rsidRPr="00584CB7">
          <w:rPr>
            <w:rStyle w:val="Lienhypertexte"/>
            <w:noProof/>
          </w:rPr>
          <w:lastRenderedPageBreak/>
          <w:fldChar w:fldCharType="begin"/>
        </w:r>
        <w:r w:rsidRPr="00584CB7">
          <w:rPr>
            <w:rStyle w:val="Lienhypertexte"/>
            <w:noProof/>
          </w:rPr>
          <w:instrText xml:space="preserve"> </w:instrText>
        </w:r>
        <w:r>
          <w:rPr>
            <w:noProof/>
          </w:rPr>
          <w:instrText>HYPERLINK \l "_Toc144199768"</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lang w:val="en-GB"/>
          </w:rPr>
          <w:t>Figure 8 : Carbon cartography of the bloom from 2012 and analysis planes</w:t>
        </w:r>
        <w:r>
          <w:rPr>
            <w:noProof/>
            <w:webHidden/>
          </w:rPr>
          <w:tab/>
        </w:r>
        <w:r>
          <w:rPr>
            <w:noProof/>
            <w:webHidden/>
          </w:rPr>
          <w:fldChar w:fldCharType="begin"/>
        </w:r>
        <w:r>
          <w:rPr>
            <w:noProof/>
            <w:webHidden/>
          </w:rPr>
          <w:instrText xml:space="preserve"> PAGEREF _Toc144199768 \h </w:instrText>
        </w:r>
      </w:ins>
      <w:r>
        <w:rPr>
          <w:noProof/>
          <w:webHidden/>
        </w:rPr>
      </w:r>
      <w:r>
        <w:rPr>
          <w:noProof/>
          <w:webHidden/>
        </w:rPr>
        <w:fldChar w:fldCharType="separate"/>
      </w:r>
      <w:ins w:id="319" w:author="DARMANA-LEVERT Corentin (FRA-DTI)" w:date="2023-08-29T11:07:00Z">
        <w:r>
          <w:rPr>
            <w:noProof/>
            <w:webHidden/>
          </w:rPr>
          <w:t>20</w:t>
        </w:r>
        <w:r>
          <w:rPr>
            <w:noProof/>
            <w:webHidden/>
          </w:rPr>
          <w:fldChar w:fldCharType="end"/>
        </w:r>
        <w:r w:rsidRPr="00584CB7">
          <w:rPr>
            <w:rStyle w:val="Lienhypertexte"/>
            <w:noProof/>
          </w:rPr>
          <w:fldChar w:fldCharType="end"/>
        </w:r>
      </w:ins>
    </w:p>
    <w:p w14:paraId="42B65FB1" w14:textId="7CD95B46" w:rsidR="00321898" w:rsidRDefault="00321898">
      <w:pPr>
        <w:pStyle w:val="Tabledesillustrations"/>
        <w:tabs>
          <w:tab w:val="right" w:leader="dot" w:pos="10194"/>
        </w:tabs>
        <w:rPr>
          <w:ins w:id="320" w:author="DARMANA-LEVERT Corentin (FRA-DTI)" w:date="2023-08-29T11:07:00Z"/>
          <w:rFonts w:asciiTheme="minorHAnsi" w:eastAsiaTheme="minorEastAsia" w:hAnsiTheme="minorHAnsi" w:cstheme="minorBidi"/>
          <w:noProof/>
          <w:szCs w:val="22"/>
          <w:lang w:val="fr-FR"/>
        </w:rPr>
      </w:pPr>
      <w:ins w:id="321"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"_Toc144199769"</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lang w:val="en-GB"/>
          </w:rPr>
          <w:t>Figure 9 : Perpendicular cutting of the bloom at 100mm under the feedhead</w:t>
        </w:r>
        <w:r>
          <w:rPr>
            <w:noProof/>
            <w:webHidden/>
          </w:rPr>
          <w:tab/>
        </w:r>
        <w:r>
          <w:rPr>
            <w:noProof/>
            <w:webHidden/>
          </w:rPr>
          <w:fldChar w:fldCharType="begin"/>
        </w:r>
        <w:r>
          <w:rPr>
            <w:noProof/>
            <w:webHidden/>
          </w:rPr>
          <w:instrText xml:space="preserve"> PAGEREF _Toc144199769 \h </w:instrText>
        </w:r>
      </w:ins>
      <w:r>
        <w:rPr>
          <w:noProof/>
          <w:webHidden/>
        </w:rPr>
      </w:r>
      <w:r>
        <w:rPr>
          <w:noProof/>
          <w:webHidden/>
        </w:rPr>
        <w:fldChar w:fldCharType="separate"/>
      </w:r>
      <w:ins w:id="322" w:author="DARMANA-LEVERT Corentin (FRA-DTI)" w:date="2023-08-29T11:07:00Z">
        <w:r>
          <w:rPr>
            <w:noProof/>
            <w:webHidden/>
          </w:rPr>
          <w:t>20</w:t>
        </w:r>
        <w:r>
          <w:rPr>
            <w:noProof/>
            <w:webHidden/>
          </w:rPr>
          <w:fldChar w:fldCharType="end"/>
        </w:r>
        <w:r w:rsidRPr="00584CB7">
          <w:rPr>
            <w:rStyle w:val="Lienhypertexte"/>
            <w:noProof/>
          </w:rPr>
          <w:fldChar w:fldCharType="end"/>
        </w:r>
      </w:ins>
    </w:p>
    <w:p w14:paraId="6981ECCE" w14:textId="1F1A472B" w:rsidR="00321898" w:rsidRDefault="00321898">
      <w:pPr>
        <w:pStyle w:val="Tabledesillustrations"/>
        <w:tabs>
          <w:tab w:val="right" w:leader="dot" w:pos="10194"/>
        </w:tabs>
        <w:rPr>
          <w:ins w:id="323" w:author="DARMANA-LEVERT Corentin (FRA-DTI)" w:date="2023-08-29T11:07:00Z"/>
          <w:rFonts w:asciiTheme="minorHAnsi" w:eastAsiaTheme="minorEastAsia" w:hAnsiTheme="minorHAnsi" w:cstheme="minorBidi"/>
          <w:noProof/>
          <w:szCs w:val="22"/>
          <w:lang w:val="fr-FR"/>
        </w:rPr>
      </w:pPr>
      <w:ins w:id="324"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"_Toc144199770"</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lang w:val="en-GB"/>
          </w:rPr>
          <w:t>Figure 10 : Perpendicular cutting of the bloom at 2750mm under the feedhead</w:t>
        </w:r>
        <w:r>
          <w:rPr>
            <w:noProof/>
            <w:webHidden/>
          </w:rPr>
          <w:tab/>
        </w:r>
        <w:r>
          <w:rPr>
            <w:noProof/>
            <w:webHidden/>
          </w:rPr>
          <w:fldChar w:fldCharType="begin"/>
        </w:r>
        <w:r>
          <w:rPr>
            <w:noProof/>
            <w:webHidden/>
          </w:rPr>
          <w:instrText xml:space="preserve"> PAGEREF _Toc144199770 \h </w:instrText>
        </w:r>
      </w:ins>
      <w:r>
        <w:rPr>
          <w:noProof/>
          <w:webHidden/>
        </w:rPr>
      </w:r>
      <w:r>
        <w:rPr>
          <w:noProof/>
          <w:webHidden/>
        </w:rPr>
        <w:fldChar w:fldCharType="separate"/>
      </w:r>
      <w:ins w:id="325" w:author="DARMANA-LEVERT Corentin (FRA-DTI)" w:date="2023-08-29T11:07:00Z">
        <w:r>
          <w:rPr>
            <w:noProof/>
            <w:webHidden/>
          </w:rPr>
          <w:t>21</w:t>
        </w:r>
        <w:r>
          <w:rPr>
            <w:noProof/>
            <w:webHidden/>
          </w:rPr>
          <w:fldChar w:fldCharType="end"/>
        </w:r>
        <w:r w:rsidRPr="00584CB7">
          <w:rPr>
            <w:rStyle w:val="Lienhypertexte"/>
            <w:noProof/>
          </w:rPr>
          <w:fldChar w:fldCharType="end"/>
        </w:r>
      </w:ins>
    </w:p>
    <w:p w14:paraId="38667D11" w14:textId="2B4AE5B5" w:rsidR="00321898" w:rsidRDefault="00321898">
      <w:pPr>
        <w:pStyle w:val="Tabledesillustrations"/>
        <w:tabs>
          <w:tab w:val="right" w:leader="dot" w:pos="10194"/>
        </w:tabs>
        <w:rPr>
          <w:ins w:id="326" w:author="DARMANA-LEVERT Corentin (FRA-DTI)" w:date="2023-08-29T11:07:00Z"/>
          <w:rFonts w:asciiTheme="minorHAnsi" w:eastAsiaTheme="minorEastAsia" w:hAnsiTheme="minorHAnsi" w:cstheme="minorBidi"/>
          <w:noProof/>
          <w:szCs w:val="22"/>
          <w:lang w:val="fr-FR"/>
        </w:rPr>
      </w:pPr>
      <w:ins w:id="327"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"_Toc144199771"</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lang w:val="en-GB"/>
          </w:rPr>
          <w:t>Figure 11 : Longitudinal cutting of the bloom from the top to 2650 mm under the feedhead</w:t>
        </w:r>
        <w:r>
          <w:rPr>
            <w:noProof/>
            <w:webHidden/>
          </w:rPr>
          <w:tab/>
        </w:r>
        <w:r>
          <w:rPr>
            <w:noProof/>
            <w:webHidden/>
          </w:rPr>
          <w:fldChar w:fldCharType="begin"/>
        </w:r>
        <w:r>
          <w:rPr>
            <w:noProof/>
            <w:webHidden/>
          </w:rPr>
          <w:instrText xml:space="preserve"> PAGEREF _Toc144199771 \h </w:instrText>
        </w:r>
      </w:ins>
      <w:r>
        <w:rPr>
          <w:noProof/>
          <w:webHidden/>
        </w:rPr>
      </w:r>
      <w:r>
        <w:rPr>
          <w:noProof/>
          <w:webHidden/>
        </w:rPr>
        <w:fldChar w:fldCharType="separate"/>
      </w:r>
      <w:ins w:id="328" w:author="DARMANA-LEVERT Corentin (FRA-DTI)" w:date="2023-08-29T11:07:00Z">
        <w:r>
          <w:rPr>
            <w:noProof/>
            <w:webHidden/>
          </w:rPr>
          <w:t>21</w:t>
        </w:r>
        <w:r>
          <w:rPr>
            <w:noProof/>
            <w:webHidden/>
          </w:rPr>
          <w:fldChar w:fldCharType="end"/>
        </w:r>
        <w:r w:rsidRPr="00584CB7">
          <w:rPr>
            <w:rStyle w:val="Lienhypertexte"/>
            <w:noProof/>
          </w:rPr>
          <w:fldChar w:fldCharType="end"/>
        </w:r>
      </w:ins>
    </w:p>
    <w:p w14:paraId="4ED8D409" w14:textId="113350F1" w:rsidR="00321898" w:rsidRDefault="00321898">
      <w:pPr>
        <w:pStyle w:val="Tabledesillustrations"/>
        <w:tabs>
          <w:tab w:val="right" w:leader="dot" w:pos="10194"/>
        </w:tabs>
        <w:rPr>
          <w:ins w:id="329" w:author="DARMANA-LEVERT Corentin (FRA-DTI)" w:date="2023-08-29T11:07:00Z"/>
          <w:rFonts w:asciiTheme="minorHAnsi" w:eastAsiaTheme="minorEastAsia" w:hAnsiTheme="minorHAnsi" w:cstheme="minorBidi"/>
          <w:noProof/>
          <w:szCs w:val="22"/>
          <w:lang w:val="fr-FR"/>
        </w:rPr>
      </w:pPr>
      <w:ins w:id="330"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"_Toc144199772"</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lang w:val="en-GB"/>
          </w:rPr>
          <w:t>Figure 12 : Visual schematic of cuttings in the bloom</w:t>
        </w:r>
        <w:r>
          <w:rPr>
            <w:noProof/>
            <w:webHidden/>
          </w:rPr>
          <w:tab/>
        </w:r>
        <w:r>
          <w:rPr>
            <w:noProof/>
            <w:webHidden/>
          </w:rPr>
          <w:fldChar w:fldCharType="begin"/>
        </w:r>
        <w:r>
          <w:rPr>
            <w:noProof/>
            <w:webHidden/>
          </w:rPr>
          <w:instrText xml:space="preserve"> PAGEREF _Toc144199772 \h </w:instrText>
        </w:r>
      </w:ins>
      <w:r>
        <w:rPr>
          <w:noProof/>
          <w:webHidden/>
        </w:rPr>
      </w:r>
      <w:r>
        <w:rPr>
          <w:noProof/>
          <w:webHidden/>
        </w:rPr>
        <w:fldChar w:fldCharType="separate"/>
      </w:r>
      <w:ins w:id="331" w:author="DARMANA-LEVERT Corentin (FRA-DTI)" w:date="2023-08-29T11:07:00Z">
        <w:r>
          <w:rPr>
            <w:noProof/>
            <w:webHidden/>
          </w:rPr>
          <w:t>22</w:t>
        </w:r>
        <w:r>
          <w:rPr>
            <w:noProof/>
            <w:webHidden/>
          </w:rPr>
          <w:fldChar w:fldCharType="end"/>
        </w:r>
        <w:r w:rsidRPr="00584CB7">
          <w:rPr>
            <w:rStyle w:val="Lienhypertexte"/>
            <w:noProof/>
          </w:rPr>
          <w:fldChar w:fldCharType="end"/>
        </w:r>
      </w:ins>
    </w:p>
    <w:p w14:paraId="6F4B3575" w14:textId="45A399CA" w:rsidR="00321898" w:rsidRDefault="00321898">
      <w:pPr>
        <w:pStyle w:val="Tabledesillustrations"/>
        <w:tabs>
          <w:tab w:val="right" w:leader="dot" w:pos="10194"/>
        </w:tabs>
        <w:rPr>
          <w:ins w:id="332" w:author="DARMANA-LEVERT Corentin (FRA-DTI)" w:date="2023-08-29T11:07:00Z"/>
          <w:rFonts w:asciiTheme="minorHAnsi" w:eastAsiaTheme="minorEastAsia" w:hAnsiTheme="minorHAnsi" w:cstheme="minorBidi"/>
          <w:noProof/>
          <w:szCs w:val="22"/>
          <w:lang w:val="fr-FR"/>
        </w:rPr>
      </w:pPr>
      <w:ins w:id="333"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"_Toc144199773"</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lang w:val="en-GB"/>
          </w:rPr>
          <w:t>Figure 13 : Part of the manufacturing process outline of the channel heads</w:t>
        </w:r>
        <w:r>
          <w:rPr>
            <w:noProof/>
            <w:webHidden/>
          </w:rPr>
          <w:tab/>
        </w:r>
        <w:r>
          <w:rPr>
            <w:noProof/>
            <w:webHidden/>
          </w:rPr>
          <w:fldChar w:fldCharType="begin"/>
        </w:r>
        <w:r>
          <w:rPr>
            <w:noProof/>
            <w:webHidden/>
          </w:rPr>
          <w:instrText xml:space="preserve"> PAGEREF _Toc144199773 \h </w:instrText>
        </w:r>
      </w:ins>
      <w:r>
        <w:rPr>
          <w:noProof/>
          <w:webHidden/>
        </w:rPr>
      </w:r>
      <w:r>
        <w:rPr>
          <w:noProof/>
          <w:webHidden/>
        </w:rPr>
        <w:fldChar w:fldCharType="separate"/>
      </w:r>
      <w:ins w:id="334" w:author="DARMANA-LEVERT Corentin (FRA-DTI)" w:date="2023-08-29T11:07:00Z">
        <w:r>
          <w:rPr>
            <w:noProof/>
            <w:webHidden/>
          </w:rPr>
          <w:t>24</w:t>
        </w:r>
        <w:r>
          <w:rPr>
            <w:noProof/>
            <w:webHidden/>
          </w:rPr>
          <w:fldChar w:fldCharType="end"/>
        </w:r>
        <w:r w:rsidRPr="00584CB7">
          <w:rPr>
            <w:rStyle w:val="Lienhypertexte"/>
            <w:noProof/>
          </w:rPr>
          <w:fldChar w:fldCharType="end"/>
        </w:r>
      </w:ins>
    </w:p>
    <w:p w14:paraId="334EC1B1" w14:textId="076868F5" w:rsidR="00321898" w:rsidRDefault="00321898">
      <w:pPr>
        <w:pStyle w:val="Tabledesillustrations"/>
        <w:tabs>
          <w:tab w:val="right" w:leader="dot" w:pos="10194"/>
        </w:tabs>
        <w:rPr>
          <w:ins w:id="335" w:author="DARMANA-LEVERT Corentin (FRA-DTI)" w:date="2023-08-29T11:07:00Z"/>
          <w:rFonts w:asciiTheme="minorHAnsi" w:eastAsiaTheme="minorEastAsia" w:hAnsiTheme="minorHAnsi" w:cstheme="minorBidi"/>
          <w:noProof/>
          <w:szCs w:val="22"/>
          <w:lang w:val="fr-FR"/>
        </w:rPr>
      </w:pPr>
      <w:ins w:id="336"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"_Toc144199774"</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lang w:val="en-GB"/>
          </w:rPr>
          <w:t>Figure 14 : Comon Formula for the estimation of macrosegregation intensity in cast ingots</w:t>
        </w:r>
        <w:r>
          <w:rPr>
            <w:noProof/>
            <w:webHidden/>
          </w:rPr>
          <w:tab/>
        </w:r>
        <w:r>
          <w:rPr>
            <w:noProof/>
            <w:webHidden/>
          </w:rPr>
          <w:fldChar w:fldCharType="begin"/>
        </w:r>
        <w:r>
          <w:rPr>
            <w:noProof/>
            <w:webHidden/>
          </w:rPr>
          <w:instrText xml:space="preserve"> PAGEREF _Toc144199774 \h </w:instrText>
        </w:r>
      </w:ins>
      <w:r>
        <w:rPr>
          <w:noProof/>
          <w:webHidden/>
        </w:rPr>
      </w:r>
      <w:r>
        <w:rPr>
          <w:noProof/>
          <w:webHidden/>
        </w:rPr>
        <w:fldChar w:fldCharType="separate"/>
      </w:r>
      <w:ins w:id="337" w:author="DARMANA-LEVERT Corentin (FRA-DTI)" w:date="2023-08-29T11:07:00Z">
        <w:r>
          <w:rPr>
            <w:noProof/>
            <w:webHidden/>
          </w:rPr>
          <w:t>25</w:t>
        </w:r>
        <w:r>
          <w:rPr>
            <w:noProof/>
            <w:webHidden/>
          </w:rPr>
          <w:fldChar w:fldCharType="end"/>
        </w:r>
        <w:r w:rsidRPr="00584CB7">
          <w:rPr>
            <w:rStyle w:val="Lienhypertexte"/>
            <w:noProof/>
          </w:rPr>
          <w:fldChar w:fldCharType="end"/>
        </w:r>
      </w:ins>
    </w:p>
    <w:p w14:paraId="6F696443" w14:textId="58E3C872" w:rsidR="00321898" w:rsidRDefault="00321898">
      <w:pPr>
        <w:pStyle w:val="Tabledesillustrations"/>
        <w:tabs>
          <w:tab w:val="right" w:leader="dot" w:pos="10194"/>
        </w:tabs>
        <w:rPr>
          <w:ins w:id="338" w:author="DARMANA-LEVERT Corentin (FRA-DTI)" w:date="2023-08-29T11:07:00Z"/>
          <w:rFonts w:asciiTheme="minorHAnsi" w:eastAsiaTheme="minorEastAsia" w:hAnsiTheme="minorHAnsi" w:cstheme="minorBidi"/>
          <w:noProof/>
          <w:szCs w:val="22"/>
          <w:lang w:val="fr-FR"/>
        </w:rPr>
      </w:pPr>
      <w:ins w:id="339"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"_Toc144199775"</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lang w:val="en-GB"/>
          </w:rPr>
          <w:t>Figure 15 : Creusot Loire Formula for three new elements: Mn, Cr and Ni</w:t>
        </w:r>
        <w:r>
          <w:rPr>
            <w:noProof/>
            <w:webHidden/>
          </w:rPr>
          <w:tab/>
        </w:r>
        <w:r>
          <w:rPr>
            <w:noProof/>
            <w:webHidden/>
          </w:rPr>
          <w:fldChar w:fldCharType="begin"/>
        </w:r>
        <w:r>
          <w:rPr>
            <w:noProof/>
            <w:webHidden/>
          </w:rPr>
          <w:instrText xml:space="preserve"> PAGEREF _Toc144199775 \h </w:instrText>
        </w:r>
      </w:ins>
      <w:r>
        <w:rPr>
          <w:noProof/>
          <w:webHidden/>
        </w:rPr>
      </w:r>
      <w:r>
        <w:rPr>
          <w:noProof/>
          <w:webHidden/>
        </w:rPr>
        <w:fldChar w:fldCharType="separate"/>
      </w:r>
      <w:ins w:id="340" w:author="DARMANA-LEVERT Corentin (FRA-DTI)" w:date="2023-08-29T11:07:00Z">
        <w:r>
          <w:rPr>
            <w:noProof/>
            <w:webHidden/>
          </w:rPr>
          <w:t>25</w:t>
        </w:r>
        <w:r>
          <w:rPr>
            <w:noProof/>
            <w:webHidden/>
          </w:rPr>
          <w:fldChar w:fldCharType="end"/>
        </w:r>
        <w:r w:rsidRPr="00584CB7">
          <w:rPr>
            <w:rStyle w:val="Lienhypertexte"/>
            <w:noProof/>
          </w:rPr>
          <w:fldChar w:fldCharType="end"/>
        </w:r>
      </w:ins>
    </w:p>
    <w:p w14:paraId="39384AB0" w14:textId="44A146C5" w:rsidR="00321898" w:rsidRDefault="00321898">
      <w:pPr>
        <w:pStyle w:val="Tabledesillustrations"/>
        <w:tabs>
          <w:tab w:val="right" w:leader="dot" w:pos="10194"/>
        </w:tabs>
        <w:rPr>
          <w:ins w:id="341" w:author="DARMANA-LEVERT Corentin (FRA-DTI)" w:date="2023-08-29T11:07:00Z"/>
          <w:rFonts w:asciiTheme="minorHAnsi" w:eastAsiaTheme="minorEastAsia" w:hAnsiTheme="minorHAnsi" w:cstheme="minorBidi"/>
          <w:noProof/>
          <w:szCs w:val="22"/>
          <w:lang w:val="fr-FR"/>
        </w:rPr>
      </w:pPr>
      <w:ins w:id="342"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"_Toc144199776"</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16 : Peritectic reaction and peritectic transformations mechanisms</w:t>
        </w:r>
        <w:r>
          <w:rPr>
            <w:noProof/>
            <w:webHidden/>
          </w:rPr>
          <w:tab/>
        </w:r>
        <w:r>
          <w:rPr>
            <w:noProof/>
            <w:webHidden/>
          </w:rPr>
          <w:fldChar w:fldCharType="begin"/>
        </w:r>
        <w:r>
          <w:rPr>
            <w:noProof/>
            <w:webHidden/>
          </w:rPr>
          <w:instrText xml:space="preserve"> PAGEREF _Toc144199776 \h </w:instrText>
        </w:r>
      </w:ins>
      <w:r>
        <w:rPr>
          <w:noProof/>
          <w:webHidden/>
        </w:rPr>
      </w:r>
      <w:r>
        <w:rPr>
          <w:noProof/>
          <w:webHidden/>
        </w:rPr>
        <w:fldChar w:fldCharType="separate"/>
      </w:r>
      <w:ins w:id="343" w:author="DARMANA-LEVERT Corentin (FRA-DTI)" w:date="2023-08-29T11:07:00Z">
        <w:r>
          <w:rPr>
            <w:noProof/>
            <w:webHidden/>
          </w:rPr>
          <w:t>27</w:t>
        </w:r>
        <w:r>
          <w:rPr>
            <w:noProof/>
            <w:webHidden/>
          </w:rPr>
          <w:fldChar w:fldCharType="end"/>
        </w:r>
        <w:r w:rsidRPr="00584CB7">
          <w:rPr>
            <w:rStyle w:val="Lienhypertexte"/>
            <w:noProof/>
          </w:rPr>
          <w:fldChar w:fldCharType="end"/>
        </w:r>
      </w:ins>
    </w:p>
    <w:p w14:paraId="3F960E97" w14:textId="79C4F93D" w:rsidR="00321898" w:rsidRDefault="00321898">
      <w:pPr>
        <w:pStyle w:val="Tabledesillustrations"/>
        <w:tabs>
          <w:tab w:val="right" w:leader="dot" w:pos="10194"/>
        </w:tabs>
        <w:rPr>
          <w:ins w:id="344" w:author="DARMANA-LEVERT Corentin (FRA-DTI)" w:date="2023-08-29T11:07:00Z"/>
          <w:rFonts w:asciiTheme="minorHAnsi" w:eastAsiaTheme="minorEastAsia" w:hAnsiTheme="minorHAnsi" w:cstheme="minorBidi"/>
          <w:noProof/>
          <w:szCs w:val="22"/>
          <w:lang w:val="fr-FR"/>
        </w:rPr>
      </w:pPr>
      <w:ins w:id="345"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"_Toc144199777"</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17 : Examples of partition coefficients for different elements evolution with temperature</w:t>
        </w:r>
        <w:r w:rsidRPr="00584CB7">
          <w:rPr>
            <w:rStyle w:val="Lienhypertexte"/>
            <w:noProof/>
            <w:lang w:val="fr-FR"/>
          </w:rPr>
          <w:t xml:space="preserve"> (10)</w:t>
        </w:r>
        <w:r>
          <w:rPr>
            <w:noProof/>
            <w:webHidden/>
          </w:rPr>
          <w:tab/>
        </w:r>
        <w:r>
          <w:rPr>
            <w:noProof/>
            <w:webHidden/>
          </w:rPr>
          <w:fldChar w:fldCharType="begin"/>
        </w:r>
        <w:r>
          <w:rPr>
            <w:noProof/>
            <w:webHidden/>
          </w:rPr>
          <w:instrText xml:space="preserve"> PAGEREF _Toc144199777 \h </w:instrText>
        </w:r>
      </w:ins>
      <w:r>
        <w:rPr>
          <w:noProof/>
          <w:webHidden/>
        </w:rPr>
      </w:r>
      <w:r>
        <w:rPr>
          <w:noProof/>
          <w:webHidden/>
        </w:rPr>
        <w:fldChar w:fldCharType="separate"/>
      </w:r>
      <w:ins w:id="346" w:author="DARMANA-LEVERT Corentin (FRA-DTI)" w:date="2023-08-29T11:07:00Z">
        <w:r>
          <w:rPr>
            <w:noProof/>
            <w:webHidden/>
          </w:rPr>
          <w:t>28</w:t>
        </w:r>
        <w:r>
          <w:rPr>
            <w:noProof/>
            <w:webHidden/>
          </w:rPr>
          <w:fldChar w:fldCharType="end"/>
        </w:r>
        <w:r w:rsidRPr="00584CB7">
          <w:rPr>
            <w:rStyle w:val="Lienhypertexte"/>
            <w:noProof/>
          </w:rPr>
          <w:fldChar w:fldCharType="end"/>
        </w:r>
      </w:ins>
    </w:p>
    <w:p w14:paraId="7ABA89B9" w14:textId="7CA2464F" w:rsidR="00321898" w:rsidRDefault="00321898">
      <w:pPr>
        <w:pStyle w:val="Tabledesillustrations"/>
        <w:tabs>
          <w:tab w:val="right" w:leader="dot" w:pos="10194"/>
        </w:tabs>
        <w:rPr>
          <w:ins w:id="347" w:author="DARMANA-LEVERT Corentin (FRA-DTI)" w:date="2023-08-29T11:07:00Z"/>
          <w:rFonts w:asciiTheme="minorHAnsi" w:eastAsiaTheme="minorEastAsia" w:hAnsiTheme="minorHAnsi" w:cstheme="minorBidi"/>
          <w:noProof/>
          <w:szCs w:val="22"/>
          <w:lang w:val="fr-FR"/>
        </w:rPr>
      </w:pPr>
      <w:ins w:id="348"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"_Toc144199778"</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18 : Locations of macrosegregations within an ingot</w:t>
        </w:r>
        <w:r w:rsidRPr="00584CB7">
          <w:rPr>
            <w:rStyle w:val="Lienhypertexte"/>
            <w:noProof/>
            <w:lang w:val="fr-FR"/>
          </w:rPr>
          <w:t xml:space="preserve"> (11)</w:t>
        </w:r>
        <w:r>
          <w:rPr>
            <w:noProof/>
            <w:webHidden/>
          </w:rPr>
          <w:tab/>
        </w:r>
        <w:r>
          <w:rPr>
            <w:noProof/>
            <w:webHidden/>
          </w:rPr>
          <w:fldChar w:fldCharType="begin"/>
        </w:r>
        <w:r>
          <w:rPr>
            <w:noProof/>
            <w:webHidden/>
          </w:rPr>
          <w:instrText xml:space="preserve"> PAGEREF _Toc144199778 \h </w:instrText>
        </w:r>
      </w:ins>
      <w:r>
        <w:rPr>
          <w:noProof/>
          <w:webHidden/>
        </w:rPr>
      </w:r>
      <w:r>
        <w:rPr>
          <w:noProof/>
          <w:webHidden/>
        </w:rPr>
        <w:fldChar w:fldCharType="separate"/>
      </w:r>
      <w:ins w:id="349" w:author="DARMANA-LEVERT Corentin (FRA-DTI)" w:date="2023-08-29T11:07:00Z">
        <w:r>
          <w:rPr>
            <w:noProof/>
            <w:webHidden/>
          </w:rPr>
          <w:t>31</w:t>
        </w:r>
        <w:r>
          <w:rPr>
            <w:noProof/>
            <w:webHidden/>
          </w:rPr>
          <w:fldChar w:fldCharType="end"/>
        </w:r>
        <w:r w:rsidRPr="00584CB7">
          <w:rPr>
            <w:rStyle w:val="Lienhypertexte"/>
            <w:noProof/>
          </w:rPr>
          <w:fldChar w:fldCharType="end"/>
        </w:r>
      </w:ins>
    </w:p>
    <w:p w14:paraId="61427A5D" w14:textId="6B8A1102" w:rsidR="00321898" w:rsidRDefault="00321898">
      <w:pPr>
        <w:pStyle w:val="Tabledesillustrations"/>
        <w:tabs>
          <w:tab w:val="right" w:leader="dot" w:pos="10194"/>
        </w:tabs>
        <w:rPr>
          <w:ins w:id="350" w:author="DARMANA-LEVERT Corentin (FRA-DTI)" w:date="2023-08-29T11:07:00Z"/>
          <w:rFonts w:asciiTheme="minorHAnsi" w:eastAsiaTheme="minorEastAsia" w:hAnsiTheme="minorHAnsi" w:cstheme="minorBidi"/>
          <w:noProof/>
          <w:szCs w:val="22"/>
          <w:lang w:val="fr-FR"/>
        </w:rPr>
      </w:pPr>
      <w:ins w:id="351"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"_Toc144199779"</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19 : Micrography of columnar zone segregation (a) and equiaxed zone segregation (b)</w:t>
        </w:r>
        <w:r>
          <w:rPr>
            <w:noProof/>
            <w:webHidden/>
          </w:rPr>
          <w:tab/>
        </w:r>
        <w:r>
          <w:rPr>
            <w:noProof/>
            <w:webHidden/>
          </w:rPr>
          <w:fldChar w:fldCharType="begin"/>
        </w:r>
        <w:r>
          <w:rPr>
            <w:noProof/>
            <w:webHidden/>
          </w:rPr>
          <w:instrText xml:space="preserve"> PAGEREF _Toc144199779 \h </w:instrText>
        </w:r>
      </w:ins>
      <w:r>
        <w:rPr>
          <w:noProof/>
          <w:webHidden/>
        </w:rPr>
      </w:r>
      <w:r>
        <w:rPr>
          <w:noProof/>
          <w:webHidden/>
        </w:rPr>
        <w:fldChar w:fldCharType="separate"/>
      </w:r>
      <w:ins w:id="352" w:author="DARMANA-LEVERT Corentin (FRA-DTI)" w:date="2023-08-29T11:07:00Z">
        <w:r>
          <w:rPr>
            <w:noProof/>
            <w:webHidden/>
          </w:rPr>
          <w:t>31</w:t>
        </w:r>
        <w:r>
          <w:rPr>
            <w:noProof/>
            <w:webHidden/>
          </w:rPr>
          <w:fldChar w:fldCharType="end"/>
        </w:r>
        <w:r w:rsidRPr="00584CB7">
          <w:rPr>
            <w:rStyle w:val="Lienhypertexte"/>
            <w:noProof/>
          </w:rPr>
          <w:fldChar w:fldCharType="end"/>
        </w:r>
      </w:ins>
    </w:p>
    <w:p w14:paraId="4E5D1AE0" w14:textId="460E4AA1" w:rsidR="00321898" w:rsidRDefault="00321898">
      <w:pPr>
        <w:pStyle w:val="Tabledesillustrations"/>
        <w:tabs>
          <w:tab w:val="right" w:leader="dot" w:pos="10194"/>
        </w:tabs>
        <w:rPr>
          <w:ins w:id="353" w:author="DARMANA-LEVERT Corentin (FRA-DTI)" w:date="2023-08-29T11:07:00Z"/>
          <w:rFonts w:asciiTheme="minorHAnsi" w:eastAsiaTheme="minorEastAsia" w:hAnsiTheme="minorHAnsi" w:cstheme="minorBidi"/>
          <w:noProof/>
          <w:szCs w:val="22"/>
          <w:lang w:val="fr-FR"/>
        </w:rPr>
      </w:pPr>
      <w:ins w:id="354"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"_Toc144199780"</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20 : Comparison of manganese concentration after solidifcation of two ingots with varying carbon content and cooling rates</w:t>
        </w:r>
        <w:r>
          <w:rPr>
            <w:noProof/>
            <w:webHidden/>
          </w:rPr>
          <w:tab/>
        </w:r>
        <w:r>
          <w:rPr>
            <w:noProof/>
            <w:webHidden/>
          </w:rPr>
          <w:fldChar w:fldCharType="begin"/>
        </w:r>
        <w:r>
          <w:rPr>
            <w:noProof/>
            <w:webHidden/>
          </w:rPr>
          <w:instrText xml:space="preserve"> PAGEREF _Toc144199780 \h </w:instrText>
        </w:r>
      </w:ins>
      <w:r>
        <w:rPr>
          <w:noProof/>
          <w:webHidden/>
        </w:rPr>
      </w:r>
      <w:r>
        <w:rPr>
          <w:noProof/>
          <w:webHidden/>
        </w:rPr>
        <w:fldChar w:fldCharType="separate"/>
      </w:r>
      <w:ins w:id="355" w:author="DARMANA-LEVERT Corentin (FRA-DTI)" w:date="2023-08-29T11:07:00Z">
        <w:r>
          <w:rPr>
            <w:noProof/>
            <w:webHidden/>
          </w:rPr>
          <w:t>32</w:t>
        </w:r>
        <w:r>
          <w:rPr>
            <w:noProof/>
            <w:webHidden/>
          </w:rPr>
          <w:fldChar w:fldCharType="end"/>
        </w:r>
        <w:r w:rsidRPr="00584CB7">
          <w:rPr>
            <w:rStyle w:val="Lienhypertexte"/>
            <w:noProof/>
          </w:rPr>
          <w:fldChar w:fldCharType="end"/>
        </w:r>
      </w:ins>
    </w:p>
    <w:p w14:paraId="64DCDC17" w14:textId="4E240B7A" w:rsidR="00321898" w:rsidRDefault="00321898">
      <w:pPr>
        <w:pStyle w:val="Tabledesillustrations"/>
        <w:tabs>
          <w:tab w:val="right" w:leader="dot" w:pos="10194"/>
        </w:tabs>
        <w:rPr>
          <w:ins w:id="356" w:author="DARMANA-LEVERT Corentin (FRA-DTI)" w:date="2023-08-29T11:07:00Z"/>
          <w:rFonts w:asciiTheme="minorHAnsi" w:eastAsiaTheme="minorEastAsia" w:hAnsiTheme="minorHAnsi" w:cstheme="minorBidi"/>
          <w:noProof/>
          <w:szCs w:val="22"/>
          <w:lang w:val="fr-FR"/>
        </w:rPr>
      </w:pPr>
      <w:ins w:id="357"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"_Toc144199781"</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21 : Comparisons of different models accuracy for segregations of manganese and carbon</w:t>
        </w:r>
        <w:r>
          <w:rPr>
            <w:noProof/>
            <w:webHidden/>
          </w:rPr>
          <w:tab/>
        </w:r>
        <w:r>
          <w:rPr>
            <w:noProof/>
            <w:webHidden/>
          </w:rPr>
          <w:fldChar w:fldCharType="begin"/>
        </w:r>
        <w:r>
          <w:rPr>
            <w:noProof/>
            <w:webHidden/>
          </w:rPr>
          <w:instrText xml:space="preserve"> PAGEREF _Toc144199781 \h </w:instrText>
        </w:r>
      </w:ins>
      <w:r>
        <w:rPr>
          <w:noProof/>
          <w:webHidden/>
        </w:rPr>
      </w:r>
      <w:r>
        <w:rPr>
          <w:noProof/>
          <w:webHidden/>
        </w:rPr>
        <w:fldChar w:fldCharType="separate"/>
      </w:r>
      <w:ins w:id="358" w:author="DARMANA-LEVERT Corentin (FRA-DTI)" w:date="2023-08-29T11:07:00Z">
        <w:r>
          <w:rPr>
            <w:noProof/>
            <w:webHidden/>
          </w:rPr>
          <w:t>33</w:t>
        </w:r>
        <w:r>
          <w:rPr>
            <w:noProof/>
            <w:webHidden/>
          </w:rPr>
          <w:fldChar w:fldCharType="end"/>
        </w:r>
        <w:r w:rsidRPr="00584CB7">
          <w:rPr>
            <w:rStyle w:val="Lienhypertexte"/>
            <w:noProof/>
          </w:rPr>
          <w:fldChar w:fldCharType="end"/>
        </w:r>
      </w:ins>
    </w:p>
    <w:p w14:paraId="07F43A99" w14:textId="025B6784" w:rsidR="00321898" w:rsidRDefault="00321898">
      <w:pPr>
        <w:pStyle w:val="Tabledesillustrations"/>
        <w:tabs>
          <w:tab w:val="right" w:leader="dot" w:pos="10194"/>
        </w:tabs>
        <w:rPr>
          <w:ins w:id="359" w:author="DARMANA-LEVERT Corentin (FRA-DTI)" w:date="2023-08-29T11:07:00Z"/>
          <w:rFonts w:asciiTheme="minorHAnsi" w:eastAsiaTheme="minorEastAsia" w:hAnsiTheme="minorHAnsi" w:cstheme="minorBidi"/>
          <w:noProof/>
          <w:szCs w:val="22"/>
          <w:lang w:val="fr-FR"/>
        </w:rPr>
      </w:pPr>
      <w:ins w:id="360"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"_Toc144199782"</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22 : Fe-C binary phase diagram from Thermo-Calc</w:t>
        </w:r>
        <w:r>
          <w:rPr>
            <w:noProof/>
            <w:webHidden/>
          </w:rPr>
          <w:tab/>
        </w:r>
        <w:r>
          <w:rPr>
            <w:noProof/>
            <w:webHidden/>
          </w:rPr>
          <w:fldChar w:fldCharType="begin"/>
        </w:r>
        <w:r>
          <w:rPr>
            <w:noProof/>
            <w:webHidden/>
          </w:rPr>
          <w:instrText xml:space="preserve"> PAGEREF _Toc144199782 \h </w:instrText>
        </w:r>
      </w:ins>
      <w:r>
        <w:rPr>
          <w:noProof/>
          <w:webHidden/>
        </w:rPr>
      </w:r>
      <w:r>
        <w:rPr>
          <w:noProof/>
          <w:webHidden/>
        </w:rPr>
        <w:fldChar w:fldCharType="separate"/>
      </w:r>
      <w:ins w:id="361" w:author="DARMANA-LEVERT Corentin (FRA-DTI)" w:date="2023-08-29T11:07:00Z">
        <w:r>
          <w:rPr>
            <w:noProof/>
            <w:webHidden/>
          </w:rPr>
          <w:t>35</w:t>
        </w:r>
        <w:r>
          <w:rPr>
            <w:noProof/>
            <w:webHidden/>
          </w:rPr>
          <w:fldChar w:fldCharType="end"/>
        </w:r>
        <w:r w:rsidRPr="00584CB7">
          <w:rPr>
            <w:rStyle w:val="Lienhypertexte"/>
            <w:noProof/>
          </w:rPr>
          <w:fldChar w:fldCharType="end"/>
        </w:r>
      </w:ins>
    </w:p>
    <w:p w14:paraId="3F78A3B3" w14:textId="2708D812" w:rsidR="00321898" w:rsidRDefault="00321898">
      <w:pPr>
        <w:pStyle w:val="Tabledesillustrations"/>
        <w:tabs>
          <w:tab w:val="right" w:leader="dot" w:pos="10194"/>
        </w:tabs>
        <w:rPr>
          <w:ins w:id="362" w:author="DARMANA-LEVERT Corentin (FRA-DTI)" w:date="2023-08-29T11:07:00Z"/>
          <w:rFonts w:asciiTheme="minorHAnsi" w:eastAsiaTheme="minorEastAsia" w:hAnsiTheme="minorHAnsi" w:cstheme="minorBidi"/>
          <w:noProof/>
          <w:szCs w:val="22"/>
          <w:lang w:val="fr-FR"/>
        </w:rPr>
      </w:pPr>
      <w:ins w:id="363"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"_Toc144199783"</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23 : Evolution of phase fraction during cooling of a hyperperitectic steel (Fe-0,2%C)</w:t>
        </w:r>
        <w:r>
          <w:rPr>
            <w:noProof/>
            <w:webHidden/>
          </w:rPr>
          <w:tab/>
        </w:r>
        <w:r>
          <w:rPr>
            <w:noProof/>
            <w:webHidden/>
          </w:rPr>
          <w:fldChar w:fldCharType="begin"/>
        </w:r>
        <w:r>
          <w:rPr>
            <w:noProof/>
            <w:webHidden/>
          </w:rPr>
          <w:instrText xml:space="preserve"> PAGEREF _Toc144199783 \h </w:instrText>
        </w:r>
      </w:ins>
      <w:r>
        <w:rPr>
          <w:noProof/>
          <w:webHidden/>
        </w:rPr>
      </w:r>
      <w:r>
        <w:rPr>
          <w:noProof/>
          <w:webHidden/>
        </w:rPr>
        <w:fldChar w:fldCharType="separate"/>
      </w:r>
      <w:ins w:id="364" w:author="DARMANA-LEVERT Corentin (FRA-DTI)" w:date="2023-08-29T11:07:00Z">
        <w:r>
          <w:rPr>
            <w:noProof/>
            <w:webHidden/>
          </w:rPr>
          <w:t>36</w:t>
        </w:r>
        <w:r>
          <w:rPr>
            <w:noProof/>
            <w:webHidden/>
          </w:rPr>
          <w:fldChar w:fldCharType="end"/>
        </w:r>
        <w:r w:rsidRPr="00584CB7">
          <w:rPr>
            <w:rStyle w:val="Lienhypertexte"/>
            <w:noProof/>
          </w:rPr>
          <w:fldChar w:fldCharType="end"/>
        </w:r>
      </w:ins>
    </w:p>
    <w:p w14:paraId="122CD2A3" w14:textId="363A81B5" w:rsidR="00321898" w:rsidRDefault="00321898">
      <w:pPr>
        <w:pStyle w:val="Tabledesillustrations"/>
        <w:tabs>
          <w:tab w:val="right" w:leader="dot" w:pos="10194"/>
        </w:tabs>
        <w:rPr>
          <w:ins w:id="365" w:author="DARMANA-LEVERT Corentin (FRA-DTI)" w:date="2023-08-29T11:07:00Z"/>
          <w:rFonts w:asciiTheme="minorHAnsi" w:eastAsiaTheme="minorEastAsia" w:hAnsiTheme="minorHAnsi" w:cstheme="minorBidi"/>
          <w:noProof/>
          <w:szCs w:val="22"/>
          <w:lang w:val="fr-FR"/>
        </w:rPr>
      </w:pPr>
      <w:ins w:id="366"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"_Toc144199784"</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24 : Elements tab in System definer module of DICTRA extension</w:t>
        </w:r>
        <w:r>
          <w:rPr>
            <w:noProof/>
            <w:webHidden/>
          </w:rPr>
          <w:tab/>
        </w:r>
        <w:r>
          <w:rPr>
            <w:noProof/>
            <w:webHidden/>
          </w:rPr>
          <w:fldChar w:fldCharType="begin"/>
        </w:r>
        <w:r>
          <w:rPr>
            <w:noProof/>
            <w:webHidden/>
          </w:rPr>
          <w:instrText xml:space="preserve"> PAGEREF _Toc144199784 \h </w:instrText>
        </w:r>
      </w:ins>
      <w:r>
        <w:rPr>
          <w:noProof/>
          <w:webHidden/>
        </w:rPr>
      </w:r>
      <w:r>
        <w:rPr>
          <w:noProof/>
          <w:webHidden/>
        </w:rPr>
        <w:fldChar w:fldCharType="separate"/>
      </w:r>
      <w:ins w:id="367" w:author="DARMANA-LEVERT Corentin (FRA-DTI)" w:date="2023-08-29T11:07:00Z">
        <w:r>
          <w:rPr>
            <w:noProof/>
            <w:webHidden/>
          </w:rPr>
          <w:t>37</w:t>
        </w:r>
        <w:r>
          <w:rPr>
            <w:noProof/>
            <w:webHidden/>
          </w:rPr>
          <w:fldChar w:fldCharType="end"/>
        </w:r>
        <w:r w:rsidRPr="00584CB7">
          <w:rPr>
            <w:rStyle w:val="Lienhypertexte"/>
            <w:noProof/>
          </w:rPr>
          <w:fldChar w:fldCharType="end"/>
        </w:r>
      </w:ins>
    </w:p>
    <w:p w14:paraId="5C996B10" w14:textId="0BC0AE34" w:rsidR="00321898" w:rsidRDefault="00321898">
      <w:pPr>
        <w:pStyle w:val="Tabledesillustrations"/>
        <w:tabs>
          <w:tab w:val="right" w:leader="dot" w:pos="10194"/>
        </w:tabs>
        <w:rPr>
          <w:ins w:id="368" w:author="DARMANA-LEVERT Corentin (FRA-DTI)" w:date="2023-08-29T11:07:00Z"/>
          <w:rFonts w:asciiTheme="minorHAnsi" w:eastAsiaTheme="minorEastAsia" w:hAnsiTheme="minorHAnsi" w:cstheme="minorBidi"/>
          <w:noProof/>
          <w:szCs w:val="22"/>
          <w:lang w:val="fr-FR"/>
        </w:rPr>
      </w:pPr>
      <w:ins w:id="369"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"_Toc144199785"</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25 : Conditions tab in Diffusion calculator module of DICTRA extension</w:t>
        </w:r>
        <w:r>
          <w:rPr>
            <w:noProof/>
            <w:webHidden/>
          </w:rPr>
          <w:tab/>
        </w:r>
        <w:r>
          <w:rPr>
            <w:noProof/>
            <w:webHidden/>
          </w:rPr>
          <w:fldChar w:fldCharType="begin"/>
        </w:r>
        <w:r>
          <w:rPr>
            <w:noProof/>
            <w:webHidden/>
          </w:rPr>
          <w:instrText xml:space="preserve"> PAGEREF _Toc144199785 \h </w:instrText>
        </w:r>
      </w:ins>
      <w:r>
        <w:rPr>
          <w:noProof/>
          <w:webHidden/>
        </w:rPr>
      </w:r>
      <w:r>
        <w:rPr>
          <w:noProof/>
          <w:webHidden/>
        </w:rPr>
        <w:fldChar w:fldCharType="separate"/>
      </w:r>
      <w:ins w:id="370" w:author="DARMANA-LEVERT Corentin (FRA-DTI)" w:date="2023-08-29T11:07:00Z">
        <w:r>
          <w:rPr>
            <w:noProof/>
            <w:webHidden/>
          </w:rPr>
          <w:t>38</w:t>
        </w:r>
        <w:r>
          <w:rPr>
            <w:noProof/>
            <w:webHidden/>
          </w:rPr>
          <w:fldChar w:fldCharType="end"/>
        </w:r>
        <w:r w:rsidRPr="00584CB7">
          <w:rPr>
            <w:rStyle w:val="Lienhypertexte"/>
            <w:noProof/>
          </w:rPr>
          <w:fldChar w:fldCharType="end"/>
        </w:r>
      </w:ins>
    </w:p>
    <w:p w14:paraId="04AD3954" w14:textId="2849045E" w:rsidR="00321898" w:rsidRDefault="00321898">
      <w:pPr>
        <w:pStyle w:val="Tabledesillustrations"/>
        <w:tabs>
          <w:tab w:val="right" w:leader="dot" w:pos="10194"/>
        </w:tabs>
        <w:rPr>
          <w:ins w:id="371" w:author="DARMANA-LEVERT Corentin (FRA-DTI)" w:date="2023-08-29T11:07:00Z"/>
          <w:rFonts w:asciiTheme="minorHAnsi" w:eastAsiaTheme="minorEastAsia" w:hAnsiTheme="minorHAnsi" w:cstheme="minorBidi"/>
          <w:noProof/>
          <w:szCs w:val="22"/>
          <w:lang w:val="fr-FR"/>
        </w:rPr>
      </w:pPr>
      <w:ins w:id="372"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"_Toc144199786"</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26 : Conditions of a calculation: modeling of diffusion at the interface</w:t>
        </w:r>
        <w:r>
          <w:rPr>
            <w:noProof/>
            <w:webHidden/>
          </w:rPr>
          <w:tab/>
        </w:r>
        <w:r>
          <w:rPr>
            <w:noProof/>
            <w:webHidden/>
          </w:rPr>
          <w:fldChar w:fldCharType="begin"/>
        </w:r>
        <w:r>
          <w:rPr>
            <w:noProof/>
            <w:webHidden/>
          </w:rPr>
          <w:instrText xml:space="preserve"> PAGEREF _Toc144199786 \h </w:instrText>
        </w:r>
      </w:ins>
      <w:r>
        <w:rPr>
          <w:noProof/>
          <w:webHidden/>
        </w:rPr>
      </w:r>
      <w:r>
        <w:rPr>
          <w:noProof/>
          <w:webHidden/>
        </w:rPr>
        <w:fldChar w:fldCharType="separate"/>
      </w:r>
      <w:ins w:id="373" w:author="DARMANA-LEVERT Corentin (FRA-DTI)" w:date="2023-08-29T11:07:00Z">
        <w:r>
          <w:rPr>
            <w:noProof/>
            <w:webHidden/>
          </w:rPr>
          <w:t>38</w:t>
        </w:r>
        <w:r>
          <w:rPr>
            <w:noProof/>
            <w:webHidden/>
          </w:rPr>
          <w:fldChar w:fldCharType="end"/>
        </w:r>
        <w:r w:rsidRPr="00584CB7">
          <w:rPr>
            <w:rStyle w:val="Lienhypertexte"/>
            <w:noProof/>
          </w:rPr>
          <w:fldChar w:fldCharType="end"/>
        </w:r>
      </w:ins>
    </w:p>
    <w:p w14:paraId="047D104E" w14:textId="7C0B1C3F" w:rsidR="00321898" w:rsidRDefault="00321898">
      <w:pPr>
        <w:pStyle w:val="Tabledesillustrations"/>
        <w:tabs>
          <w:tab w:val="right" w:leader="dot" w:pos="10194"/>
        </w:tabs>
        <w:rPr>
          <w:ins w:id="374" w:author="DARMANA-LEVERT Corentin (FRA-DTI)" w:date="2023-08-29T11:07:00Z"/>
          <w:rFonts w:asciiTheme="minorHAnsi" w:eastAsiaTheme="minorEastAsia" w:hAnsiTheme="minorHAnsi" w:cstheme="minorBidi"/>
          <w:noProof/>
          <w:szCs w:val="22"/>
          <w:lang w:val="fr-FR"/>
        </w:rPr>
      </w:pPr>
      <w:ins w:id="375"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"_Toc144199787"</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27 : Example of chemical content distribution: Step</w:t>
        </w:r>
        <w:r>
          <w:rPr>
            <w:noProof/>
            <w:webHidden/>
          </w:rPr>
          <w:tab/>
        </w:r>
        <w:r>
          <w:rPr>
            <w:noProof/>
            <w:webHidden/>
          </w:rPr>
          <w:fldChar w:fldCharType="begin"/>
        </w:r>
        <w:r>
          <w:rPr>
            <w:noProof/>
            <w:webHidden/>
          </w:rPr>
          <w:instrText xml:space="preserve"> PAGEREF _Toc144199787 \h </w:instrText>
        </w:r>
      </w:ins>
      <w:r>
        <w:rPr>
          <w:noProof/>
          <w:webHidden/>
        </w:rPr>
      </w:r>
      <w:r>
        <w:rPr>
          <w:noProof/>
          <w:webHidden/>
        </w:rPr>
        <w:fldChar w:fldCharType="separate"/>
      </w:r>
      <w:ins w:id="376" w:author="DARMANA-LEVERT Corentin (FRA-DTI)" w:date="2023-08-29T11:07:00Z">
        <w:r>
          <w:rPr>
            <w:noProof/>
            <w:webHidden/>
          </w:rPr>
          <w:t>39</w:t>
        </w:r>
        <w:r>
          <w:rPr>
            <w:noProof/>
            <w:webHidden/>
          </w:rPr>
          <w:fldChar w:fldCharType="end"/>
        </w:r>
        <w:r w:rsidRPr="00584CB7">
          <w:rPr>
            <w:rStyle w:val="Lienhypertexte"/>
            <w:noProof/>
          </w:rPr>
          <w:fldChar w:fldCharType="end"/>
        </w:r>
      </w:ins>
    </w:p>
    <w:p w14:paraId="4CE72A12" w14:textId="0708BA3A" w:rsidR="00321898" w:rsidRDefault="00321898">
      <w:pPr>
        <w:pStyle w:val="Tabledesillustrations"/>
        <w:tabs>
          <w:tab w:val="right" w:leader="dot" w:pos="10194"/>
        </w:tabs>
        <w:rPr>
          <w:ins w:id="377" w:author="DARMANA-LEVERT Corentin (FRA-DTI)" w:date="2023-08-29T11:07:00Z"/>
          <w:rFonts w:asciiTheme="minorHAnsi" w:eastAsiaTheme="minorEastAsia" w:hAnsiTheme="minorHAnsi" w:cstheme="minorBidi"/>
          <w:noProof/>
          <w:szCs w:val="22"/>
          <w:lang w:val="fr-FR"/>
        </w:rPr>
      </w:pPr>
      <w:ins w:id="378"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"_Toc144199788"</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28 : Plot renderer module tab</w:t>
        </w:r>
        <w:r>
          <w:rPr>
            <w:noProof/>
            <w:webHidden/>
          </w:rPr>
          <w:tab/>
        </w:r>
        <w:r>
          <w:rPr>
            <w:noProof/>
            <w:webHidden/>
          </w:rPr>
          <w:fldChar w:fldCharType="begin"/>
        </w:r>
        <w:r>
          <w:rPr>
            <w:noProof/>
            <w:webHidden/>
          </w:rPr>
          <w:instrText xml:space="preserve"> PAGEREF _Toc144199788 \h </w:instrText>
        </w:r>
      </w:ins>
      <w:r>
        <w:rPr>
          <w:noProof/>
          <w:webHidden/>
        </w:rPr>
      </w:r>
      <w:r>
        <w:rPr>
          <w:noProof/>
          <w:webHidden/>
        </w:rPr>
        <w:fldChar w:fldCharType="separate"/>
      </w:r>
      <w:ins w:id="379" w:author="DARMANA-LEVERT Corentin (FRA-DTI)" w:date="2023-08-29T11:07:00Z">
        <w:r>
          <w:rPr>
            <w:noProof/>
            <w:webHidden/>
          </w:rPr>
          <w:t>40</w:t>
        </w:r>
        <w:r>
          <w:rPr>
            <w:noProof/>
            <w:webHidden/>
          </w:rPr>
          <w:fldChar w:fldCharType="end"/>
        </w:r>
        <w:r w:rsidRPr="00584CB7">
          <w:rPr>
            <w:rStyle w:val="Lienhypertexte"/>
            <w:noProof/>
          </w:rPr>
          <w:fldChar w:fldCharType="end"/>
        </w:r>
      </w:ins>
    </w:p>
    <w:p w14:paraId="5B45D50C" w14:textId="6F26BEDE" w:rsidR="00321898" w:rsidRDefault="00321898">
      <w:pPr>
        <w:pStyle w:val="Tabledesillustrations"/>
        <w:tabs>
          <w:tab w:val="right" w:leader="dot" w:pos="10194"/>
        </w:tabs>
        <w:rPr>
          <w:ins w:id="380" w:author="DARMANA-LEVERT Corentin (FRA-DTI)" w:date="2023-08-29T11:07:00Z"/>
          <w:rFonts w:asciiTheme="minorHAnsi" w:eastAsiaTheme="minorEastAsia" w:hAnsiTheme="minorHAnsi" w:cstheme="minorBidi"/>
          <w:noProof/>
          <w:szCs w:val="22"/>
          <w:lang w:val="fr-FR"/>
        </w:rPr>
      </w:pPr>
      <w:ins w:id="381"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"_Toc144199789"</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 xml:space="preserve">Figure 29 : Summary of the characteristics of the two alloys of the study as well as weld 3 </w:t>
        </w:r>
        <w:r w:rsidRPr="00584CB7">
          <w:rPr>
            <w:rStyle w:val="Lienhypertexte"/>
            <w:noProof/>
            <w:lang w:val="fr-FR"/>
          </w:rPr>
          <w:t>(19)</w:t>
        </w:r>
        <w:r>
          <w:rPr>
            <w:noProof/>
            <w:webHidden/>
          </w:rPr>
          <w:tab/>
        </w:r>
        <w:r>
          <w:rPr>
            <w:noProof/>
            <w:webHidden/>
          </w:rPr>
          <w:fldChar w:fldCharType="begin"/>
        </w:r>
        <w:r>
          <w:rPr>
            <w:noProof/>
            <w:webHidden/>
          </w:rPr>
          <w:instrText xml:space="preserve"> PAGEREF _Toc144199789 \h </w:instrText>
        </w:r>
      </w:ins>
      <w:r>
        <w:rPr>
          <w:noProof/>
          <w:webHidden/>
        </w:rPr>
      </w:r>
      <w:r>
        <w:rPr>
          <w:noProof/>
          <w:webHidden/>
        </w:rPr>
        <w:fldChar w:fldCharType="separate"/>
      </w:r>
      <w:ins w:id="382" w:author="DARMANA-LEVERT Corentin (FRA-DTI)" w:date="2023-08-29T11:07:00Z">
        <w:r>
          <w:rPr>
            <w:noProof/>
            <w:webHidden/>
          </w:rPr>
          <w:t>42</w:t>
        </w:r>
        <w:r>
          <w:rPr>
            <w:noProof/>
            <w:webHidden/>
          </w:rPr>
          <w:fldChar w:fldCharType="end"/>
        </w:r>
        <w:r w:rsidRPr="00584CB7">
          <w:rPr>
            <w:rStyle w:val="Lienhypertexte"/>
            <w:noProof/>
          </w:rPr>
          <w:fldChar w:fldCharType="end"/>
        </w:r>
      </w:ins>
    </w:p>
    <w:p w14:paraId="210B0567" w14:textId="10CA3431" w:rsidR="00321898" w:rsidRDefault="00321898">
      <w:pPr>
        <w:pStyle w:val="Tabledesillustrations"/>
        <w:tabs>
          <w:tab w:val="right" w:leader="dot" w:pos="10194"/>
        </w:tabs>
        <w:rPr>
          <w:ins w:id="383" w:author="DARMANA-LEVERT Corentin (FRA-DTI)" w:date="2023-08-29T11:07:00Z"/>
          <w:rFonts w:asciiTheme="minorHAnsi" w:eastAsiaTheme="minorEastAsia" w:hAnsiTheme="minorHAnsi" w:cstheme="minorBidi"/>
          <w:noProof/>
          <w:szCs w:val="22"/>
          <w:lang w:val="fr-FR"/>
        </w:rPr>
      </w:pPr>
      <w:ins w:id="384"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"_Toc144199790"</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30 : Conditions tab in diffusion calculator module for the Darken experiment</w:t>
        </w:r>
        <w:r>
          <w:rPr>
            <w:noProof/>
            <w:webHidden/>
          </w:rPr>
          <w:tab/>
        </w:r>
        <w:r>
          <w:rPr>
            <w:noProof/>
            <w:webHidden/>
          </w:rPr>
          <w:fldChar w:fldCharType="begin"/>
        </w:r>
        <w:r>
          <w:rPr>
            <w:noProof/>
            <w:webHidden/>
          </w:rPr>
          <w:instrText xml:space="preserve"> PAGEREF _Toc144199790 \h </w:instrText>
        </w:r>
      </w:ins>
      <w:r>
        <w:rPr>
          <w:noProof/>
          <w:webHidden/>
        </w:rPr>
      </w:r>
      <w:r>
        <w:rPr>
          <w:noProof/>
          <w:webHidden/>
        </w:rPr>
        <w:fldChar w:fldCharType="separate"/>
      </w:r>
      <w:ins w:id="385" w:author="DARMANA-LEVERT Corentin (FRA-DTI)" w:date="2023-08-29T11:07:00Z">
        <w:r>
          <w:rPr>
            <w:noProof/>
            <w:webHidden/>
          </w:rPr>
          <w:t>43</w:t>
        </w:r>
        <w:r>
          <w:rPr>
            <w:noProof/>
            <w:webHidden/>
          </w:rPr>
          <w:fldChar w:fldCharType="end"/>
        </w:r>
        <w:r w:rsidRPr="00584CB7">
          <w:rPr>
            <w:rStyle w:val="Lienhypertexte"/>
            <w:noProof/>
          </w:rPr>
          <w:fldChar w:fldCharType="end"/>
        </w:r>
      </w:ins>
    </w:p>
    <w:p w14:paraId="3EDB044E" w14:textId="5C8ACE7A" w:rsidR="00321898" w:rsidRDefault="00321898">
      <w:pPr>
        <w:pStyle w:val="Tabledesillustrations"/>
        <w:tabs>
          <w:tab w:val="right" w:leader="dot" w:pos="10194"/>
        </w:tabs>
        <w:rPr>
          <w:ins w:id="386" w:author="DARMANA-LEVERT Corentin (FRA-DTI)" w:date="2023-08-29T11:07:00Z"/>
          <w:rFonts w:asciiTheme="minorHAnsi" w:eastAsiaTheme="minorEastAsia" w:hAnsiTheme="minorHAnsi" w:cstheme="minorBidi"/>
          <w:noProof/>
          <w:szCs w:val="22"/>
          <w:lang w:val="fr-FR"/>
        </w:rPr>
      </w:pPr>
      <w:ins w:id="387"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"_Toc144199791"</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31 : Chemical content distribution of the two rods</w:t>
        </w:r>
        <w:r>
          <w:rPr>
            <w:noProof/>
            <w:webHidden/>
          </w:rPr>
          <w:tab/>
        </w:r>
        <w:r>
          <w:rPr>
            <w:noProof/>
            <w:webHidden/>
          </w:rPr>
          <w:fldChar w:fldCharType="begin"/>
        </w:r>
        <w:r>
          <w:rPr>
            <w:noProof/>
            <w:webHidden/>
          </w:rPr>
          <w:instrText xml:space="preserve"> PAGEREF _Toc144199791 \h </w:instrText>
        </w:r>
      </w:ins>
      <w:r>
        <w:rPr>
          <w:noProof/>
          <w:webHidden/>
        </w:rPr>
      </w:r>
      <w:r>
        <w:rPr>
          <w:noProof/>
          <w:webHidden/>
        </w:rPr>
        <w:fldChar w:fldCharType="separate"/>
      </w:r>
      <w:ins w:id="388" w:author="DARMANA-LEVERT Corentin (FRA-DTI)" w:date="2023-08-29T11:07:00Z">
        <w:r>
          <w:rPr>
            <w:noProof/>
            <w:webHidden/>
          </w:rPr>
          <w:t>43</w:t>
        </w:r>
        <w:r>
          <w:rPr>
            <w:noProof/>
            <w:webHidden/>
          </w:rPr>
          <w:fldChar w:fldCharType="end"/>
        </w:r>
        <w:r w:rsidRPr="00584CB7">
          <w:rPr>
            <w:rStyle w:val="Lienhypertexte"/>
            <w:noProof/>
          </w:rPr>
          <w:fldChar w:fldCharType="end"/>
        </w:r>
      </w:ins>
    </w:p>
    <w:p w14:paraId="7340ED8A" w14:textId="3A1168EE" w:rsidR="00321898" w:rsidRDefault="00321898">
      <w:pPr>
        <w:pStyle w:val="Tabledesillustrations"/>
        <w:tabs>
          <w:tab w:val="right" w:leader="dot" w:pos="10194"/>
        </w:tabs>
        <w:rPr>
          <w:ins w:id="389" w:author="DARMANA-LEVERT Corentin (FRA-DTI)" w:date="2023-08-29T11:07:00Z"/>
          <w:rFonts w:asciiTheme="minorHAnsi" w:eastAsiaTheme="minorEastAsia" w:hAnsiTheme="minorHAnsi" w:cstheme="minorBidi"/>
          <w:noProof/>
          <w:szCs w:val="22"/>
          <w:lang w:val="fr-FR"/>
        </w:rPr>
      </w:pPr>
      <w:ins w:id="390"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"_Toc144199792"</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32 : Results of the Darken experiment simulation</w:t>
        </w:r>
        <w:r>
          <w:rPr>
            <w:noProof/>
            <w:webHidden/>
          </w:rPr>
          <w:tab/>
        </w:r>
        <w:r>
          <w:rPr>
            <w:noProof/>
            <w:webHidden/>
          </w:rPr>
          <w:fldChar w:fldCharType="begin"/>
        </w:r>
        <w:r>
          <w:rPr>
            <w:noProof/>
            <w:webHidden/>
          </w:rPr>
          <w:instrText xml:space="preserve"> PAGEREF _Toc144199792 \h </w:instrText>
        </w:r>
      </w:ins>
      <w:r>
        <w:rPr>
          <w:noProof/>
          <w:webHidden/>
        </w:rPr>
      </w:r>
      <w:r>
        <w:rPr>
          <w:noProof/>
          <w:webHidden/>
        </w:rPr>
        <w:fldChar w:fldCharType="separate"/>
      </w:r>
      <w:ins w:id="391" w:author="DARMANA-LEVERT Corentin (FRA-DTI)" w:date="2023-08-29T11:07:00Z">
        <w:r>
          <w:rPr>
            <w:noProof/>
            <w:webHidden/>
          </w:rPr>
          <w:t>44</w:t>
        </w:r>
        <w:r>
          <w:rPr>
            <w:noProof/>
            <w:webHidden/>
          </w:rPr>
          <w:fldChar w:fldCharType="end"/>
        </w:r>
        <w:r w:rsidRPr="00584CB7">
          <w:rPr>
            <w:rStyle w:val="Lienhypertexte"/>
            <w:noProof/>
          </w:rPr>
          <w:fldChar w:fldCharType="end"/>
        </w:r>
      </w:ins>
    </w:p>
    <w:p w14:paraId="1CE5B2BB" w14:textId="6FE3C031" w:rsidR="00321898" w:rsidRDefault="00321898">
      <w:pPr>
        <w:pStyle w:val="Tabledesillustrations"/>
        <w:tabs>
          <w:tab w:val="right" w:leader="dot" w:pos="10194"/>
        </w:tabs>
        <w:rPr>
          <w:ins w:id="392" w:author="DARMANA-LEVERT Corentin (FRA-DTI)" w:date="2023-08-29T11:07:00Z"/>
          <w:rFonts w:asciiTheme="minorHAnsi" w:eastAsiaTheme="minorEastAsia" w:hAnsiTheme="minorHAnsi" w:cstheme="minorBidi"/>
          <w:noProof/>
          <w:szCs w:val="22"/>
          <w:lang w:val="fr-FR"/>
        </w:rPr>
      </w:pPr>
      <w:ins w:id="393"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"_Toc144199793"</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 xml:space="preserve">Figure 33 : Darken experiment results as shown in literature </w:t>
        </w:r>
        <w:r w:rsidRPr="00584CB7">
          <w:rPr>
            <w:rStyle w:val="Lienhypertexte"/>
            <w:noProof/>
            <w:lang w:val="fr-FR"/>
          </w:rPr>
          <w:t>(19)</w:t>
        </w:r>
        <w:r>
          <w:rPr>
            <w:noProof/>
            <w:webHidden/>
          </w:rPr>
          <w:tab/>
        </w:r>
        <w:r>
          <w:rPr>
            <w:noProof/>
            <w:webHidden/>
          </w:rPr>
          <w:fldChar w:fldCharType="begin"/>
        </w:r>
        <w:r>
          <w:rPr>
            <w:noProof/>
            <w:webHidden/>
          </w:rPr>
          <w:instrText xml:space="preserve"> PAGEREF _Toc144199793 \h </w:instrText>
        </w:r>
      </w:ins>
      <w:r>
        <w:rPr>
          <w:noProof/>
          <w:webHidden/>
        </w:rPr>
      </w:r>
      <w:r>
        <w:rPr>
          <w:noProof/>
          <w:webHidden/>
        </w:rPr>
        <w:fldChar w:fldCharType="separate"/>
      </w:r>
      <w:ins w:id="394" w:author="DARMANA-LEVERT Corentin (FRA-DTI)" w:date="2023-08-29T11:07:00Z">
        <w:r>
          <w:rPr>
            <w:noProof/>
            <w:webHidden/>
          </w:rPr>
          <w:t>45</w:t>
        </w:r>
        <w:r>
          <w:rPr>
            <w:noProof/>
            <w:webHidden/>
          </w:rPr>
          <w:fldChar w:fldCharType="end"/>
        </w:r>
        <w:r w:rsidRPr="00584CB7">
          <w:rPr>
            <w:rStyle w:val="Lienhypertexte"/>
            <w:noProof/>
          </w:rPr>
          <w:fldChar w:fldCharType="end"/>
        </w:r>
      </w:ins>
    </w:p>
    <w:p w14:paraId="3306837B" w14:textId="5556AD5E" w:rsidR="00321898" w:rsidRDefault="00321898">
      <w:pPr>
        <w:pStyle w:val="Tabledesillustrations"/>
        <w:tabs>
          <w:tab w:val="right" w:leader="dot" w:pos="10194"/>
        </w:tabs>
        <w:rPr>
          <w:ins w:id="395" w:author="DARMANA-LEVERT Corentin (FRA-DTI)" w:date="2023-08-29T11:07:00Z"/>
          <w:rFonts w:asciiTheme="minorHAnsi" w:eastAsiaTheme="minorEastAsia" w:hAnsiTheme="minorHAnsi" w:cstheme="minorBidi"/>
          <w:noProof/>
          <w:szCs w:val="22"/>
          <w:lang w:val="fr-FR"/>
        </w:rPr>
      </w:pPr>
      <w:ins w:id="396"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"_Toc144199794"</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34 : Comparison of the evolution in composition of different systems (Fe-C, Fe-C-Mn, Fe-C-Si, Fe-C-Mn-Si)</w:t>
        </w:r>
        <w:r>
          <w:rPr>
            <w:noProof/>
            <w:webHidden/>
          </w:rPr>
          <w:tab/>
        </w:r>
        <w:r>
          <w:rPr>
            <w:noProof/>
            <w:webHidden/>
          </w:rPr>
          <w:fldChar w:fldCharType="begin"/>
        </w:r>
        <w:r>
          <w:rPr>
            <w:noProof/>
            <w:webHidden/>
          </w:rPr>
          <w:instrText xml:space="preserve"> PAGEREF _Toc144199794 \h </w:instrText>
        </w:r>
      </w:ins>
      <w:r>
        <w:rPr>
          <w:noProof/>
          <w:webHidden/>
        </w:rPr>
      </w:r>
      <w:r>
        <w:rPr>
          <w:noProof/>
          <w:webHidden/>
        </w:rPr>
        <w:fldChar w:fldCharType="separate"/>
      </w:r>
      <w:ins w:id="397" w:author="DARMANA-LEVERT Corentin (FRA-DTI)" w:date="2023-08-29T11:07:00Z">
        <w:r>
          <w:rPr>
            <w:noProof/>
            <w:webHidden/>
          </w:rPr>
          <w:t>46</w:t>
        </w:r>
        <w:r>
          <w:rPr>
            <w:noProof/>
            <w:webHidden/>
          </w:rPr>
          <w:fldChar w:fldCharType="end"/>
        </w:r>
        <w:r w:rsidRPr="00584CB7">
          <w:rPr>
            <w:rStyle w:val="Lienhypertexte"/>
            <w:noProof/>
          </w:rPr>
          <w:fldChar w:fldCharType="end"/>
        </w:r>
      </w:ins>
    </w:p>
    <w:p w14:paraId="1BEECD78" w14:textId="6D68D768" w:rsidR="00321898" w:rsidRDefault="00321898">
      <w:pPr>
        <w:pStyle w:val="Tabledesillustrations"/>
        <w:tabs>
          <w:tab w:val="right" w:leader="dot" w:pos="10194"/>
        </w:tabs>
        <w:rPr>
          <w:ins w:id="398" w:author="DARMANA-LEVERT Corentin (FRA-DTI)" w:date="2023-08-29T11:07:00Z"/>
          <w:rFonts w:asciiTheme="minorHAnsi" w:eastAsiaTheme="minorEastAsia" w:hAnsiTheme="minorHAnsi" w:cstheme="minorBidi"/>
          <w:noProof/>
          <w:szCs w:val="22"/>
          <w:lang w:val="fr-FR"/>
        </w:rPr>
      </w:pPr>
      <w:ins w:id="399"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"_Toc144199795"</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35 : Initial chemical activity for carbon in each steel</w:t>
        </w:r>
        <w:r>
          <w:rPr>
            <w:noProof/>
            <w:webHidden/>
          </w:rPr>
          <w:tab/>
        </w:r>
        <w:r>
          <w:rPr>
            <w:noProof/>
            <w:webHidden/>
          </w:rPr>
          <w:fldChar w:fldCharType="begin"/>
        </w:r>
        <w:r>
          <w:rPr>
            <w:noProof/>
            <w:webHidden/>
          </w:rPr>
          <w:instrText xml:space="preserve"> PAGEREF _Toc144199795 \h </w:instrText>
        </w:r>
      </w:ins>
      <w:r>
        <w:rPr>
          <w:noProof/>
          <w:webHidden/>
        </w:rPr>
      </w:r>
      <w:r>
        <w:rPr>
          <w:noProof/>
          <w:webHidden/>
        </w:rPr>
        <w:fldChar w:fldCharType="separate"/>
      </w:r>
      <w:ins w:id="400" w:author="DARMANA-LEVERT Corentin (FRA-DTI)" w:date="2023-08-29T11:07:00Z">
        <w:r>
          <w:rPr>
            <w:noProof/>
            <w:webHidden/>
          </w:rPr>
          <w:t>47</w:t>
        </w:r>
        <w:r>
          <w:rPr>
            <w:noProof/>
            <w:webHidden/>
          </w:rPr>
          <w:fldChar w:fldCharType="end"/>
        </w:r>
        <w:r w:rsidRPr="00584CB7">
          <w:rPr>
            <w:rStyle w:val="Lienhypertexte"/>
            <w:noProof/>
          </w:rPr>
          <w:fldChar w:fldCharType="end"/>
        </w:r>
      </w:ins>
    </w:p>
    <w:p w14:paraId="334D2885" w14:textId="4C4BA8E0" w:rsidR="00321898" w:rsidRDefault="00321898">
      <w:pPr>
        <w:pStyle w:val="Tabledesillustrations"/>
        <w:tabs>
          <w:tab w:val="right" w:leader="dot" w:pos="10194"/>
        </w:tabs>
        <w:rPr>
          <w:ins w:id="401" w:author="DARMANA-LEVERT Corentin (FRA-DTI)" w:date="2023-08-29T11:07:00Z"/>
          <w:rFonts w:asciiTheme="minorHAnsi" w:eastAsiaTheme="minorEastAsia" w:hAnsiTheme="minorHAnsi" w:cstheme="minorBidi"/>
          <w:noProof/>
          <w:szCs w:val="22"/>
          <w:lang w:val="fr-FR"/>
        </w:rPr>
      </w:pPr>
      <w:ins w:id="402"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"_Toc144199796"</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36 : Table of conversion from log(°C/sec) to °C/min</w:t>
        </w:r>
        <w:r>
          <w:rPr>
            <w:noProof/>
            <w:webHidden/>
          </w:rPr>
          <w:tab/>
        </w:r>
        <w:r>
          <w:rPr>
            <w:noProof/>
            <w:webHidden/>
          </w:rPr>
          <w:fldChar w:fldCharType="begin"/>
        </w:r>
        <w:r>
          <w:rPr>
            <w:noProof/>
            <w:webHidden/>
          </w:rPr>
          <w:instrText xml:space="preserve"> PAGEREF _Toc144199796 \h </w:instrText>
        </w:r>
      </w:ins>
      <w:r>
        <w:rPr>
          <w:noProof/>
          <w:webHidden/>
        </w:rPr>
      </w:r>
      <w:r>
        <w:rPr>
          <w:noProof/>
          <w:webHidden/>
        </w:rPr>
        <w:fldChar w:fldCharType="separate"/>
      </w:r>
      <w:ins w:id="403" w:author="DARMANA-LEVERT Corentin (FRA-DTI)" w:date="2023-08-29T11:07:00Z">
        <w:r>
          <w:rPr>
            <w:noProof/>
            <w:webHidden/>
          </w:rPr>
          <w:t>48</w:t>
        </w:r>
        <w:r>
          <w:rPr>
            <w:noProof/>
            <w:webHidden/>
          </w:rPr>
          <w:fldChar w:fldCharType="end"/>
        </w:r>
        <w:r w:rsidRPr="00584CB7">
          <w:rPr>
            <w:rStyle w:val="Lienhypertexte"/>
            <w:noProof/>
          </w:rPr>
          <w:fldChar w:fldCharType="end"/>
        </w:r>
      </w:ins>
    </w:p>
    <w:p w14:paraId="32184B70" w14:textId="77E711F3" w:rsidR="00321898" w:rsidRDefault="00321898">
      <w:pPr>
        <w:pStyle w:val="Tabledesillustrations"/>
        <w:tabs>
          <w:tab w:val="right" w:leader="dot" w:pos="10194"/>
        </w:tabs>
        <w:rPr>
          <w:ins w:id="404" w:author="DARMANA-LEVERT Corentin (FRA-DTI)" w:date="2023-08-29T11:07:00Z"/>
          <w:rFonts w:asciiTheme="minorHAnsi" w:eastAsiaTheme="minorEastAsia" w:hAnsiTheme="minorHAnsi" w:cstheme="minorBidi"/>
          <w:noProof/>
          <w:szCs w:val="22"/>
          <w:lang w:val="fr-FR"/>
        </w:rPr>
      </w:pPr>
      <w:ins w:id="405"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"_Toc144199797"</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37 : 1-1/2 Mn CCT diagram from literature and range of analysis</w:t>
        </w:r>
        <w:r>
          <w:rPr>
            <w:noProof/>
            <w:webHidden/>
          </w:rPr>
          <w:tab/>
        </w:r>
        <w:r>
          <w:rPr>
            <w:noProof/>
            <w:webHidden/>
          </w:rPr>
          <w:fldChar w:fldCharType="begin"/>
        </w:r>
        <w:r>
          <w:rPr>
            <w:noProof/>
            <w:webHidden/>
          </w:rPr>
          <w:instrText xml:space="preserve"> PAGEREF _Toc144199797 \h </w:instrText>
        </w:r>
      </w:ins>
      <w:r>
        <w:rPr>
          <w:noProof/>
          <w:webHidden/>
        </w:rPr>
      </w:r>
      <w:r>
        <w:rPr>
          <w:noProof/>
          <w:webHidden/>
        </w:rPr>
        <w:fldChar w:fldCharType="separate"/>
      </w:r>
      <w:ins w:id="406" w:author="DARMANA-LEVERT Corentin (FRA-DTI)" w:date="2023-08-29T11:07:00Z">
        <w:r>
          <w:rPr>
            <w:noProof/>
            <w:webHidden/>
          </w:rPr>
          <w:t>49</w:t>
        </w:r>
        <w:r>
          <w:rPr>
            <w:noProof/>
            <w:webHidden/>
          </w:rPr>
          <w:fldChar w:fldCharType="end"/>
        </w:r>
        <w:r w:rsidRPr="00584CB7">
          <w:rPr>
            <w:rStyle w:val="Lienhypertexte"/>
            <w:noProof/>
          </w:rPr>
          <w:fldChar w:fldCharType="end"/>
        </w:r>
      </w:ins>
    </w:p>
    <w:p w14:paraId="6912C859" w14:textId="5A85D2BF" w:rsidR="00321898" w:rsidRDefault="00321898">
      <w:pPr>
        <w:pStyle w:val="Tabledesillustrations"/>
        <w:tabs>
          <w:tab w:val="right" w:leader="dot" w:pos="10194"/>
        </w:tabs>
        <w:rPr>
          <w:ins w:id="407" w:author="DARMANA-LEVERT Corentin (FRA-DTI)" w:date="2023-08-29T11:07:00Z"/>
          <w:rFonts w:asciiTheme="minorHAnsi" w:eastAsiaTheme="minorEastAsia" w:hAnsiTheme="minorHAnsi" w:cstheme="minorBidi"/>
          <w:noProof/>
          <w:szCs w:val="22"/>
          <w:lang w:val="fr-FR"/>
        </w:rPr>
      </w:pPr>
      <w:ins w:id="408"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"_Toc144199798"</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38 : Simulated 1-1/2 Mn CCT diagram on Thermo-Calc</w:t>
        </w:r>
        <w:r>
          <w:rPr>
            <w:noProof/>
            <w:webHidden/>
          </w:rPr>
          <w:tab/>
        </w:r>
        <w:r>
          <w:rPr>
            <w:noProof/>
            <w:webHidden/>
          </w:rPr>
          <w:fldChar w:fldCharType="begin"/>
        </w:r>
        <w:r>
          <w:rPr>
            <w:noProof/>
            <w:webHidden/>
          </w:rPr>
          <w:instrText xml:space="preserve"> PAGEREF _Toc144199798 \h </w:instrText>
        </w:r>
      </w:ins>
      <w:r>
        <w:rPr>
          <w:noProof/>
          <w:webHidden/>
        </w:rPr>
      </w:r>
      <w:r>
        <w:rPr>
          <w:noProof/>
          <w:webHidden/>
        </w:rPr>
        <w:fldChar w:fldCharType="separate"/>
      </w:r>
      <w:ins w:id="409" w:author="DARMANA-LEVERT Corentin (FRA-DTI)" w:date="2023-08-29T11:07:00Z">
        <w:r>
          <w:rPr>
            <w:noProof/>
            <w:webHidden/>
          </w:rPr>
          <w:t>50</w:t>
        </w:r>
        <w:r>
          <w:rPr>
            <w:noProof/>
            <w:webHidden/>
          </w:rPr>
          <w:fldChar w:fldCharType="end"/>
        </w:r>
        <w:r w:rsidRPr="00584CB7">
          <w:rPr>
            <w:rStyle w:val="Lienhypertexte"/>
            <w:noProof/>
          </w:rPr>
          <w:fldChar w:fldCharType="end"/>
        </w:r>
      </w:ins>
    </w:p>
    <w:p w14:paraId="109CF52C" w14:textId="418A6CC0" w:rsidR="00321898" w:rsidRDefault="00321898">
      <w:pPr>
        <w:pStyle w:val="Tabledesillustrations"/>
        <w:tabs>
          <w:tab w:val="right" w:leader="dot" w:pos="10194"/>
        </w:tabs>
        <w:rPr>
          <w:ins w:id="410" w:author="DARMANA-LEVERT Corentin (FRA-DTI)" w:date="2023-08-29T11:07:00Z"/>
          <w:rFonts w:asciiTheme="minorHAnsi" w:eastAsiaTheme="minorEastAsia" w:hAnsiTheme="minorHAnsi" w:cstheme="minorBidi"/>
          <w:noProof/>
          <w:szCs w:val="22"/>
          <w:lang w:val="fr-FR"/>
        </w:rPr>
      </w:pPr>
      <w:ins w:id="411"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"_Toc144199799"</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39 : Superimposition of simulated and reference CCT diagrams of 1-1/2 Mn steel</w:t>
        </w:r>
        <w:r>
          <w:rPr>
            <w:noProof/>
            <w:webHidden/>
          </w:rPr>
          <w:tab/>
        </w:r>
        <w:r>
          <w:rPr>
            <w:noProof/>
            <w:webHidden/>
          </w:rPr>
          <w:fldChar w:fldCharType="begin"/>
        </w:r>
        <w:r>
          <w:rPr>
            <w:noProof/>
            <w:webHidden/>
          </w:rPr>
          <w:instrText xml:space="preserve"> PAGEREF _Toc144199799 \h </w:instrText>
        </w:r>
      </w:ins>
      <w:r>
        <w:rPr>
          <w:noProof/>
          <w:webHidden/>
        </w:rPr>
      </w:r>
      <w:r>
        <w:rPr>
          <w:noProof/>
          <w:webHidden/>
        </w:rPr>
        <w:fldChar w:fldCharType="separate"/>
      </w:r>
      <w:ins w:id="412" w:author="DARMANA-LEVERT Corentin (FRA-DTI)" w:date="2023-08-29T11:07:00Z">
        <w:r>
          <w:rPr>
            <w:noProof/>
            <w:webHidden/>
          </w:rPr>
          <w:t>51</w:t>
        </w:r>
        <w:r>
          <w:rPr>
            <w:noProof/>
            <w:webHidden/>
          </w:rPr>
          <w:fldChar w:fldCharType="end"/>
        </w:r>
        <w:r w:rsidRPr="00584CB7">
          <w:rPr>
            <w:rStyle w:val="Lienhypertexte"/>
            <w:noProof/>
          </w:rPr>
          <w:fldChar w:fldCharType="end"/>
        </w:r>
      </w:ins>
    </w:p>
    <w:p w14:paraId="70764F9B" w14:textId="60031590" w:rsidR="00321898" w:rsidRDefault="00321898">
      <w:pPr>
        <w:pStyle w:val="Tabledesillustrations"/>
        <w:tabs>
          <w:tab w:val="right" w:leader="dot" w:pos="10194"/>
        </w:tabs>
        <w:rPr>
          <w:ins w:id="413" w:author="DARMANA-LEVERT Corentin (FRA-DTI)" w:date="2023-08-29T11:07:00Z"/>
          <w:rFonts w:asciiTheme="minorHAnsi" w:eastAsiaTheme="minorEastAsia" w:hAnsiTheme="minorHAnsi" w:cstheme="minorBidi"/>
          <w:noProof/>
          <w:szCs w:val="22"/>
          <w:lang w:val="fr-FR"/>
        </w:rPr>
      </w:pPr>
      <w:ins w:id="414"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"_Toc144199800"</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40 : 1-3/4 Mn CCT diagram from literature and range of analysis</w:t>
        </w:r>
        <w:r>
          <w:rPr>
            <w:noProof/>
            <w:webHidden/>
          </w:rPr>
          <w:tab/>
        </w:r>
        <w:r>
          <w:rPr>
            <w:noProof/>
            <w:webHidden/>
          </w:rPr>
          <w:fldChar w:fldCharType="begin"/>
        </w:r>
        <w:r>
          <w:rPr>
            <w:noProof/>
            <w:webHidden/>
          </w:rPr>
          <w:instrText xml:space="preserve"> PAGEREF _Toc144199800 \h </w:instrText>
        </w:r>
      </w:ins>
      <w:r>
        <w:rPr>
          <w:noProof/>
          <w:webHidden/>
        </w:rPr>
      </w:r>
      <w:r>
        <w:rPr>
          <w:noProof/>
          <w:webHidden/>
        </w:rPr>
        <w:fldChar w:fldCharType="separate"/>
      </w:r>
      <w:ins w:id="415" w:author="DARMANA-LEVERT Corentin (FRA-DTI)" w:date="2023-08-29T11:07:00Z">
        <w:r>
          <w:rPr>
            <w:noProof/>
            <w:webHidden/>
          </w:rPr>
          <w:t>52</w:t>
        </w:r>
        <w:r>
          <w:rPr>
            <w:noProof/>
            <w:webHidden/>
          </w:rPr>
          <w:fldChar w:fldCharType="end"/>
        </w:r>
        <w:r w:rsidRPr="00584CB7">
          <w:rPr>
            <w:rStyle w:val="Lienhypertexte"/>
            <w:noProof/>
          </w:rPr>
          <w:fldChar w:fldCharType="end"/>
        </w:r>
      </w:ins>
    </w:p>
    <w:p w14:paraId="05D8D71C" w14:textId="3A19885B" w:rsidR="00321898" w:rsidRDefault="00321898">
      <w:pPr>
        <w:pStyle w:val="Tabledesillustrations"/>
        <w:tabs>
          <w:tab w:val="right" w:leader="dot" w:pos="10194"/>
        </w:tabs>
        <w:rPr>
          <w:ins w:id="416" w:author="DARMANA-LEVERT Corentin (FRA-DTI)" w:date="2023-08-29T11:07:00Z"/>
          <w:rFonts w:asciiTheme="minorHAnsi" w:eastAsiaTheme="minorEastAsia" w:hAnsiTheme="minorHAnsi" w:cstheme="minorBidi"/>
          <w:noProof/>
          <w:szCs w:val="22"/>
          <w:lang w:val="fr-FR"/>
        </w:rPr>
      </w:pPr>
      <w:ins w:id="417"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"_Toc144199801"</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41 : Simulated 1-3/4 Mn CCT diagram on Thermo-Calc</w:t>
        </w:r>
        <w:r>
          <w:rPr>
            <w:noProof/>
            <w:webHidden/>
          </w:rPr>
          <w:tab/>
        </w:r>
        <w:r>
          <w:rPr>
            <w:noProof/>
            <w:webHidden/>
          </w:rPr>
          <w:fldChar w:fldCharType="begin"/>
        </w:r>
        <w:r>
          <w:rPr>
            <w:noProof/>
            <w:webHidden/>
          </w:rPr>
          <w:instrText xml:space="preserve"> PAGEREF _Toc144199801 \h </w:instrText>
        </w:r>
      </w:ins>
      <w:r>
        <w:rPr>
          <w:noProof/>
          <w:webHidden/>
        </w:rPr>
      </w:r>
      <w:r>
        <w:rPr>
          <w:noProof/>
          <w:webHidden/>
        </w:rPr>
        <w:fldChar w:fldCharType="separate"/>
      </w:r>
      <w:ins w:id="418" w:author="DARMANA-LEVERT Corentin (FRA-DTI)" w:date="2023-08-29T11:07:00Z">
        <w:r>
          <w:rPr>
            <w:noProof/>
            <w:webHidden/>
          </w:rPr>
          <w:t>53</w:t>
        </w:r>
        <w:r>
          <w:rPr>
            <w:noProof/>
            <w:webHidden/>
          </w:rPr>
          <w:fldChar w:fldCharType="end"/>
        </w:r>
        <w:r w:rsidRPr="00584CB7">
          <w:rPr>
            <w:rStyle w:val="Lienhypertexte"/>
            <w:noProof/>
          </w:rPr>
          <w:fldChar w:fldCharType="end"/>
        </w:r>
      </w:ins>
    </w:p>
    <w:p w14:paraId="6AC112EE" w14:textId="3C27DA6E" w:rsidR="00321898" w:rsidRDefault="00321898">
      <w:pPr>
        <w:pStyle w:val="Tabledesillustrations"/>
        <w:tabs>
          <w:tab w:val="right" w:leader="dot" w:pos="10194"/>
        </w:tabs>
        <w:rPr>
          <w:ins w:id="419" w:author="DARMANA-LEVERT Corentin (FRA-DTI)" w:date="2023-08-29T11:07:00Z"/>
          <w:rFonts w:asciiTheme="minorHAnsi" w:eastAsiaTheme="minorEastAsia" w:hAnsiTheme="minorHAnsi" w:cstheme="minorBidi"/>
          <w:noProof/>
          <w:szCs w:val="22"/>
          <w:lang w:val="fr-FR"/>
        </w:rPr>
      </w:pPr>
      <w:ins w:id="420"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"_Toc144199802"</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42 : Superimposition of the reference and simulation CCT diagrams for 1-3/4 Mn</w:t>
        </w:r>
        <w:r>
          <w:rPr>
            <w:noProof/>
            <w:webHidden/>
          </w:rPr>
          <w:tab/>
        </w:r>
        <w:r>
          <w:rPr>
            <w:noProof/>
            <w:webHidden/>
          </w:rPr>
          <w:fldChar w:fldCharType="begin"/>
        </w:r>
        <w:r>
          <w:rPr>
            <w:noProof/>
            <w:webHidden/>
          </w:rPr>
          <w:instrText xml:space="preserve"> PAGEREF _Toc144199802 \h </w:instrText>
        </w:r>
      </w:ins>
      <w:r>
        <w:rPr>
          <w:noProof/>
          <w:webHidden/>
        </w:rPr>
      </w:r>
      <w:r>
        <w:rPr>
          <w:noProof/>
          <w:webHidden/>
        </w:rPr>
        <w:fldChar w:fldCharType="separate"/>
      </w:r>
      <w:ins w:id="421" w:author="DARMANA-LEVERT Corentin (FRA-DTI)" w:date="2023-08-29T11:07:00Z">
        <w:r>
          <w:rPr>
            <w:noProof/>
            <w:webHidden/>
          </w:rPr>
          <w:t>54</w:t>
        </w:r>
        <w:r>
          <w:rPr>
            <w:noProof/>
            <w:webHidden/>
          </w:rPr>
          <w:fldChar w:fldCharType="end"/>
        </w:r>
        <w:r w:rsidRPr="00584CB7">
          <w:rPr>
            <w:rStyle w:val="Lienhypertexte"/>
            <w:noProof/>
          </w:rPr>
          <w:fldChar w:fldCharType="end"/>
        </w:r>
      </w:ins>
    </w:p>
    <w:p w14:paraId="0C00126D" w14:textId="79B65E87" w:rsidR="00321898" w:rsidRDefault="00321898">
      <w:pPr>
        <w:pStyle w:val="Tabledesillustrations"/>
        <w:tabs>
          <w:tab w:val="right" w:leader="dot" w:pos="10194"/>
        </w:tabs>
        <w:rPr>
          <w:ins w:id="422" w:author="DARMANA-LEVERT Corentin (FRA-DTI)" w:date="2023-08-29T11:07:00Z"/>
          <w:rFonts w:asciiTheme="minorHAnsi" w:eastAsiaTheme="minorEastAsia" w:hAnsiTheme="minorHAnsi" w:cstheme="minorBidi"/>
          <w:noProof/>
          <w:szCs w:val="22"/>
          <w:lang w:val="fr-FR"/>
        </w:rPr>
      </w:pPr>
      <w:ins w:id="423"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"_Toc144199803"</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43 : Superimposition of the "quick" set and "accurate" set simulation for the 1-3/4 Mn CCT diagram</w:t>
        </w:r>
        <w:r>
          <w:rPr>
            <w:noProof/>
            <w:webHidden/>
          </w:rPr>
          <w:tab/>
        </w:r>
        <w:r>
          <w:rPr>
            <w:noProof/>
            <w:webHidden/>
          </w:rPr>
          <w:fldChar w:fldCharType="begin"/>
        </w:r>
        <w:r>
          <w:rPr>
            <w:noProof/>
            <w:webHidden/>
          </w:rPr>
          <w:instrText xml:space="preserve"> PAGEREF _Toc144199803 \h </w:instrText>
        </w:r>
      </w:ins>
      <w:r>
        <w:rPr>
          <w:noProof/>
          <w:webHidden/>
        </w:rPr>
      </w:r>
      <w:r>
        <w:rPr>
          <w:noProof/>
          <w:webHidden/>
        </w:rPr>
        <w:fldChar w:fldCharType="separate"/>
      </w:r>
      <w:ins w:id="424" w:author="DARMANA-LEVERT Corentin (FRA-DTI)" w:date="2023-08-29T11:07:00Z">
        <w:r>
          <w:rPr>
            <w:noProof/>
            <w:webHidden/>
          </w:rPr>
          <w:t>55</w:t>
        </w:r>
        <w:r>
          <w:rPr>
            <w:noProof/>
            <w:webHidden/>
          </w:rPr>
          <w:fldChar w:fldCharType="end"/>
        </w:r>
        <w:r w:rsidRPr="00584CB7">
          <w:rPr>
            <w:rStyle w:val="Lienhypertexte"/>
            <w:noProof/>
          </w:rPr>
          <w:fldChar w:fldCharType="end"/>
        </w:r>
      </w:ins>
    </w:p>
    <w:p w14:paraId="79CF8A87" w14:textId="1A8498EA" w:rsidR="00321898" w:rsidRDefault="00321898">
      <w:pPr>
        <w:pStyle w:val="Tabledesillustrations"/>
        <w:tabs>
          <w:tab w:val="right" w:leader="dot" w:pos="10194"/>
        </w:tabs>
        <w:rPr>
          <w:ins w:id="425" w:author="DARMANA-LEVERT Corentin (FRA-DTI)" w:date="2023-08-29T11:07:00Z"/>
          <w:rFonts w:asciiTheme="minorHAnsi" w:eastAsiaTheme="minorEastAsia" w:hAnsiTheme="minorHAnsi" w:cstheme="minorBidi"/>
          <w:noProof/>
          <w:szCs w:val="22"/>
          <w:lang w:val="fr-FR"/>
        </w:rPr>
      </w:pPr>
      <w:ins w:id="426" w:author="DARMANA-LEVERT Corentin (FRA-DTI)" w:date="2023-08-29T11:07:00Z">
        <w:r w:rsidRPr="00584CB7">
          <w:rPr>
            <w:rStyle w:val="Lienhypertexte"/>
            <w:noProof/>
          </w:rPr>
          <w:lastRenderedPageBreak/>
          <w:fldChar w:fldCharType="begin"/>
        </w:r>
        <w:r w:rsidRPr="00584CB7">
          <w:rPr>
            <w:rStyle w:val="Lienhypertexte"/>
            <w:noProof/>
          </w:rPr>
          <w:instrText xml:space="preserve"> </w:instrText>
        </w:r>
        <w:r>
          <w:rPr>
            <w:noProof/>
          </w:rPr>
          <w:instrText>HYPERLINK \l "_Toc144199804"</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44 : 16MND5 CCT diagram from literature</w:t>
        </w:r>
        <w:r>
          <w:rPr>
            <w:noProof/>
            <w:webHidden/>
          </w:rPr>
          <w:tab/>
        </w:r>
        <w:r>
          <w:rPr>
            <w:noProof/>
            <w:webHidden/>
          </w:rPr>
          <w:fldChar w:fldCharType="begin"/>
        </w:r>
        <w:r>
          <w:rPr>
            <w:noProof/>
            <w:webHidden/>
          </w:rPr>
          <w:instrText xml:space="preserve"> PAGEREF _Toc144199804 \h </w:instrText>
        </w:r>
      </w:ins>
      <w:r>
        <w:rPr>
          <w:noProof/>
          <w:webHidden/>
        </w:rPr>
      </w:r>
      <w:r>
        <w:rPr>
          <w:noProof/>
          <w:webHidden/>
        </w:rPr>
        <w:fldChar w:fldCharType="separate"/>
      </w:r>
      <w:ins w:id="427" w:author="DARMANA-LEVERT Corentin (FRA-DTI)" w:date="2023-08-29T11:07:00Z">
        <w:r>
          <w:rPr>
            <w:noProof/>
            <w:webHidden/>
          </w:rPr>
          <w:t>56</w:t>
        </w:r>
        <w:r>
          <w:rPr>
            <w:noProof/>
            <w:webHidden/>
          </w:rPr>
          <w:fldChar w:fldCharType="end"/>
        </w:r>
        <w:r w:rsidRPr="00584CB7">
          <w:rPr>
            <w:rStyle w:val="Lienhypertexte"/>
            <w:noProof/>
          </w:rPr>
          <w:fldChar w:fldCharType="end"/>
        </w:r>
      </w:ins>
    </w:p>
    <w:p w14:paraId="2A026052" w14:textId="03FE4488" w:rsidR="00321898" w:rsidRDefault="00321898">
      <w:pPr>
        <w:pStyle w:val="Tabledesillustrations"/>
        <w:tabs>
          <w:tab w:val="right" w:leader="dot" w:pos="10194"/>
        </w:tabs>
        <w:rPr>
          <w:ins w:id="428" w:author="DARMANA-LEVERT Corentin (FRA-DTI)" w:date="2023-08-29T11:07:00Z"/>
          <w:rFonts w:asciiTheme="minorHAnsi" w:eastAsiaTheme="minorEastAsia" w:hAnsiTheme="minorHAnsi" w:cstheme="minorBidi"/>
          <w:noProof/>
          <w:szCs w:val="22"/>
          <w:lang w:val="fr-FR"/>
        </w:rPr>
      </w:pPr>
      <w:ins w:id="429"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"_Toc144199805"</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45 : Simulated 16MND5 CCT diagram on Thermo-Calc</w:t>
        </w:r>
        <w:r>
          <w:rPr>
            <w:noProof/>
            <w:webHidden/>
          </w:rPr>
          <w:tab/>
        </w:r>
        <w:r>
          <w:rPr>
            <w:noProof/>
            <w:webHidden/>
          </w:rPr>
          <w:fldChar w:fldCharType="begin"/>
        </w:r>
        <w:r>
          <w:rPr>
            <w:noProof/>
            <w:webHidden/>
          </w:rPr>
          <w:instrText xml:space="preserve"> PAGEREF _Toc144199805 \h </w:instrText>
        </w:r>
      </w:ins>
      <w:r>
        <w:rPr>
          <w:noProof/>
          <w:webHidden/>
        </w:rPr>
      </w:r>
      <w:r>
        <w:rPr>
          <w:noProof/>
          <w:webHidden/>
        </w:rPr>
        <w:fldChar w:fldCharType="separate"/>
      </w:r>
      <w:ins w:id="430" w:author="DARMANA-LEVERT Corentin (FRA-DTI)" w:date="2023-08-29T11:07:00Z">
        <w:r>
          <w:rPr>
            <w:noProof/>
            <w:webHidden/>
          </w:rPr>
          <w:t>57</w:t>
        </w:r>
        <w:r>
          <w:rPr>
            <w:noProof/>
            <w:webHidden/>
          </w:rPr>
          <w:fldChar w:fldCharType="end"/>
        </w:r>
        <w:r w:rsidRPr="00584CB7">
          <w:rPr>
            <w:rStyle w:val="Lienhypertexte"/>
            <w:noProof/>
          </w:rPr>
          <w:fldChar w:fldCharType="end"/>
        </w:r>
      </w:ins>
    </w:p>
    <w:p w14:paraId="3835E642" w14:textId="3719D781" w:rsidR="00321898" w:rsidRDefault="00321898">
      <w:pPr>
        <w:pStyle w:val="Tabledesillustrations"/>
        <w:tabs>
          <w:tab w:val="right" w:leader="dot" w:pos="10194"/>
        </w:tabs>
        <w:rPr>
          <w:ins w:id="431" w:author="DARMANA-LEVERT Corentin (FRA-DTI)" w:date="2023-08-29T11:07:00Z"/>
          <w:rFonts w:asciiTheme="minorHAnsi" w:eastAsiaTheme="minorEastAsia" w:hAnsiTheme="minorHAnsi" w:cstheme="minorBidi"/>
          <w:noProof/>
          <w:szCs w:val="22"/>
          <w:lang w:val="fr-FR"/>
        </w:rPr>
      </w:pPr>
      <w:ins w:id="432"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"_Toc144199806"</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46 : Superimposition of the 16MND5 CCT diagrams from literature and simulation</w:t>
        </w:r>
        <w:r>
          <w:rPr>
            <w:noProof/>
            <w:webHidden/>
          </w:rPr>
          <w:tab/>
        </w:r>
        <w:r>
          <w:rPr>
            <w:noProof/>
            <w:webHidden/>
          </w:rPr>
          <w:fldChar w:fldCharType="begin"/>
        </w:r>
        <w:r>
          <w:rPr>
            <w:noProof/>
            <w:webHidden/>
          </w:rPr>
          <w:instrText xml:space="preserve"> PAGEREF _Toc144199806 \h </w:instrText>
        </w:r>
      </w:ins>
      <w:r>
        <w:rPr>
          <w:noProof/>
          <w:webHidden/>
        </w:rPr>
      </w:r>
      <w:r>
        <w:rPr>
          <w:noProof/>
          <w:webHidden/>
        </w:rPr>
        <w:fldChar w:fldCharType="separate"/>
      </w:r>
      <w:ins w:id="433" w:author="DARMANA-LEVERT Corentin (FRA-DTI)" w:date="2023-08-29T11:07:00Z">
        <w:r>
          <w:rPr>
            <w:noProof/>
            <w:webHidden/>
          </w:rPr>
          <w:t>58</w:t>
        </w:r>
        <w:r>
          <w:rPr>
            <w:noProof/>
            <w:webHidden/>
          </w:rPr>
          <w:fldChar w:fldCharType="end"/>
        </w:r>
        <w:r w:rsidRPr="00584CB7">
          <w:rPr>
            <w:rStyle w:val="Lienhypertexte"/>
            <w:noProof/>
          </w:rPr>
          <w:fldChar w:fldCharType="end"/>
        </w:r>
      </w:ins>
    </w:p>
    <w:p w14:paraId="06CF3BDC" w14:textId="40D4511D" w:rsidR="00321898" w:rsidRDefault="00321898">
      <w:pPr>
        <w:pStyle w:val="Tabledesillustrations"/>
        <w:tabs>
          <w:tab w:val="right" w:leader="dot" w:pos="10194"/>
        </w:tabs>
        <w:rPr>
          <w:ins w:id="434" w:author="DARMANA-LEVERT Corentin (FRA-DTI)" w:date="2023-08-29T11:07:00Z"/>
          <w:rFonts w:asciiTheme="minorHAnsi" w:eastAsiaTheme="minorEastAsia" w:hAnsiTheme="minorHAnsi" w:cstheme="minorBidi"/>
          <w:noProof/>
          <w:szCs w:val="22"/>
          <w:lang w:val="fr-FR"/>
        </w:rPr>
      </w:pPr>
      <w:ins w:id="435"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"_Toc144199807"</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47 : 2-1/4 Cr CCT diagram from literature</w:t>
        </w:r>
        <w:r>
          <w:rPr>
            <w:noProof/>
            <w:webHidden/>
          </w:rPr>
          <w:tab/>
        </w:r>
        <w:r>
          <w:rPr>
            <w:noProof/>
            <w:webHidden/>
          </w:rPr>
          <w:fldChar w:fldCharType="begin"/>
        </w:r>
        <w:r>
          <w:rPr>
            <w:noProof/>
            <w:webHidden/>
          </w:rPr>
          <w:instrText xml:space="preserve"> PAGEREF _Toc144199807 \h </w:instrText>
        </w:r>
      </w:ins>
      <w:r>
        <w:rPr>
          <w:noProof/>
          <w:webHidden/>
        </w:rPr>
      </w:r>
      <w:r>
        <w:rPr>
          <w:noProof/>
          <w:webHidden/>
        </w:rPr>
        <w:fldChar w:fldCharType="separate"/>
      </w:r>
      <w:ins w:id="436" w:author="DARMANA-LEVERT Corentin (FRA-DTI)" w:date="2023-08-29T11:07:00Z">
        <w:r>
          <w:rPr>
            <w:noProof/>
            <w:webHidden/>
          </w:rPr>
          <w:t>59</w:t>
        </w:r>
        <w:r>
          <w:rPr>
            <w:noProof/>
            <w:webHidden/>
          </w:rPr>
          <w:fldChar w:fldCharType="end"/>
        </w:r>
        <w:r w:rsidRPr="00584CB7">
          <w:rPr>
            <w:rStyle w:val="Lienhypertexte"/>
            <w:noProof/>
          </w:rPr>
          <w:fldChar w:fldCharType="end"/>
        </w:r>
      </w:ins>
    </w:p>
    <w:p w14:paraId="57381E25" w14:textId="5180CE04" w:rsidR="00321898" w:rsidRDefault="00321898">
      <w:pPr>
        <w:pStyle w:val="Tabledesillustrations"/>
        <w:tabs>
          <w:tab w:val="right" w:leader="dot" w:pos="10194"/>
        </w:tabs>
        <w:rPr>
          <w:ins w:id="437" w:author="DARMANA-LEVERT Corentin (FRA-DTI)" w:date="2023-08-29T11:07:00Z"/>
          <w:rFonts w:asciiTheme="minorHAnsi" w:eastAsiaTheme="minorEastAsia" w:hAnsiTheme="minorHAnsi" w:cstheme="minorBidi"/>
          <w:noProof/>
          <w:szCs w:val="22"/>
          <w:lang w:val="fr-FR"/>
        </w:rPr>
      </w:pPr>
      <w:ins w:id="438"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"_Toc144199808"</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48 : Simulated 2-1/4 Cr CCT diagram on Thermo-Calc</w:t>
        </w:r>
        <w:r>
          <w:rPr>
            <w:noProof/>
            <w:webHidden/>
          </w:rPr>
          <w:tab/>
        </w:r>
        <w:r>
          <w:rPr>
            <w:noProof/>
            <w:webHidden/>
          </w:rPr>
          <w:fldChar w:fldCharType="begin"/>
        </w:r>
        <w:r>
          <w:rPr>
            <w:noProof/>
            <w:webHidden/>
          </w:rPr>
          <w:instrText xml:space="preserve"> PAGEREF _Toc144199808 \h </w:instrText>
        </w:r>
      </w:ins>
      <w:r>
        <w:rPr>
          <w:noProof/>
          <w:webHidden/>
        </w:rPr>
      </w:r>
      <w:r>
        <w:rPr>
          <w:noProof/>
          <w:webHidden/>
        </w:rPr>
        <w:fldChar w:fldCharType="separate"/>
      </w:r>
      <w:ins w:id="439" w:author="DARMANA-LEVERT Corentin (FRA-DTI)" w:date="2023-08-29T11:07:00Z">
        <w:r>
          <w:rPr>
            <w:noProof/>
            <w:webHidden/>
          </w:rPr>
          <w:t>61</w:t>
        </w:r>
        <w:r>
          <w:rPr>
            <w:noProof/>
            <w:webHidden/>
          </w:rPr>
          <w:fldChar w:fldCharType="end"/>
        </w:r>
        <w:r w:rsidRPr="00584CB7">
          <w:rPr>
            <w:rStyle w:val="Lienhypertexte"/>
            <w:noProof/>
          </w:rPr>
          <w:fldChar w:fldCharType="end"/>
        </w:r>
      </w:ins>
    </w:p>
    <w:p w14:paraId="1EE94643" w14:textId="2565E87D" w:rsidR="00321898" w:rsidRDefault="00321898">
      <w:pPr>
        <w:pStyle w:val="Tabledesillustrations"/>
        <w:tabs>
          <w:tab w:val="right" w:leader="dot" w:pos="10194"/>
        </w:tabs>
        <w:rPr>
          <w:ins w:id="440" w:author="DARMANA-LEVERT Corentin (FRA-DTI)" w:date="2023-08-29T11:07:00Z"/>
          <w:rFonts w:asciiTheme="minorHAnsi" w:eastAsiaTheme="minorEastAsia" w:hAnsiTheme="minorHAnsi" w:cstheme="minorBidi"/>
          <w:noProof/>
          <w:szCs w:val="22"/>
          <w:lang w:val="fr-FR"/>
        </w:rPr>
      </w:pPr>
      <w:ins w:id="441"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"_Toc144199809"</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49 : Superimposition of simulated and reference CCT diagrams of 2-1/4 Cr steel</w:t>
        </w:r>
        <w:r>
          <w:rPr>
            <w:noProof/>
            <w:webHidden/>
          </w:rPr>
          <w:tab/>
        </w:r>
        <w:r>
          <w:rPr>
            <w:noProof/>
            <w:webHidden/>
          </w:rPr>
          <w:fldChar w:fldCharType="begin"/>
        </w:r>
        <w:r>
          <w:rPr>
            <w:noProof/>
            <w:webHidden/>
          </w:rPr>
          <w:instrText xml:space="preserve"> PAGEREF _Toc144199809 \h </w:instrText>
        </w:r>
      </w:ins>
      <w:r>
        <w:rPr>
          <w:noProof/>
          <w:webHidden/>
        </w:rPr>
      </w:r>
      <w:r>
        <w:rPr>
          <w:noProof/>
          <w:webHidden/>
        </w:rPr>
        <w:fldChar w:fldCharType="separate"/>
      </w:r>
      <w:ins w:id="442" w:author="DARMANA-LEVERT Corentin (FRA-DTI)" w:date="2023-08-29T11:07:00Z">
        <w:r>
          <w:rPr>
            <w:noProof/>
            <w:webHidden/>
          </w:rPr>
          <w:t>61</w:t>
        </w:r>
        <w:r>
          <w:rPr>
            <w:noProof/>
            <w:webHidden/>
          </w:rPr>
          <w:fldChar w:fldCharType="end"/>
        </w:r>
        <w:r w:rsidRPr="00584CB7">
          <w:rPr>
            <w:rStyle w:val="Lienhypertexte"/>
            <w:noProof/>
          </w:rPr>
          <w:fldChar w:fldCharType="end"/>
        </w:r>
      </w:ins>
    </w:p>
    <w:p w14:paraId="7639437D" w14:textId="6D7CFB7E" w:rsidR="00321898" w:rsidRDefault="00321898">
      <w:pPr>
        <w:pStyle w:val="Tabledesillustrations"/>
        <w:tabs>
          <w:tab w:val="right" w:leader="dot" w:pos="10194"/>
        </w:tabs>
        <w:rPr>
          <w:ins w:id="443" w:author="DARMANA-LEVERT Corentin (FRA-DTI)" w:date="2023-08-29T11:07:00Z"/>
          <w:rFonts w:asciiTheme="minorHAnsi" w:eastAsiaTheme="minorEastAsia" w:hAnsiTheme="minorHAnsi" w:cstheme="minorBidi"/>
          <w:noProof/>
          <w:szCs w:val="22"/>
          <w:lang w:val="fr-FR"/>
        </w:rPr>
      </w:pPr>
      <w:ins w:id="444"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"_Toc144199810"</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50 : Simulated evolution of phase fractions in function of cooling rates</w:t>
        </w:r>
        <w:r>
          <w:rPr>
            <w:noProof/>
            <w:webHidden/>
          </w:rPr>
          <w:tab/>
        </w:r>
        <w:r>
          <w:rPr>
            <w:noProof/>
            <w:webHidden/>
          </w:rPr>
          <w:fldChar w:fldCharType="begin"/>
        </w:r>
        <w:r>
          <w:rPr>
            <w:noProof/>
            <w:webHidden/>
          </w:rPr>
          <w:instrText xml:space="preserve"> PAGEREF _Toc144199810 \h </w:instrText>
        </w:r>
      </w:ins>
      <w:r>
        <w:rPr>
          <w:noProof/>
          <w:webHidden/>
        </w:rPr>
      </w:r>
      <w:r>
        <w:rPr>
          <w:noProof/>
          <w:webHidden/>
        </w:rPr>
        <w:fldChar w:fldCharType="separate"/>
      </w:r>
      <w:ins w:id="445" w:author="DARMANA-LEVERT Corentin (FRA-DTI)" w:date="2023-08-29T11:07:00Z">
        <w:r>
          <w:rPr>
            <w:noProof/>
            <w:webHidden/>
          </w:rPr>
          <w:t>62</w:t>
        </w:r>
        <w:r>
          <w:rPr>
            <w:noProof/>
            <w:webHidden/>
          </w:rPr>
          <w:fldChar w:fldCharType="end"/>
        </w:r>
        <w:r w:rsidRPr="00584CB7">
          <w:rPr>
            <w:rStyle w:val="Lienhypertexte"/>
            <w:noProof/>
          </w:rPr>
          <w:fldChar w:fldCharType="end"/>
        </w:r>
      </w:ins>
    </w:p>
    <w:p w14:paraId="0DDF19BC" w14:textId="29C0BDA6" w:rsidR="00321898" w:rsidRDefault="00321898">
      <w:pPr>
        <w:pStyle w:val="Tabledesillustrations"/>
        <w:tabs>
          <w:tab w:val="right" w:leader="dot" w:pos="10194"/>
        </w:tabs>
        <w:rPr>
          <w:ins w:id="446" w:author="DARMANA-LEVERT Corentin (FRA-DTI)" w:date="2023-08-29T11:07:00Z"/>
          <w:rFonts w:asciiTheme="minorHAnsi" w:eastAsiaTheme="minorEastAsia" w:hAnsiTheme="minorHAnsi" w:cstheme="minorBidi"/>
          <w:noProof/>
          <w:szCs w:val="22"/>
          <w:lang w:val="fr-FR"/>
        </w:rPr>
      </w:pPr>
      <w:ins w:id="447"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"_Toc144199811"</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51 : Chemical Formula of the TPE (Tetraphenylethylene).</w:t>
        </w:r>
        <w:r>
          <w:rPr>
            <w:noProof/>
            <w:webHidden/>
          </w:rPr>
          <w:tab/>
        </w:r>
        <w:r>
          <w:rPr>
            <w:noProof/>
            <w:webHidden/>
          </w:rPr>
          <w:fldChar w:fldCharType="begin"/>
        </w:r>
        <w:r>
          <w:rPr>
            <w:noProof/>
            <w:webHidden/>
          </w:rPr>
          <w:instrText xml:space="preserve"> PAGEREF _Toc144199811 \h </w:instrText>
        </w:r>
      </w:ins>
      <w:r>
        <w:rPr>
          <w:noProof/>
          <w:webHidden/>
        </w:rPr>
      </w:r>
      <w:r>
        <w:rPr>
          <w:noProof/>
          <w:webHidden/>
        </w:rPr>
        <w:fldChar w:fldCharType="separate"/>
      </w:r>
      <w:ins w:id="448" w:author="DARMANA-LEVERT Corentin (FRA-DTI)" w:date="2023-08-29T11:07:00Z">
        <w:r>
          <w:rPr>
            <w:noProof/>
            <w:webHidden/>
          </w:rPr>
          <w:t>68</w:t>
        </w:r>
        <w:r>
          <w:rPr>
            <w:noProof/>
            <w:webHidden/>
          </w:rPr>
          <w:fldChar w:fldCharType="end"/>
        </w:r>
        <w:r w:rsidRPr="00584CB7">
          <w:rPr>
            <w:rStyle w:val="Lienhypertexte"/>
            <w:noProof/>
          </w:rPr>
          <w:fldChar w:fldCharType="end"/>
        </w:r>
      </w:ins>
    </w:p>
    <w:p w14:paraId="42EAF692" w14:textId="4DCC22A8" w:rsidR="00321898" w:rsidRDefault="00321898">
      <w:pPr>
        <w:pStyle w:val="Tabledesillustrations"/>
        <w:tabs>
          <w:tab w:val="right" w:leader="dot" w:pos="10194"/>
        </w:tabs>
        <w:rPr>
          <w:ins w:id="449" w:author="DARMANA-LEVERT Corentin (FRA-DTI)" w:date="2023-08-29T11:07:00Z"/>
          <w:rFonts w:asciiTheme="minorHAnsi" w:eastAsiaTheme="minorEastAsia" w:hAnsiTheme="minorHAnsi" w:cstheme="minorBidi"/>
          <w:noProof/>
          <w:szCs w:val="22"/>
          <w:lang w:val="fr-FR"/>
        </w:rPr>
      </w:pPr>
      <w:ins w:id="450"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"_Toc144199812"</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52 : Importance of TPE group location within a polymer for AIE properties. (17)</w:t>
        </w:r>
        <w:r>
          <w:rPr>
            <w:noProof/>
            <w:webHidden/>
          </w:rPr>
          <w:tab/>
        </w:r>
        <w:r>
          <w:rPr>
            <w:noProof/>
            <w:webHidden/>
          </w:rPr>
          <w:fldChar w:fldCharType="begin"/>
        </w:r>
        <w:r>
          <w:rPr>
            <w:noProof/>
            <w:webHidden/>
          </w:rPr>
          <w:instrText xml:space="preserve"> PAGEREF _Toc144199812 \h </w:instrText>
        </w:r>
      </w:ins>
      <w:r>
        <w:rPr>
          <w:noProof/>
          <w:webHidden/>
        </w:rPr>
      </w:r>
      <w:r>
        <w:rPr>
          <w:noProof/>
          <w:webHidden/>
        </w:rPr>
        <w:fldChar w:fldCharType="separate"/>
      </w:r>
      <w:ins w:id="451" w:author="DARMANA-LEVERT Corentin (FRA-DTI)" w:date="2023-08-29T11:07:00Z">
        <w:r>
          <w:rPr>
            <w:noProof/>
            <w:webHidden/>
          </w:rPr>
          <w:t>68</w:t>
        </w:r>
        <w:r>
          <w:rPr>
            <w:noProof/>
            <w:webHidden/>
          </w:rPr>
          <w:fldChar w:fldCharType="end"/>
        </w:r>
        <w:r w:rsidRPr="00584CB7">
          <w:rPr>
            <w:rStyle w:val="Lienhypertexte"/>
            <w:noProof/>
          </w:rPr>
          <w:fldChar w:fldCharType="end"/>
        </w:r>
      </w:ins>
    </w:p>
    <w:p w14:paraId="4B021E7F" w14:textId="26C463CB" w:rsidR="00321898" w:rsidRDefault="00321898">
      <w:pPr>
        <w:pStyle w:val="Tabledesillustrations"/>
        <w:tabs>
          <w:tab w:val="right" w:leader="dot" w:pos="10194"/>
        </w:tabs>
        <w:rPr>
          <w:ins w:id="452" w:author="DARMANA-LEVERT Corentin (FRA-DTI)" w:date="2023-08-29T11:07:00Z"/>
          <w:rFonts w:asciiTheme="minorHAnsi" w:eastAsiaTheme="minorEastAsia" w:hAnsiTheme="minorHAnsi" w:cstheme="minorBidi"/>
          <w:noProof/>
          <w:szCs w:val="22"/>
          <w:lang w:val="fr-FR"/>
        </w:rPr>
      </w:pPr>
      <w:ins w:id="453"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"_Toc144199813"</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53 : An example of a 1</w:t>
        </w:r>
        <w:r w:rsidRPr="00584CB7">
          <w:rPr>
            <w:rStyle w:val="Lienhypertexte"/>
            <w:noProof/>
            <w:vertAlign w:val="superscript"/>
          </w:rPr>
          <w:t>st</w:t>
        </w:r>
        <w:r w:rsidRPr="00584CB7">
          <w:rPr>
            <w:rStyle w:val="Lienhypertexte"/>
            <w:noProof/>
          </w:rPr>
          <w:t xml:space="preserve"> generation Janus amphiphilic dendrimer synthesized by Ali Nazemi and his team.</w:t>
        </w:r>
        <w:r>
          <w:rPr>
            <w:noProof/>
            <w:webHidden/>
          </w:rPr>
          <w:tab/>
        </w:r>
        <w:r>
          <w:rPr>
            <w:noProof/>
            <w:webHidden/>
          </w:rPr>
          <w:fldChar w:fldCharType="begin"/>
        </w:r>
        <w:r>
          <w:rPr>
            <w:noProof/>
            <w:webHidden/>
          </w:rPr>
          <w:instrText xml:space="preserve"> PAGEREF _Toc144199813 \h </w:instrText>
        </w:r>
      </w:ins>
      <w:r>
        <w:rPr>
          <w:noProof/>
          <w:webHidden/>
        </w:rPr>
      </w:r>
      <w:r>
        <w:rPr>
          <w:noProof/>
          <w:webHidden/>
        </w:rPr>
        <w:fldChar w:fldCharType="separate"/>
      </w:r>
      <w:ins w:id="454" w:author="DARMANA-LEVERT Corentin (FRA-DTI)" w:date="2023-08-29T11:07:00Z">
        <w:r>
          <w:rPr>
            <w:noProof/>
            <w:webHidden/>
          </w:rPr>
          <w:t>69</w:t>
        </w:r>
        <w:r>
          <w:rPr>
            <w:noProof/>
            <w:webHidden/>
          </w:rPr>
          <w:fldChar w:fldCharType="end"/>
        </w:r>
        <w:r w:rsidRPr="00584CB7">
          <w:rPr>
            <w:rStyle w:val="Lienhypertexte"/>
            <w:noProof/>
          </w:rPr>
          <w:fldChar w:fldCharType="end"/>
        </w:r>
      </w:ins>
    </w:p>
    <w:p w14:paraId="2B58D7B6" w14:textId="2817EDA4" w:rsidR="00321898" w:rsidRDefault="00321898">
      <w:pPr>
        <w:pStyle w:val="Tabledesillustrations"/>
        <w:tabs>
          <w:tab w:val="right" w:leader="dot" w:pos="10194"/>
        </w:tabs>
        <w:rPr>
          <w:ins w:id="455" w:author="DARMANA-LEVERT Corentin (FRA-DTI)" w:date="2023-08-29T11:07:00Z"/>
          <w:rFonts w:asciiTheme="minorHAnsi" w:eastAsiaTheme="minorEastAsia" w:hAnsiTheme="minorHAnsi" w:cstheme="minorBidi"/>
          <w:noProof/>
          <w:szCs w:val="22"/>
          <w:lang w:val="fr-FR"/>
        </w:rPr>
      </w:pPr>
      <w:ins w:id="456"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"_Toc144199814"</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54 : Schematic overview of the project</w:t>
        </w:r>
        <w:r>
          <w:rPr>
            <w:noProof/>
            <w:webHidden/>
          </w:rPr>
          <w:tab/>
        </w:r>
        <w:r>
          <w:rPr>
            <w:noProof/>
            <w:webHidden/>
          </w:rPr>
          <w:fldChar w:fldCharType="begin"/>
        </w:r>
        <w:r>
          <w:rPr>
            <w:noProof/>
            <w:webHidden/>
          </w:rPr>
          <w:instrText xml:space="preserve"> PAGEREF _Toc144199814 \h </w:instrText>
        </w:r>
      </w:ins>
      <w:r>
        <w:rPr>
          <w:noProof/>
          <w:webHidden/>
        </w:rPr>
      </w:r>
      <w:r>
        <w:rPr>
          <w:noProof/>
          <w:webHidden/>
        </w:rPr>
        <w:fldChar w:fldCharType="separate"/>
      </w:r>
      <w:ins w:id="457" w:author="DARMANA-LEVERT Corentin (FRA-DTI)" w:date="2023-08-29T11:07:00Z">
        <w:r>
          <w:rPr>
            <w:noProof/>
            <w:webHidden/>
          </w:rPr>
          <w:t>70</w:t>
        </w:r>
        <w:r>
          <w:rPr>
            <w:noProof/>
            <w:webHidden/>
          </w:rPr>
          <w:fldChar w:fldCharType="end"/>
        </w:r>
        <w:r w:rsidRPr="00584CB7">
          <w:rPr>
            <w:rStyle w:val="Lienhypertexte"/>
            <w:noProof/>
          </w:rPr>
          <w:fldChar w:fldCharType="end"/>
        </w:r>
      </w:ins>
    </w:p>
    <w:p w14:paraId="0A583856" w14:textId="428D1B90" w:rsidR="00321898" w:rsidRDefault="00321898">
      <w:pPr>
        <w:pStyle w:val="Tabledesillustrations"/>
        <w:tabs>
          <w:tab w:val="right" w:leader="dot" w:pos="10194"/>
        </w:tabs>
        <w:rPr>
          <w:ins w:id="458" w:author="DARMANA-LEVERT Corentin (FRA-DTI)" w:date="2023-08-29T11:07:00Z"/>
          <w:rFonts w:asciiTheme="minorHAnsi" w:eastAsiaTheme="minorEastAsia" w:hAnsiTheme="minorHAnsi" w:cstheme="minorBidi"/>
          <w:noProof/>
          <w:szCs w:val="22"/>
          <w:lang w:val="fr-FR"/>
        </w:rPr>
      </w:pPr>
      <w:ins w:id="459"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"_Toc144199815"</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55 : Copper azide alkyne cycloaddition mechanism.</w:t>
        </w:r>
        <w:r>
          <w:rPr>
            <w:noProof/>
            <w:webHidden/>
          </w:rPr>
          <w:tab/>
        </w:r>
        <w:r>
          <w:rPr>
            <w:noProof/>
            <w:webHidden/>
          </w:rPr>
          <w:fldChar w:fldCharType="begin"/>
        </w:r>
        <w:r>
          <w:rPr>
            <w:noProof/>
            <w:webHidden/>
          </w:rPr>
          <w:instrText xml:space="preserve"> PAGEREF _Toc144199815 \h </w:instrText>
        </w:r>
      </w:ins>
      <w:r>
        <w:rPr>
          <w:noProof/>
          <w:webHidden/>
        </w:rPr>
      </w:r>
      <w:r>
        <w:rPr>
          <w:noProof/>
          <w:webHidden/>
        </w:rPr>
        <w:fldChar w:fldCharType="separate"/>
      </w:r>
      <w:ins w:id="460" w:author="DARMANA-LEVERT Corentin (FRA-DTI)" w:date="2023-08-29T11:07:00Z">
        <w:r>
          <w:rPr>
            <w:noProof/>
            <w:webHidden/>
          </w:rPr>
          <w:t>71</w:t>
        </w:r>
        <w:r>
          <w:rPr>
            <w:noProof/>
            <w:webHidden/>
          </w:rPr>
          <w:fldChar w:fldCharType="end"/>
        </w:r>
        <w:r w:rsidRPr="00584CB7">
          <w:rPr>
            <w:rStyle w:val="Lienhypertexte"/>
            <w:noProof/>
          </w:rPr>
          <w:fldChar w:fldCharType="end"/>
        </w:r>
      </w:ins>
    </w:p>
    <w:p w14:paraId="7575FF33" w14:textId="03206630" w:rsidR="00321898" w:rsidRDefault="00321898">
      <w:pPr>
        <w:pStyle w:val="Tabledesillustrations"/>
        <w:tabs>
          <w:tab w:val="right" w:leader="dot" w:pos="10194"/>
        </w:tabs>
        <w:rPr>
          <w:ins w:id="461" w:author="DARMANA-LEVERT Corentin (FRA-DTI)" w:date="2023-08-29T11:07:00Z"/>
          <w:rFonts w:asciiTheme="minorHAnsi" w:eastAsiaTheme="minorEastAsia" w:hAnsiTheme="minorHAnsi" w:cstheme="minorBidi"/>
          <w:noProof/>
          <w:szCs w:val="22"/>
          <w:lang w:val="fr-FR"/>
        </w:rPr>
      </w:pPr>
      <w:ins w:id="462"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"_Toc144199816"</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56 : Reaction scheme for the coupling of dextran alkyne 15% with TPE-N</w:t>
        </w:r>
        <w:r w:rsidRPr="00584CB7">
          <w:rPr>
            <w:rStyle w:val="Lienhypertexte"/>
            <w:noProof/>
            <w:vertAlign w:val="subscript"/>
          </w:rPr>
          <w:t xml:space="preserve">3 </w:t>
        </w:r>
        <w:r w:rsidRPr="00584CB7">
          <w:rPr>
            <w:rStyle w:val="Lienhypertexte"/>
            <w:noProof/>
          </w:rPr>
          <w:t>derivative (G0).</w:t>
        </w:r>
        <w:r>
          <w:rPr>
            <w:noProof/>
            <w:webHidden/>
          </w:rPr>
          <w:tab/>
        </w:r>
        <w:r>
          <w:rPr>
            <w:noProof/>
            <w:webHidden/>
          </w:rPr>
          <w:fldChar w:fldCharType="begin"/>
        </w:r>
        <w:r>
          <w:rPr>
            <w:noProof/>
            <w:webHidden/>
          </w:rPr>
          <w:instrText xml:space="preserve"> PAGEREF _Toc144199816 \h </w:instrText>
        </w:r>
      </w:ins>
      <w:r>
        <w:rPr>
          <w:noProof/>
          <w:webHidden/>
        </w:rPr>
      </w:r>
      <w:r>
        <w:rPr>
          <w:noProof/>
          <w:webHidden/>
        </w:rPr>
        <w:fldChar w:fldCharType="separate"/>
      </w:r>
      <w:ins w:id="463" w:author="DARMANA-LEVERT Corentin (FRA-DTI)" w:date="2023-08-29T11:07:00Z">
        <w:r>
          <w:rPr>
            <w:noProof/>
            <w:webHidden/>
          </w:rPr>
          <w:t>72</w:t>
        </w:r>
        <w:r>
          <w:rPr>
            <w:noProof/>
            <w:webHidden/>
          </w:rPr>
          <w:fldChar w:fldCharType="end"/>
        </w:r>
        <w:r w:rsidRPr="00584CB7">
          <w:rPr>
            <w:rStyle w:val="Lienhypertexte"/>
            <w:noProof/>
          </w:rPr>
          <w:fldChar w:fldCharType="end"/>
        </w:r>
      </w:ins>
    </w:p>
    <w:p w14:paraId="4ACC3E10" w14:textId="1DBFBC97" w:rsidR="00321898" w:rsidRDefault="00321898">
      <w:pPr>
        <w:pStyle w:val="Tabledesillustrations"/>
        <w:tabs>
          <w:tab w:val="right" w:leader="dot" w:pos="10194"/>
        </w:tabs>
        <w:rPr>
          <w:ins w:id="464" w:author="DARMANA-LEVERT Corentin (FRA-DTI)" w:date="2023-08-29T11:07:00Z"/>
          <w:rFonts w:asciiTheme="minorHAnsi" w:eastAsiaTheme="minorEastAsia" w:hAnsiTheme="minorHAnsi" w:cstheme="minorBidi"/>
          <w:noProof/>
          <w:szCs w:val="22"/>
          <w:lang w:val="fr-FR"/>
        </w:rPr>
      </w:pPr>
      <w:ins w:id="465"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"_Toc144199817"</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57 : IR spectrum (ATR) of the TPE G0 grafted dextran (full line), the TPE-N</w:t>
        </w:r>
        <w:r w:rsidRPr="00584CB7">
          <w:rPr>
            <w:rStyle w:val="Lienhypertexte"/>
            <w:noProof/>
            <w:vertAlign w:val="subscript"/>
          </w:rPr>
          <w:t>3</w:t>
        </w:r>
        <w:r w:rsidRPr="00584CB7">
          <w:rPr>
            <w:rStyle w:val="Lienhypertexte"/>
            <w:noProof/>
          </w:rPr>
          <w:t xml:space="preserve"> G0 derivative (dotted line) as well as the 15% alkylated dextran (dash line)</w:t>
        </w:r>
        <w:r>
          <w:rPr>
            <w:noProof/>
            <w:webHidden/>
          </w:rPr>
          <w:tab/>
        </w:r>
        <w:r>
          <w:rPr>
            <w:noProof/>
            <w:webHidden/>
          </w:rPr>
          <w:fldChar w:fldCharType="begin"/>
        </w:r>
        <w:r>
          <w:rPr>
            <w:noProof/>
            <w:webHidden/>
          </w:rPr>
          <w:instrText xml:space="preserve"> PAGEREF _Toc144199817 \h </w:instrText>
        </w:r>
      </w:ins>
      <w:r>
        <w:rPr>
          <w:noProof/>
          <w:webHidden/>
        </w:rPr>
      </w:r>
      <w:r>
        <w:rPr>
          <w:noProof/>
          <w:webHidden/>
        </w:rPr>
        <w:fldChar w:fldCharType="separate"/>
      </w:r>
      <w:ins w:id="466" w:author="DARMANA-LEVERT Corentin (FRA-DTI)" w:date="2023-08-29T11:07:00Z">
        <w:r>
          <w:rPr>
            <w:noProof/>
            <w:webHidden/>
          </w:rPr>
          <w:t>73</w:t>
        </w:r>
        <w:r>
          <w:rPr>
            <w:noProof/>
            <w:webHidden/>
          </w:rPr>
          <w:fldChar w:fldCharType="end"/>
        </w:r>
        <w:r w:rsidRPr="00584CB7">
          <w:rPr>
            <w:rStyle w:val="Lienhypertexte"/>
            <w:noProof/>
          </w:rPr>
          <w:fldChar w:fldCharType="end"/>
        </w:r>
      </w:ins>
    </w:p>
    <w:p w14:paraId="1875D371" w14:textId="5FF04B6A" w:rsidR="00321898" w:rsidRDefault="00321898">
      <w:pPr>
        <w:pStyle w:val="Tabledesillustrations"/>
        <w:tabs>
          <w:tab w:val="right" w:leader="dot" w:pos="10194"/>
        </w:tabs>
        <w:rPr>
          <w:ins w:id="467" w:author="DARMANA-LEVERT Corentin (FRA-DTI)" w:date="2023-08-29T11:07:00Z"/>
          <w:rFonts w:asciiTheme="minorHAnsi" w:eastAsiaTheme="minorEastAsia" w:hAnsiTheme="minorHAnsi" w:cstheme="minorBidi"/>
          <w:noProof/>
          <w:szCs w:val="22"/>
          <w:lang w:val="fr-FR"/>
        </w:rPr>
      </w:pPr>
      <w:ins w:id="468"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"_Toc144199818"</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58 : NMR spectrum of the TPE(G0)-grafted dextran</w:t>
        </w:r>
        <w:r>
          <w:rPr>
            <w:noProof/>
            <w:webHidden/>
          </w:rPr>
          <w:tab/>
        </w:r>
        <w:r>
          <w:rPr>
            <w:noProof/>
            <w:webHidden/>
          </w:rPr>
          <w:fldChar w:fldCharType="begin"/>
        </w:r>
        <w:r>
          <w:rPr>
            <w:noProof/>
            <w:webHidden/>
          </w:rPr>
          <w:instrText xml:space="preserve"> PAGEREF _Toc144199818 \h </w:instrText>
        </w:r>
      </w:ins>
      <w:r>
        <w:rPr>
          <w:noProof/>
          <w:webHidden/>
        </w:rPr>
      </w:r>
      <w:r>
        <w:rPr>
          <w:noProof/>
          <w:webHidden/>
        </w:rPr>
        <w:fldChar w:fldCharType="separate"/>
      </w:r>
      <w:ins w:id="469" w:author="DARMANA-LEVERT Corentin (FRA-DTI)" w:date="2023-08-29T11:07:00Z">
        <w:r>
          <w:rPr>
            <w:noProof/>
            <w:webHidden/>
          </w:rPr>
          <w:t>74</w:t>
        </w:r>
        <w:r>
          <w:rPr>
            <w:noProof/>
            <w:webHidden/>
          </w:rPr>
          <w:fldChar w:fldCharType="end"/>
        </w:r>
        <w:r w:rsidRPr="00584CB7">
          <w:rPr>
            <w:rStyle w:val="Lienhypertexte"/>
            <w:noProof/>
          </w:rPr>
          <w:fldChar w:fldCharType="end"/>
        </w:r>
      </w:ins>
    </w:p>
    <w:p w14:paraId="7B3D518A" w14:textId="7C38A35B" w:rsidR="00321898" w:rsidRDefault="00321898">
      <w:pPr>
        <w:pStyle w:val="Tabledesillustrations"/>
        <w:tabs>
          <w:tab w:val="right" w:leader="dot" w:pos="10194"/>
        </w:tabs>
        <w:rPr>
          <w:ins w:id="470" w:author="DARMANA-LEVERT Corentin (FRA-DTI)" w:date="2023-08-29T11:07:00Z"/>
          <w:rFonts w:asciiTheme="minorHAnsi" w:eastAsiaTheme="minorEastAsia" w:hAnsiTheme="minorHAnsi" w:cstheme="minorBidi"/>
          <w:noProof/>
          <w:szCs w:val="22"/>
          <w:lang w:val="fr-FR"/>
        </w:rPr>
      </w:pPr>
      <w:ins w:id="471"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"_Toc144199819"</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59 : UV absorbance spectra of the 5% TPE(G0)-grafted dextran and the 15% TPE(G0)-grafted dextran.</w:t>
        </w:r>
        <w:r>
          <w:rPr>
            <w:noProof/>
            <w:webHidden/>
          </w:rPr>
          <w:tab/>
        </w:r>
        <w:r>
          <w:rPr>
            <w:noProof/>
            <w:webHidden/>
          </w:rPr>
          <w:fldChar w:fldCharType="begin"/>
        </w:r>
        <w:r>
          <w:rPr>
            <w:noProof/>
            <w:webHidden/>
          </w:rPr>
          <w:instrText xml:space="preserve"> PAGEREF _Toc144199819 \h </w:instrText>
        </w:r>
      </w:ins>
      <w:r>
        <w:rPr>
          <w:noProof/>
          <w:webHidden/>
        </w:rPr>
      </w:r>
      <w:r>
        <w:rPr>
          <w:noProof/>
          <w:webHidden/>
        </w:rPr>
        <w:fldChar w:fldCharType="separate"/>
      </w:r>
      <w:ins w:id="472" w:author="DARMANA-LEVERT Corentin (FRA-DTI)" w:date="2023-08-29T11:07:00Z">
        <w:r>
          <w:rPr>
            <w:noProof/>
            <w:webHidden/>
          </w:rPr>
          <w:t>75</w:t>
        </w:r>
        <w:r>
          <w:rPr>
            <w:noProof/>
            <w:webHidden/>
          </w:rPr>
          <w:fldChar w:fldCharType="end"/>
        </w:r>
        <w:r w:rsidRPr="00584CB7">
          <w:rPr>
            <w:rStyle w:val="Lienhypertexte"/>
            <w:noProof/>
          </w:rPr>
          <w:fldChar w:fldCharType="end"/>
        </w:r>
      </w:ins>
    </w:p>
    <w:p w14:paraId="7A6E23E0" w14:textId="5428943D" w:rsidR="00321898" w:rsidRDefault="00321898">
      <w:pPr>
        <w:pStyle w:val="Tabledesillustrations"/>
        <w:tabs>
          <w:tab w:val="right" w:leader="dot" w:pos="10194"/>
        </w:tabs>
        <w:rPr>
          <w:ins w:id="473" w:author="DARMANA-LEVERT Corentin (FRA-DTI)" w:date="2023-08-29T11:07:00Z"/>
          <w:rFonts w:asciiTheme="minorHAnsi" w:eastAsiaTheme="minorEastAsia" w:hAnsiTheme="minorHAnsi" w:cstheme="minorBidi"/>
          <w:noProof/>
          <w:szCs w:val="22"/>
          <w:lang w:val="fr-FR"/>
        </w:rPr>
      </w:pPr>
      <w:ins w:id="474"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"_Toc144199820"</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60 : Evolution of the fluorescence behaviour of the TPE(G0)-grafted dextran with increasing water content.</w:t>
        </w:r>
        <w:r>
          <w:rPr>
            <w:noProof/>
            <w:webHidden/>
          </w:rPr>
          <w:tab/>
        </w:r>
        <w:r>
          <w:rPr>
            <w:noProof/>
            <w:webHidden/>
          </w:rPr>
          <w:fldChar w:fldCharType="begin"/>
        </w:r>
        <w:r>
          <w:rPr>
            <w:noProof/>
            <w:webHidden/>
          </w:rPr>
          <w:instrText xml:space="preserve"> PAGEREF _Toc144199820 \h </w:instrText>
        </w:r>
      </w:ins>
      <w:r>
        <w:rPr>
          <w:noProof/>
          <w:webHidden/>
        </w:rPr>
      </w:r>
      <w:r>
        <w:rPr>
          <w:noProof/>
          <w:webHidden/>
        </w:rPr>
        <w:fldChar w:fldCharType="separate"/>
      </w:r>
      <w:ins w:id="475" w:author="DARMANA-LEVERT Corentin (FRA-DTI)" w:date="2023-08-29T11:07:00Z">
        <w:r>
          <w:rPr>
            <w:noProof/>
            <w:webHidden/>
          </w:rPr>
          <w:t>75</w:t>
        </w:r>
        <w:r>
          <w:rPr>
            <w:noProof/>
            <w:webHidden/>
          </w:rPr>
          <w:fldChar w:fldCharType="end"/>
        </w:r>
        <w:r w:rsidRPr="00584CB7">
          <w:rPr>
            <w:rStyle w:val="Lienhypertexte"/>
            <w:noProof/>
          </w:rPr>
          <w:fldChar w:fldCharType="end"/>
        </w:r>
      </w:ins>
    </w:p>
    <w:p w14:paraId="6E63353E" w14:textId="7C150DAD" w:rsidR="00321898" w:rsidRDefault="00321898">
      <w:pPr>
        <w:pStyle w:val="Tabledesillustrations"/>
        <w:tabs>
          <w:tab w:val="right" w:leader="dot" w:pos="10194"/>
        </w:tabs>
        <w:rPr>
          <w:ins w:id="476" w:author="DARMANA-LEVERT Corentin (FRA-DTI)" w:date="2023-08-29T11:07:00Z"/>
          <w:rFonts w:asciiTheme="minorHAnsi" w:eastAsiaTheme="minorEastAsia" w:hAnsiTheme="minorHAnsi" w:cstheme="minorBidi"/>
          <w:noProof/>
          <w:szCs w:val="22"/>
          <w:lang w:val="fr-FR"/>
        </w:rPr>
      </w:pPr>
      <w:ins w:id="477"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"_Toc144199821"</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61 : Number distribution of particles sizes for the TPE(G0)-grafted dextran before self-assembly.</w:t>
        </w:r>
        <w:r>
          <w:rPr>
            <w:noProof/>
            <w:webHidden/>
          </w:rPr>
          <w:tab/>
        </w:r>
        <w:r>
          <w:rPr>
            <w:noProof/>
            <w:webHidden/>
          </w:rPr>
          <w:fldChar w:fldCharType="begin"/>
        </w:r>
        <w:r>
          <w:rPr>
            <w:noProof/>
            <w:webHidden/>
          </w:rPr>
          <w:instrText xml:space="preserve"> PAGEREF _Toc144199821 \h </w:instrText>
        </w:r>
      </w:ins>
      <w:r>
        <w:rPr>
          <w:noProof/>
          <w:webHidden/>
        </w:rPr>
      </w:r>
      <w:r>
        <w:rPr>
          <w:noProof/>
          <w:webHidden/>
        </w:rPr>
        <w:fldChar w:fldCharType="separate"/>
      </w:r>
      <w:ins w:id="478" w:author="DARMANA-LEVERT Corentin (FRA-DTI)" w:date="2023-08-29T11:07:00Z">
        <w:r>
          <w:rPr>
            <w:noProof/>
            <w:webHidden/>
          </w:rPr>
          <w:t>76</w:t>
        </w:r>
        <w:r>
          <w:rPr>
            <w:noProof/>
            <w:webHidden/>
          </w:rPr>
          <w:fldChar w:fldCharType="end"/>
        </w:r>
        <w:r w:rsidRPr="00584CB7">
          <w:rPr>
            <w:rStyle w:val="Lienhypertexte"/>
            <w:noProof/>
          </w:rPr>
          <w:fldChar w:fldCharType="end"/>
        </w:r>
      </w:ins>
    </w:p>
    <w:p w14:paraId="6EFE88E0" w14:textId="330C9CAD" w:rsidR="00321898" w:rsidRDefault="00321898">
      <w:pPr>
        <w:pStyle w:val="Tabledesillustrations"/>
        <w:tabs>
          <w:tab w:val="right" w:leader="dot" w:pos="10194"/>
        </w:tabs>
        <w:rPr>
          <w:ins w:id="479" w:author="DARMANA-LEVERT Corentin (FRA-DTI)" w:date="2023-08-29T11:07:00Z"/>
          <w:rFonts w:asciiTheme="minorHAnsi" w:eastAsiaTheme="minorEastAsia" w:hAnsiTheme="minorHAnsi" w:cstheme="minorBidi"/>
          <w:noProof/>
          <w:szCs w:val="22"/>
          <w:lang w:val="fr-FR"/>
        </w:rPr>
      </w:pPr>
      <w:ins w:id="480"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"_Toc144199822"</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62 : Volume distribution of particles sizes for the TPE G0 grafted dextran before self-assembly.</w:t>
        </w:r>
        <w:r>
          <w:rPr>
            <w:noProof/>
            <w:webHidden/>
          </w:rPr>
          <w:tab/>
        </w:r>
        <w:r>
          <w:rPr>
            <w:noProof/>
            <w:webHidden/>
          </w:rPr>
          <w:fldChar w:fldCharType="begin"/>
        </w:r>
        <w:r>
          <w:rPr>
            <w:noProof/>
            <w:webHidden/>
          </w:rPr>
          <w:instrText xml:space="preserve"> PAGEREF _Toc144199822 \h </w:instrText>
        </w:r>
      </w:ins>
      <w:r>
        <w:rPr>
          <w:noProof/>
          <w:webHidden/>
        </w:rPr>
      </w:r>
      <w:r>
        <w:rPr>
          <w:noProof/>
          <w:webHidden/>
        </w:rPr>
        <w:fldChar w:fldCharType="separate"/>
      </w:r>
      <w:ins w:id="481" w:author="DARMANA-LEVERT Corentin (FRA-DTI)" w:date="2023-08-29T11:07:00Z">
        <w:r>
          <w:rPr>
            <w:noProof/>
            <w:webHidden/>
          </w:rPr>
          <w:t>76</w:t>
        </w:r>
        <w:r>
          <w:rPr>
            <w:noProof/>
            <w:webHidden/>
          </w:rPr>
          <w:fldChar w:fldCharType="end"/>
        </w:r>
        <w:r w:rsidRPr="00584CB7">
          <w:rPr>
            <w:rStyle w:val="Lienhypertexte"/>
            <w:noProof/>
          </w:rPr>
          <w:fldChar w:fldCharType="end"/>
        </w:r>
      </w:ins>
    </w:p>
    <w:p w14:paraId="35D5F53B" w14:textId="6B2310F8" w:rsidR="00321898" w:rsidRDefault="00321898">
      <w:pPr>
        <w:pStyle w:val="Tabledesillustrations"/>
        <w:tabs>
          <w:tab w:val="right" w:leader="dot" w:pos="10194"/>
        </w:tabs>
        <w:rPr>
          <w:ins w:id="482" w:author="DARMANA-LEVERT Corentin (FRA-DTI)" w:date="2023-08-29T11:07:00Z"/>
          <w:rFonts w:asciiTheme="minorHAnsi" w:eastAsiaTheme="minorEastAsia" w:hAnsiTheme="minorHAnsi" w:cstheme="minorBidi"/>
          <w:noProof/>
          <w:szCs w:val="22"/>
          <w:lang w:val="fr-FR"/>
        </w:rPr>
      </w:pPr>
      <w:ins w:id="483"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"_Toc144199823"</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63 : Reaction scheme for the coupling of dextran alkyne 15% with G1-TPE-N</w:t>
        </w:r>
        <w:r w:rsidRPr="00584CB7">
          <w:rPr>
            <w:rStyle w:val="Lienhypertexte"/>
            <w:noProof/>
            <w:vertAlign w:val="subscript"/>
          </w:rPr>
          <w:t xml:space="preserve">3 </w:t>
        </w:r>
        <w:r w:rsidRPr="00584CB7">
          <w:rPr>
            <w:rStyle w:val="Lienhypertexte"/>
            <w:noProof/>
          </w:rPr>
          <w:t>dendron.</w:t>
        </w:r>
        <w:r>
          <w:rPr>
            <w:noProof/>
            <w:webHidden/>
          </w:rPr>
          <w:tab/>
        </w:r>
        <w:r>
          <w:rPr>
            <w:noProof/>
            <w:webHidden/>
          </w:rPr>
          <w:fldChar w:fldCharType="begin"/>
        </w:r>
        <w:r>
          <w:rPr>
            <w:noProof/>
            <w:webHidden/>
          </w:rPr>
          <w:instrText xml:space="preserve"> PAGEREF _Toc144199823 \h </w:instrText>
        </w:r>
      </w:ins>
      <w:r>
        <w:rPr>
          <w:noProof/>
          <w:webHidden/>
        </w:rPr>
      </w:r>
      <w:r>
        <w:rPr>
          <w:noProof/>
          <w:webHidden/>
        </w:rPr>
        <w:fldChar w:fldCharType="separate"/>
      </w:r>
      <w:ins w:id="484" w:author="DARMANA-LEVERT Corentin (FRA-DTI)" w:date="2023-08-29T11:07:00Z">
        <w:r>
          <w:rPr>
            <w:noProof/>
            <w:webHidden/>
          </w:rPr>
          <w:t>77</w:t>
        </w:r>
        <w:r>
          <w:rPr>
            <w:noProof/>
            <w:webHidden/>
          </w:rPr>
          <w:fldChar w:fldCharType="end"/>
        </w:r>
        <w:r w:rsidRPr="00584CB7">
          <w:rPr>
            <w:rStyle w:val="Lienhypertexte"/>
            <w:noProof/>
          </w:rPr>
          <w:fldChar w:fldCharType="end"/>
        </w:r>
      </w:ins>
    </w:p>
    <w:p w14:paraId="6C2DBC03" w14:textId="2A7BB067" w:rsidR="00321898" w:rsidRDefault="00321898">
      <w:pPr>
        <w:pStyle w:val="Tabledesillustrations"/>
        <w:tabs>
          <w:tab w:val="right" w:leader="dot" w:pos="10194"/>
        </w:tabs>
        <w:rPr>
          <w:ins w:id="485" w:author="DARMANA-LEVERT Corentin (FRA-DTI)" w:date="2023-08-29T11:07:00Z"/>
          <w:rFonts w:asciiTheme="minorHAnsi" w:eastAsiaTheme="minorEastAsia" w:hAnsiTheme="minorHAnsi" w:cstheme="minorBidi"/>
          <w:noProof/>
          <w:szCs w:val="22"/>
          <w:lang w:val="fr-FR"/>
        </w:rPr>
      </w:pPr>
      <w:ins w:id="486"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"_Toc144199824"</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64 : IR spectrum (ATR) of the TPE G1 dendron-grafted dextran (full line), the TPE-N</w:t>
        </w:r>
        <w:r w:rsidRPr="00584CB7">
          <w:rPr>
            <w:rStyle w:val="Lienhypertexte"/>
            <w:noProof/>
            <w:vertAlign w:val="subscript"/>
          </w:rPr>
          <w:t>3</w:t>
        </w:r>
        <w:r w:rsidRPr="00584CB7">
          <w:rPr>
            <w:rStyle w:val="Lienhypertexte"/>
            <w:noProof/>
          </w:rPr>
          <w:t xml:space="preserve"> G0 dendron (dotted line) as well as the 15% alkylated dextran (dash line)</w:t>
        </w:r>
        <w:r>
          <w:rPr>
            <w:noProof/>
            <w:webHidden/>
          </w:rPr>
          <w:tab/>
        </w:r>
        <w:r>
          <w:rPr>
            <w:noProof/>
            <w:webHidden/>
          </w:rPr>
          <w:fldChar w:fldCharType="begin"/>
        </w:r>
        <w:r>
          <w:rPr>
            <w:noProof/>
            <w:webHidden/>
          </w:rPr>
          <w:instrText xml:space="preserve"> PAGEREF _Toc144199824 \h </w:instrText>
        </w:r>
      </w:ins>
      <w:r>
        <w:rPr>
          <w:noProof/>
          <w:webHidden/>
        </w:rPr>
      </w:r>
      <w:r>
        <w:rPr>
          <w:noProof/>
          <w:webHidden/>
        </w:rPr>
        <w:fldChar w:fldCharType="separate"/>
      </w:r>
      <w:ins w:id="487" w:author="DARMANA-LEVERT Corentin (FRA-DTI)" w:date="2023-08-29T11:07:00Z">
        <w:r>
          <w:rPr>
            <w:noProof/>
            <w:webHidden/>
          </w:rPr>
          <w:t>78</w:t>
        </w:r>
        <w:r>
          <w:rPr>
            <w:noProof/>
            <w:webHidden/>
          </w:rPr>
          <w:fldChar w:fldCharType="end"/>
        </w:r>
        <w:r w:rsidRPr="00584CB7">
          <w:rPr>
            <w:rStyle w:val="Lienhypertexte"/>
            <w:noProof/>
          </w:rPr>
          <w:fldChar w:fldCharType="end"/>
        </w:r>
      </w:ins>
    </w:p>
    <w:p w14:paraId="3192A84A" w14:textId="59352171" w:rsidR="00321898" w:rsidRDefault="00321898">
      <w:pPr>
        <w:pStyle w:val="Tabledesillustrations"/>
        <w:tabs>
          <w:tab w:val="right" w:leader="dot" w:pos="10194"/>
        </w:tabs>
        <w:rPr>
          <w:ins w:id="488" w:author="DARMANA-LEVERT Corentin (FRA-DTI)" w:date="2023-08-29T11:07:00Z"/>
          <w:rFonts w:asciiTheme="minorHAnsi" w:eastAsiaTheme="minorEastAsia" w:hAnsiTheme="minorHAnsi" w:cstheme="minorBidi"/>
          <w:noProof/>
          <w:szCs w:val="22"/>
          <w:lang w:val="fr-FR"/>
        </w:rPr>
      </w:pPr>
      <w:ins w:id="489"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"_Toc144199825"</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65 : NMR spectrum of the TPE G1 grafted dextran</w:t>
        </w:r>
        <w:r>
          <w:rPr>
            <w:noProof/>
            <w:webHidden/>
          </w:rPr>
          <w:tab/>
        </w:r>
        <w:r>
          <w:rPr>
            <w:noProof/>
            <w:webHidden/>
          </w:rPr>
          <w:fldChar w:fldCharType="begin"/>
        </w:r>
        <w:r>
          <w:rPr>
            <w:noProof/>
            <w:webHidden/>
          </w:rPr>
          <w:instrText xml:space="preserve"> PAGEREF _Toc144199825 \h </w:instrText>
        </w:r>
      </w:ins>
      <w:r>
        <w:rPr>
          <w:noProof/>
          <w:webHidden/>
        </w:rPr>
      </w:r>
      <w:r>
        <w:rPr>
          <w:noProof/>
          <w:webHidden/>
        </w:rPr>
        <w:fldChar w:fldCharType="separate"/>
      </w:r>
      <w:ins w:id="490" w:author="DARMANA-LEVERT Corentin (FRA-DTI)" w:date="2023-08-29T11:07:00Z">
        <w:r>
          <w:rPr>
            <w:noProof/>
            <w:webHidden/>
          </w:rPr>
          <w:t>79</w:t>
        </w:r>
        <w:r>
          <w:rPr>
            <w:noProof/>
            <w:webHidden/>
          </w:rPr>
          <w:fldChar w:fldCharType="end"/>
        </w:r>
        <w:r w:rsidRPr="00584CB7">
          <w:rPr>
            <w:rStyle w:val="Lienhypertexte"/>
            <w:noProof/>
          </w:rPr>
          <w:fldChar w:fldCharType="end"/>
        </w:r>
      </w:ins>
    </w:p>
    <w:p w14:paraId="624EF99F" w14:textId="6D0A8D60" w:rsidR="00321898" w:rsidRDefault="00321898">
      <w:pPr>
        <w:pStyle w:val="Tabledesillustrations"/>
        <w:tabs>
          <w:tab w:val="right" w:leader="dot" w:pos="10194"/>
        </w:tabs>
        <w:rPr>
          <w:ins w:id="491" w:author="DARMANA-LEVERT Corentin (FRA-DTI)" w:date="2023-08-29T11:07:00Z"/>
          <w:rFonts w:asciiTheme="minorHAnsi" w:eastAsiaTheme="minorEastAsia" w:hAnsiTheme="minorHAnsi" w:cstheme="minorBidi"/>
          <w:noProof/>
          <w:szCs w:val="22"/>
          <w:lang w:val="fr-FR"/>
        </w:rPr>
      </w:pPr>
      <w:ins w:id="492"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"_Toc144199826"</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66 : UV absorbance spectrum the 15% TPE G1 grafted dextran.</w:t>
        </w:r>
        <w:r>
          <w:rPr>
            <w:noProof/>
            <w:webHidden/>
          </w:rPr>
          <w:tab/>
        </w:r>
        <w:r>
          <w:rPr>
            <w:noProof/>
            <w:webHidden/>
          </w:rPr>
          <w:fldChar w:fldCharType="begin"/>
        </w:r>
        <w:r>
          <w:rPr>
            <w:noProof/>
            <w:webHidden/>
          </w:rPr>
          <w:instrText xml:space="preserve"> PAGEREF _Toc144199826 \h </w:instrText>
        </w:r>
      </w:ins>
      <w:r>
        <w:rPr>
          <w:noProof/>
          <w:webHidden/>
        </w:rPr>
      </w:r>
      <w:r>
        <w:rPr>
          <w:noProof/>
          <w:webHidden/>
        </w:rPr>
        <w:fldChar w:fldCharType="separate"/>
      </w:r>
      <w:ins w:id="493" w:author="DARMANA-LEVERT Corentin (FRA-DTI)" w:date="2023-08-29T11:07:00Z">
        <w:r>
          <w:rPr>
            <w:noProof/>
            <w:webHidden/>
          </w:rPr>
          <w:t>79</w:t>
        </w:r>
        <w:r>
          <w:rPr>
            <w:noProof/>
            <w:webHidden/>
          </w:rPr>
          <w:fldChar w:fldCharType="end"/>
        </w:r>
        <w:r w:rsidRPr="00584CB7">
          <w:rPr>
            <w:rStyle w:val="Lienhypertexte"/>
            <w:noProof/>
          </w:rPr>
          <w:fldChar w:fldCharType="end"/>
        </w:r>
      </w:ins>
    </w:p>
    <w:p w14:paraId="0ACB2155" w14:textId="21E88868" w:rsidR="00321898" w:rsidRDefault="00321898">
      <w:pPr>
        <w:pStyle w:val="Tabledesillustrations"/>
        <w:tabs>
          <w:tab w:val="right" w:leader="dot" w:pos="10194"/>
        </w:tabs>
        <w:rPr>
          <w:ins w:id="494" w:author="DARMANA-LEVERT Corentin (FRA-DTI)" w:date="2023-08-29T11:07:00Z"/>
          <w:rFonts w:asciiTheme="minorHAnsi" w:eastAsiaTheme="minorEastAsia" w:hAnsiTheme="minorHAnsi" w:cstheme="minorBidi"/>
          <w:noProof/>
          <w:szCs w:val="22"/>
          <w:lang w:val="fr-FR"/>
        </w:rPr>
      </w:pPr>
      <w:ins w:id="495"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"_Toc144199827"</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67 : Evolution of the fluorescence behaviour of the TPE G1 grafted dextran with increasing water content.</w:t>
        </w:r>
        <w:r>
          <w:rPr>
            <w:noProof/>
            <w:webHidden/>
          </w:rPr>
          <w:tab/>
        </w:r>
        <w:r>
          <w:rPr>
            <w:noProof/>
            <w:webHidden/>
          </w:rPr>
          <w:fldChar w:fldCharType="begin"/>
        </w:r>
        <w:r>
          <w:rPr>
            <w:noProof/>
            <w:webHidden/>
          </w:rPr>
          <w:instrText xml:space="preserve"> PAGEREF _Toc144199827 \h </w:instrText>
        </w:r>
      </w:ins>
      <w:r>
        <w:rPr>
          <w:noProof/>
          <w:webHidden/>
        </w:rPr>
      </w:r>
      <w:r>
        <w:rPr>
          <w:noProof/>
          <w:webHidden/>
        </w:rPr>
        <w:fldChar w:fldCharType="separate"/>
      </w:r>
      <w:ins w:id="496" w:author="DARMANA-LEVERT Corentin (FRA-DTI)" w:date="2023-08-29T11:07:00Z">
        <w:r>
          <w:rPr>
            <w:noProof/>
            <w:webHidden/>
          </w:rPr>
          <w:t>80</w:t>
        </w:r>
        <w:r>
          <w:rPr>
            <w:noProof/>
            <w:webHidden/>
          </w:rPr>
          <w:fldChar w:fldCharType="end"/>
        </w:r>
        <w:r w:rsidRPr="00584CB7">
          <w:rPr>
            <w:rStyle w:val="Lienhypertexte"/>
            <w:noProof/>
          </w:rPr>
          <w:fldChar w:fldCharType="end"/>
        </w:r>
      </w:ins>
    </w:p>
    <w:p w14:paraId="2DCA61D1" w14:textId="2D7F2EE6" w:rsidR="00321898" w:rsidRDefault="00321898">
      <w:pPr>
        <w:pStyle w:val="Tabledesillustrations"/>
        <w:tabs>
          <w:tab w:val="right" w:leader="dot" w:pos="10194"/>
        </w:tabs>
        <w:rPr>
          <w:ins w:id="497" w:author="DARMANA-LEVERT Corentin (FRA-DTI)" w:date="2023-08-29T11:07:00Z"/>
          <w:rFonts w:asciiTheme="minorHAnsi" w:eastAsiaTheme="minorEastAsia" w:hAnsiTheme="minorHAnsi" w:cstheme="minorBidi"/>
          <w:noProof/>
          <w:szCs w:val="22"/>
          <w:lang w:val="fr-FR"/>
        </w:rPr>
      </w:pPr>
      <w:ins w:id="498"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"_Toc144199828"</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68 : Distribution of particles sizes for the TPE G1 grafted dextran before self-assembly (number)</w:t>
        </w:r>
        <w:r>
          <w:rPr>
            <w:noProof/>
            <w:webHidden/>
          </w:rPr>
          <w:tab/>
        </w:r>
        <w:r>
          <w:rPr>
            <w:noProof/>
            <w:webHidden/>
          </w:rPr>
          <w:fldChar w:fldCharType="begin"/>
        </w:r>
        <w:r>
          <w:rPr>
            <w:noProof/>
            <w:webHidden/>
          </w:rPr>
          <w:instrText xml:space="preserve"> PAGEREF _Toc144199828 \h </w:instrText>
        </w:r>
      </w:ins>
      <w:r>
        <w:rPr>
          <w:noProof/>
          <w:webHidden/>
        </w:rPr>
      </w:r>
      <w:r>
        <w:rPr>
          <w:noProof/>
          <w:webHidden/>
        </w:rPr>
        <w:fldChar w:fldCharType="separate"/>
      </w:r>
      <w:ins w:id="499" w:author="DARMANA-LEVERT Corentin (FRA-DTI)" w:date="2023-08-29T11:07:00Z">
        <w:r>
          <w:rPr>
            <w:noProof/>
            <w:webHidden/>
          </w:rPr>
          <w:t>81</w:t>
        </w:r>
        <w:r>
          <w:rPr>
            <w:noProof/>
            <w:webHidden/>
          </w:rPr>
          <w:fldChar w:fldCharType="end"/>
        </w:r>
        <w:r w:rsidRPr="00584CB7">
          <w:rPr>
            <w:rStyle w:val="Lienhypertexte"/>
            <w:noProof/>
          </w:rPr>
          <w:fldChar w:fldCharType="end"/>
        </w:r>
      </w:ins>
    </w:p>
    <w:p w14:paraId="481761A5" w14:textId="24CF5210" w:rsidR="00321898" w:rsidRDefault="00321898">
      <w:pPr>
        <w:pStyle w:val="Tabledesillustrations"/>
        <w:tabs>
          <w:tab w:val="right" w:leader="dot" w:pos="10194"/>
        </w:tabs>
        <w:rPr>
          <w:ins w:id="500" w:author="DARMANA-LEVERT Corentin (FRA-DTI)" w:date="2023-08-29T11:07:00Z"/>
          <w:rFonts w:asciiTheme="minorHAnsi" w:eastAsiaTheme="minorEastAsia" w:hAnsiTheme="minorHAnsi" w:cstheme="minorBidi"/>
          <w:noProof/>
          <w:szCs w:val="22"/>
          <w:lang w:val="fr-FR"/>
        </w:rPr>
      </w:pPr>
      <w:ins w:id="501" w:author="DARMANA-LEVERT Corentin (FRA-DTI)" w:date="2023-08-29T11:07:00Z">
        <w:r w:rsidRPr="00584CB7">
          <w:rPr>
            <w:rStyle w:val="Lienhypertexte"/>
            <w:noProof/>
          </w:rPr>
          <w:fldChar w:fldCharType="begin"/>
        </w:r>
        <w:r w:rsidRPr="00584CB7">
          <w:rPr>
            <w:rStyle w:val="Lienhypertexte"/>
            <w:noProof/>
          </w:rPr>
          <w:instrText xml:space="preserve"> </w:instrText>
        </w:r>
        <w:r>
          <w:rPr>
            <w:noProof/>
          </w:rPr>
          <w:instrText>HYPERLINK \l "_Toc144199829"</w:instrText>
        </w:r>
        <w:r w:rsidRPr="00584CB7">
          <w:rPr>
            <w:rStyle w:val="Lienhypertexte"/>
            <w:noProof/>
          </w:rPr>
          <w:instrText xml:space="preserve"> </w:instrText>
        </w:r>
        <w:r w:rsidRPr="00584CB7">
          <w:rPr>
            <w:rStyle w:val="Lienhypertexte"/>
            <w:noProof/>
          </w:rPr>
          <w:fldChar w:fldCharType="separate"/>
        </w:r>
        <w:r w:rsidRPr="00584CB7">
          <w:rPr>
            <w:rStyle w:val="Lienhypertexte"/>
            <w:noProof/>
          </w:rPr>
          <w:t>Figure 69 : Distribution of particles sizes for the TPE G1 grafted dextran before self-assembly (volume)</w:t>
        </w:r>
        <w:r>
          <w:rPr>
            <w:noProof/>
            <w:webHidden/>
          </w:rPr>
          <w:tab/>
        </w:r>
        <w:r>
          <w:rPr>
            <w:noProof/>
            <w:webHidden/>
          </w:rPr>
          <w:fldChar w:fldCharType="begin"/>
        </w:r>
        <w:r>
          <w:rPr>
            <w:noProof/>
            <w:webHidden/>
          </w:rPr>
          <w:instrText xml:space="preserve"> PAGEREF _Toc144199829 \h </w:instrText>
        </w:r>
      </w:ins>
      <w:r>
        <w:rPr>
          <w:noProof/>
          <w:webHidden/>
        </w:rPr>
      </w:r>
      <w:r>
        <w:rPr>
          <w:noProof/>
          <w:webHidden/>
        </w:rPr>
        <w:fldChar w:fldCharType="separate"/>
      </w:r>
      <w:ins w:id="502" w:author="DARMANA-LEVERT Corentin (FRA-DTI)" w:date="2023-08-29T11:07:00Z">
        <w:r>
          <w:rPr>
            <w:noProof/>
            <w:webHidden/>
          </w:rPr>
          <w:t>81</w:t>
        </w:r>
        <w:r>
          <w:rPr>
            <w:noProof/>
            <w:webHidden/>
          </w:rPr>
          <w:fldChar w:fldCharType="end"/>
        </w:r>
        <w:r w:rsidRPr="00584CB7">
          <w:rPr>
            <w:rStyle w:val="Lienhypertexte"/>
            <w:noProof/>
          </w:rPr>
          <w:fldChar w:fldCharType="end"/>
        </w:r>
      </w:ins>
    </w:p>
    <w:p w14:paraId="606BC06D" w14:textId="4409E529" w:rsidR="00AF685A" w:rsidDel="00D97C1E" w:rsidRDefault="00AF685A">
      <w:pPr>
        <w:pStyle w:val="Tabledesillustrations"/>
        <w:tabs>
          <w:tab w:val="right" w:leader="dot" w:pos="10194"/>
        </w:tabs>
        <w:rPr>
          <w:del w:id="503" w:author="DARMANA-LEVERT Corentin (FRA-DTI)" w:date="2023-08-10T14:38:00Z"/>
          <w:rFonts w:asciiTheme="minorHAnsi" w:eastAsiaTheme="minorEastAsia" w:hAnsiTheme="minorHAnsi" w:cstheme="minorBidi"/>
          <w:noProof/>
          <w:szCs w:val="22"/>
          <w:lang w:val="fr-FR"/>
        </w:rPr>
      </w:pPr>
      <w:del w:id="504" w:author="DARMANA-LEVERT Corentin (FRA-DTI)" w:date="2023-08-10T14:38:00Z">
        <w:r w:rsidRPr="00D97C1E" w:rsidDel="00D97C1E">
          <w:rPr>
            <w:rPrChange w:id="505" w:author="DARMANA-LEVERT Corentin (FRA-DTI)" w:date="2023-08-10T14:38:00Z">
              <w:rPr>
                <w:rStyle w:val="Lienhypertexte"/>
                <w:noProof/>
                <w:lang w:val="en-GB"/>
              </w:rPr>
            </w:rPrChange>
          </w:rPr>
          <w:delText>Figure 1 : MOPPEC bloom chemical characterisation</w:delText>
        </w:r>
        <w:r w:rsidDel="00D97C1E">
          <w:rPr>
            <w:noProof/>
            <w:webHidden/>
          </w:rPr>
          <w:tab/>
          <w:delText>8</w:delText>
        </w:r>
      </w:del>
    </w:p>
    <w:p w14:paraId="20C1EF4A" w14:textId="208FD4A0" w:rsidR="00AF685A" w:rsidDel="00D97C1E" w:rsidRDefault="00AF685A">
      <w:pPr>
        <w:pStyle w:val="Tabledesillustrations"/>
        <w:tabs>
          <w:tab w:val="right" w:leader="dot" w:pos="10194"/>
        </w:tabs>
        <w:rPr>
          <w:del w:id="506" w:author="DARMANA-LEVERT Corentin (FRA-DTI)" w:date="2023-08-10T14:38:00Z"/>
          <w:rFonts w:asciiTheme="minorHAnsi" w:eastAsiaTheme="minorEastAsia" w:hAnsiTheme="minorHAnsi" w:cstheme="minorBidi"/>
          <w:noProof/>
          <w:szCs w:val="22"/>
          <w:lang w:val="fr-FR"/>
        </w:rPr>
      </w:pPr>
      <w:del w:id="507" w:author="DARMANA-LEVERT Corentin (FRA-DTI)" w:date="2023-08-10T14:38:00Z">
        <w:r w:rsidRPr="00D97C1E" w:rsidDel="00D97C1E">
          <w:rPr>
            <w:rPrChange w:id="508" w:author="DARMANA-LEVERT Corentin (FRA-DTI)" w:date="2023-08-10T14:38:00Z">
              <w:rPr>
                <w:rStyle w:val="Lienhypertexte"/>
                <w:noProof/>
                <w:lang w:val="en-GB"/>
              </w:rPr>
            </w:rPrChange>
          </w:rPr>
          <w:delText>Figure 2 : Visual of plan of sampling in the GVRP381 tubular plate</w:delText>
        </w:r>
        <w:r w:rsidDel="00D97C1E">
          <w:rPr>
            <w:noProof/>
            <w:webHidden/>
          </w:rPr>
          <w:tab/>
          <w:delText>9</w:delText>
        </w:r>
      </w:del>
    </w:p>
    <w:p w14:paraId="4B05AD9E" w14:textId="0B97C72C" w:rsidR="00AF685A" w:rsidDel="00D97C1E" w:rsidRDefault="00AF685A">
      <w:pPr>
        <w:pStyle w:val="Tabledesillustrations"/>
        <w:tabs>
          <w:tab w:val="right" w:leader="dot" w:pos="10194"/>
        </w:tabs>
        <w:rPr>
          <w:del w:id="509" w:author="DARMANA-LEVERT Corentin (FRA-DTI)" w:date="2023-08-10T14:38:00Z"/>
          <w:rFonts w:asciiTheme="minorHAnsi" w:eastAsiaTheme="minorEastAsia" w:hAnsiTheme="minorHAnsi" w:cstheme="minorBidi"/>
          <w:noProof/>
          <w:szCs w:val="22"/>
          <w:lang w:val="fr-FR"/>
        </w:rPr>
      </w:pPr>
      <w:del w:id="510" w:author="DARMANA-LEVERT Corentin (FRA-DTI)" w:date="2023-08-10T14:38:00Z">
        <w:r w:rsidRPr="00D97C1E" w:rsidDel="00D97C1E">
          <w:rPr>
            <w:rPrChange w:id="511" w:author="DARMANA-LEVERT Corentin (FRA-DTI)" w:date="2023-08-10T14:38:00Z">
              <w:rPr>
                <w:rStyle w:val="Lienhypertexte"/>
                <w:noProof/>
                <w:lang w:val="en-GB"/>
              </w:rPr>
            </w:rPrChange>
          </w:rPr>
          <w:delText>Figure 3 : Graphic visual of simulation results after manufacturing process outline of GVRP tubular plate</w:delText>
        </w:r>
        <w:r w:rsidDel="00D97C1E">
          <w:rPr>
            <w:noProof/>
            <w:webHidden/>
          </w:rPr>
          <w:tab/>
          <w:delText>9</w:delText>
        </w:r>
      </w:del>
    </w:p>
    <w:p w14:paraId="33E26808" w14:textId="64E3811F" w:rsidR="00AF685A" w:rsidDel="00D97C1E" w:rsidRDefault="00AF685A">
      <w:pPr>
        <w:pStyle w:val="Tabledesillustrations"/>
        <w:tabs>
          <w:tab w:val="right" w:leader="dot" w:pos="10194"/>
        </w:tabs>
        <w:rPr>
          <w:del w:id="512" w:author="DARMANA-LEVERT Corentin (FRA-DTI)" w:date="2023-08-10T14:38:00Z"/>
          <w:rFonts w:asciiTheme="minorHAnsi" w:eastAsiaTheme="minorEastAsia" w:hAnsiTheme="minorHAnsi" w:cstheme="minorBidi"/>
          <w:noProof/>
          <w:szCs w:val="22"/>
          <w:lang w:val="fr-FR"/>
        </w:rPr>
      </w:pPr>
      <w:del w:id="513" w:author="DARMANA-LEVERT Corentin (FRA-DTI)" w:date="2023-08-10T14:38:00Z">
        <w:r w:rsidRPr="00D97C1E" w:rsidDel="00D97C1E">
          <w:rPr>
            <w:rPrChange w:id="514" w:author="DARMANA-LEVERT Corentin (FRA-DTI)" w:date="2023-08-10T14:38:00Z">
              <w:rPr>
                <w:rStyle w:val="Lienhypertexte"/>
                <w:noProof/>
                <w:lang w:val="en-GB"/>
              </w:rPr>
            </w:rPrChange>
          </w:rPr>
          <w:delText>Figure 4 : Carbon cartography from simulation of a channel head at blank state</w:delText>
        </w:r>
        <w:r w:rsidDel="00D97C1E">
          <w:rPr>
            <w:noProof/>
            <w:webHidden/>
          </w:rPr>
          <w:tab/>
          <w:delText>10</w:delText>
        </w:r>
      </w:del>
    </w:p>
    <w:p w14:paraId="0FBDC863" w14:textId="2A9C0954" w:rsidR="00AF685A" w:rsidDel="00D97C1E" w:rsidRDefault="00AF685A">
      <w:pPr>
        <w:pStyle w:val="Tabledesillustrations"/>
        <w:tabs>
          <w:tab w:val="right" w:leader="dot" w:pos="10194"/>
        </w:tabs>
        <w:rPr>
          <w:del w:id="515" w:author="DARMANA-LEVERT Corentin (FRA-DTI)" w:date="2023-08-10T14:38:00Z"/>
          <w:rFonts w:asciiTheme="minorHAnsi" w:eastAsiaTheme="minorEastAsia" w:hAnsiTheme="minorHAnsi" w:cstheme="minorBidi"/>
          <w:noProof/>
          <w:szCs w:val="22"/>
          <w:lang w:val="fr-FR"/>
        </w:rPr>
      </w:pPr>
      <w:del w:id="516" w:author="DARMANA-LEVERT Corentin (FRA-DTI)" w:date="2023-08-10T14:38:00Z">
        <w:r w:rsidRPr="00D97C1E" w:rsidDel="00D97C1E">
          <w:rPr>
            <w:rPrChange w:id="517" w:author="DARMANA-LEVERT Corentin (FRA-DTI)" w:date="2023-08-10T14:38:00Z">
              <w:rPr>
                <w:rStyle w:val="Lienhypertexte"/>
                <w:noProof/>
                <w:lang w:val="en-GB"/>
              </w:rPr>
            </w:rPrChange>
          </w:rPr>
          <w:delText>Figure 5 : Carbon cartography from simulation of a channel head after heat quality treatment</w:delText>
        </w:r>
        <w:r w:rsidDel="00D97C1E">
          <w:rPr>
            <w:noProof/>
            <w:webHidden/>
          </w:rPr>
          <w:tab/>
          <w:delText>10</w:delText>
        </w:r>
      </w:del>
    </w:p>
    <w:p w14:paraId="7EBD2A65" w14:textId="684764BB" w:rsidR="00AF685A" w:rsidDel="00D97C1E" w:rsidRDefault="00AF685A">
      <w:pPr>
        <w:pStyle w:val="Tabledesillustrations"/>
        <w:tabs>
          <w:tab w:val="right" w:leader="dot" w:pos="10194"/>
        </w:tabs>
        <w:rPr>
          <w:del w:id="518" w:author="DARMANA-LEVERT Corentin (FRA-DTI)" w:date="2023-08-10T14:38:00Z"/>
          <w:rFonts w:asciiTheme="minorHAnsi" w:eastAsiaTheme="minorEastAsia" w:hAnsiTheme="minorHAnsi" w:cstheme="minorBidi"/>
          <w:noProof/>
          <w:szCs w:val="22"/>
          <w:lang w:val="fr-FR"/>
        </w:rPr>
      </w:pPr>
      <w:del w:id="519" w:author="DARMANA-LEVERT Corentin (FRA-DTI)" w:date="2023-08-10T14:38:00Z">
        <w:r w:rsidRPr="00D97C1E" w:rsidDel="00D97C1E">
          <w:rPr>
            <w:rPrChange w:id="520" w:author="DARMANA-LEVERT Corentin (FRA-DTI)" w:date="2023-08-10T14:38:00Z">
              <w:rPr>
                <w:rStyle w:val="Lienhypertexte"/>
                <w:noProof/>
                <w:lang w:val="en-GB"/>
              </w:rPr>
            </w:rPrChange>
          </w:rPr>
          <w:delText>Figure 6 : Schematic of flattening of the blank by parallel passes</w:delText>
        </w:r>
        <w:r w:rsidDel="00D97C1E">
          <w:rPr>
            <w:noProof/>
            <w:webHidden/>
          </w:rPr>
          <w:tab/>
          <w:delText>11</w:delText>
        </w:r>
      </w:del>
    </w:p>
    <w:p w14:paraId="3A1059E1" w14:textId="7CD038CC" w:rsidR="00AF685A" w:rsidDel="00D97C1E" w:rsidRDefault="00AF685A">
      <w:pPr>
        <w:pStyle w:val="Tabledesillustrations"/>
        <w:tabs>
          <w:tab w:val="right" w:leader="dot" w:pos="10194"/>
        </w:tabs>
        <w:rPr>
          <w:del w:id="521" w:author="DARMANA-LEVERT Corentin (FRA-DTI)" w:date="2023-08-10T14:38:00Z"/>
          <w:rFonts w:asciiTheme="minorHAnsi" w:eastAsiaTheme="minorEastAsia" w:hAnsiTheme="minorHAnsi" w:cstheme="minorBidi"/>
          <w:noProof/>
          <w:szCs w:val="22"/>
          <w:lang w:val="fr-FR"/>
        </w:rPr>
      </w:pPr>
      <w:del w:id="522" w:author="DARMANA-LEVERT Corentin (FRA-DTI)" w:date="2023-08-10T14:38:00Z">
        <w:r w:rsidRPr="00D97C1E" w:rsidDel="00D97C1E">
          <w:rPr>
            <w:rPrChange w:id="523" w:author="DARMANA-LEVERT Corentin (FRA-DTI)" w:date="2023-08-10T14:38:00Z">
              <w:rPr>
                <w:rStyle w:val="Lienhypertexte"/>
                <w:noProof/>
                <w:lang w:val="en-GB"/>
              </w:rPr>
            </w:rPrChange>
          </w:rPr>
          <w:delText>Figure 7 : Schematic of sampling on the dome</w:delText>
        </w:r>
        <w:r w:rsidDel="00D97C1E">
          <w:rPr>
            <w:noProof/>
            <w:webHidden/>
          </w:rPr>
          <w:tab/>
          <w:delText>11</w:delText>
        </w:r>
      </w:del>
    </w:p>
    <w:p w14:paraId="2054E9E0" w14:textId="09A1CC1D" w:rsidR="00AF685A" w:rsidDel="00D97C1E" w:rsidRDefault="00AF685A">
      <w:pPr>
        <w:pStyle w:val="Tabledesillustrations"/>
        <w:tabs>
          <w:tab w:val="right" w:leader="dot" w:pos="10194"/>
        </w:tabs>
        <w:rPr>
          <w:del w:id="524" w:author="DARMANA-LEVERT Corentin (FRA-DTI)" w:date="2023-08-10T14:38:00Z"/>
          <w:rFonts w:asciiTheme="minorHAnsi" w:eastAsiaTheme="minorEastAsia" w:hAnsiTheme="minorHAnsi" w:cstheme="minorBidi"/>
          <w:noProof/>
          <w:szCs w:val="22"/>
          <w:lang w:val="fr-FR"/>
        </w:rPr>
      </w:pPr>
      <w:del w:id="525" w:author="DARMANA-LEVERT Corentin (FRA-DTI)" w:date="2023-08-10T14:38:00Z">
        <w:r w:rsidRPr="00D97C1E" w:rsidDel="00D97C1E">
          <w:rPr>
            <w:rPrChange w:id="526" w:author="DARMANA-LEVERT Corentin (FRA-DTI)" w:date="2023-08-10T14:38:00Z">
              <w:rPr>
                <w:rStyle w:val="Lienhypertexte"/>
                <w:noProof/>
                <w:lang w:val="en-GB"/>
              </w:rPr>
            </w:rPrChange>
          </w:rPr>
          <w:delText>Figure 8 : Carbon cartography of the bloom from 2012 and analysis planes</w:delText>
        </w:r>
        <w:r w:rsidDel="00D97C1E">
          <w:rPr>
            <w:noProof/>
            <w:webHidden/>
          </w:rPr>
          <w:tab/>
          <w:delText>12</w:delText>
        </w:r>
      </w:del>
    </w:p>
    <w:p w14:paraId="749D07BF" w14:textId="0BECD2B0" w:rsidR="00AF685A" w:rsidDel="00D97C1E" w:rsidRDefault="00AF685A">
      <w:pPr>
        <w:pStyle w:val="Tabledesillustrations"/>
        <w:tabs>
          <w:tab w:val="right" w:leader="dot" w:pos="10194"/>
        </w:tabs>
        <w:rPr>
          <w:del w:id="527" w:author="DARMANA-LEVERT Corentin (FRA-DTI)" w:date="2023-08-10T14:38:00Z"/>
          <w:rFonts w:asciiTheme="minorHAnsi" w:eastAsiaTheme="minorEastAsia" w:hAnsiTheme="minorHAnsi" w:cstheme="minorBidi"/>
          <w:noProof/>
          <w:szCs w:val="22"/>
          <w:lang w:val="fr-FR"/>
        </w:rPr>
      </w:pPr>
      <w:del w:id="528" w:author="DARMANA-LEVERT Corentin (FRA-DTI)" w:date="2023-08-10T14:38:00Z">
        <w:r w:rsidRPr="00D97C1E" w:rsidDel="00D97C1E">
          <w:rPr>
            <w:rPrChange w:id="529" w:author="DARMANA-LEVERT Corentin (FRA-DTI)" w:date="2023-08-10T14:38:00Z">
              <w:rPr>
                <w:rStyle w:val="Lienhypertexte"/>
                <w:noProof/>
                <w:lang w:val="en-GB"/>
              </w:rPr>
            </w:rPrChange>
          </w:rPr>
          <w:delText>Figure 9 : Perpendicular cutting of the bloom at 100mm under the feedhead</w:delText>
        </w:r>
        <w:r w:rsidDel="00D97C1E">
          <w:rPr>
            <w:noProof/>
            <w:webHidden/>
          </w:rPr>
          <w:tab/>
          <w:delText>13</w:delText>
        </w:r>
      </w:del>
    </w:p>
    <w:p w14:paraId="473F0E44" w14:textId="7D638956" w:rsidR="00AF685A" w:rsidDel="00D97C1E" w:rsidRDefault="00AF685A">
      <w:pPr>
        <w:pStyle w:val="Tabledesillustrations"/>
        <w:tabs>
          <w:tab w:val="right" w:leader="dot" w:pos="10194"/>
        </w:tabs>
        <w:rPr>
          <w:del w:id="530" w:author="DARMANA-LEVERT Corentin (FRA-DTI)" w:date="2023-08-10T14:38:00Z"/>
          <w:rFonts w:asciiTheme="minorHAnsi" w:eastAsiaTheme="minorEastAsia" w:hAnsiTheme="minorHAnsi" w:cstheme="minorBidi"/>
          <w:noProof/>
          <w:szCs w:val="22"/>
          <w:lang w:val="fr-FR"/>
        </w:rPr>
      </w:pPr>
      <w:del w:id="531" w:author="DARMANA-LEVERT Corentin (FRA-DTI)" w:date="2023-08-10T14:38:00Z">
        <w:r w:rsidRPr="00D97C1E" w:rsidDel="00D97C1E">
          <w:rPr>
            <w:rPrChange w:id="532" w:author="DARMANA-LEVERT Corentin (FRA-DTI)" w:date="2023-08-10T14:38:00Z">
              <w:rPr>
                <w:rStyle w:val="Lienhypertexte"/>
                <w:noProof/>
                <w:lang w:val="en-GB"/>
              </w:rPr>
            </w:rPrChange>
          </w:rPr>
          <w:delText>Figure 10 : Perpendicular cutting of the bloom at 2750mm under the feedhead</w:delText>
        </w:r>
        <w:r w:rsidDel="00D97C1E">
          <w:rPr>
            <w:noProof/>
            <w:webHidden/>
          </w:rPr>
          <w:tab/>
          <w:delText>13</w:delText>
        </w:r>
      </w:del>
    </w:p>
    <w:p w14:paraId="5913257C" w14:textId="3E216614" w:rsidR="00AF685A" w:rsidDel="00D97C1E" w:rsidRDefault="00AF685A">
      <w:pPr>
        <w:pStyle w:val="Tabledesillustrations"/>
        <w:tabs>
          <w:tab w:val="right" w:leader="dot" w:pos="10194"/>
        </w:tabs>
        <w:rPr>
          <w:del w:id="533" w:author="DARMANA-LEVERT Corentin (FRA-DTI)" w:date="2023-08-10T14:38:00Z"/>
          <w:rFonts w:asciiTheme="minorHAnsi" w:eastAsiaTheme="minorEastAsia" w:hAnsiTheme="minorHAnsi" w:cstheme="minorBidi"/>
          <w:noProof/>
          <w:szCs w:val="22"/>
          <w:lang w:val="fr-FR"/>
        </w:rPr>
      </w:pPr>
      <w:del w:id="534" w:author="DARMANA-LEVERT Corentin (FRA-DTI)" w:date="2023-08-10T14:38:00Z">
        <w:r w:rsidRPr="00D97C1E" w:rsidDel="00D97C1E">
          <w:rPr>
            <w:rPrChange w:id="535" w:author="DARMANA-LEVERT Corentin (FRA-DTI)" w:date="2023-08-10T14:38:00Z">
              <w:rPr>
                <w:rStyle w:val="Lienhypertexte"/>
                <w:noProof/>
                <w:lang w:val="en-GB"/>
              </w:rPr>
            </w:rPrChange>
          </w:rPr>
          <w:delText>Figure 11 : Longitudinal cutting of the bloom from the top to 2650 mm under the feedhead</w:delText>
        </w:r>
        <w:r w:rsidDel="00D97C1E">
          <w:rPr>
            <w:noProof/>
            <w:webHidden/>
          </w:rPr>
          <w:tab/>
          <w:delText>13</w:delText>
        </w:r>
      </w:del>
    </w:p>
    <w:p w14:paraId="4E91FDA2" w14:textId="56856C9E" w:rsidR="00AF685A" w:rsidDel="00D97C1E" w:rsidRDefault="00AF685A">
      <w:pPr>
        <w:pStyle w:val="Tabledesillustrations"/>
        <w:tabs>
          <w:tab w:val="right" w:leader="dot" w:pos="10194"/>
        </w:tabs>
        <w:rPr>
          <w:del w:id="536" w:author="DARMANA-LEVERT Corentin (FRA-DTI)" w:date="2023-08-10T14:38:00Z"/>
          <w:rFonts w:asciiTheme="minorHAnsi" w:eastAsiaTheme="minorEastAsia" w:hAnsiTheme="minorHAnsi" w:cstheme="minorBidi"/>
          <w:noProof/>
          <w:szCs w:val="22"/>
          <w:lang w:val="fr-FR"/>
        </w:rPr>
      </w:pPr>
      <w:del w:id="537" w:author="DARMANA-LEVERT Corentin (FRA-DTI)" w:date="2023-08-10T14:38:00Z">
        <w:r w:rsidRPr="00D97C1E" w:rsidDel="00D97C1E">
          <w:rPr>
            <w:rPrChange w:id="538" w:author="DARMANA-LEVERT Corentin (FRA-DTI)" w:date="2023-08-10T14:38:00Z">
              <w:rPr>
                <w:rStyle w:val="Lienhypertexte"/>
                <w:noProof/>
                <w:lang w:val="en-GB"/>
              </w:rPr>
            </w:rPrChange>
          </w:rPr>
          <w:delText>Figure 12 : Visual schematic of cuttings in the bloom</w:delText>
        </w:r>
        <w:r w:rsidDel="00D97C1E">
          <w:rPr>
            <w:noProof/>
            <w:webHidden/>
          </w:rPr>
          <w:tab/>
          <w:delText>14</w:delText>
        </w:r>
      </w:del>
    </w:p>
    <w:p w14:paraId="51BC05CB" w14:textId="33FA6325" w:rsidR="00AF685A" w:rsidDel="00D97C1E" w:rsidRDefault="00AF685A">
      <w:pPr>
        <w:pStyle w:val="Tabledesillustrations"/>
        <w:tabs>
          <w:tab w:val="right" w:leader="dot" w:pos="10194"/>
        </w:tabs>
        <w:rPr>
          <w:del w:id="539" w:author="DARMANA-LEVERT Corentin (FRA-DTI)" w:date="2023-08-10T14:38:00Z"/>
          <w:rFonts w:asciiTheme="minorHAnsi" w:eastAsiaTheme="minorEastAsia" w:hAnsiTheme="minorHAnsi" w:cstheme="minorBidi"/>
          <w:noProof/>
          <w:szCs w:val="22"/>
          <w:lang w:val="fr-FR"/>
        </w:rPr>
      </w:pPr>
      <w:del w:id="540" w:author="DARMANA-LEVERT Corentin (FRA-DTI)" w:date="2023-08-10T14:38:00Z">
        <w:r w:rsidRPr="00D97C1E" w:rsidDel="00D97C1E">
          <w:rPr>
            <w:rPrChange w:id="541" w:author="DARMANA-LEVERT Corentin (FRA-DTI)" w:date="2023-08-10T14:38:00Z">
              <w:rPr>
                <w:rStyle w:val="Lienhypertexte"/>
                <w:noProof/>
                <w:lang w:val="en-GB"/>
              </w:rPr>
            </w:rPrChange>
          </w:rPr>
          <w:delText>Figure 13 : Raw data to be added into SimDB</w:delText>
        </w:r>
        <w:r w:rsidDel="00D97C1E">
          <w:rPr>
            <w:noProof/>
            <w:webHidden/>
          </w:rPr>
          <w:tab/>
          <w:delText>15</w:delText>
        </w:r>
      </w:del>
    </w:p>
    <w:p w14:paraId="353723B3" w14:textId="112EC675" w:rsidR="00AF685A" w:rsidDel="00D97C1E" w:rsidRDefault="00AF685A">
      <w:pPr>
        <w:pStyle w:val="Tabledesillustrations"/>
        <w:tabs>
          <w:tab w:val="right" w:leader="dot" w:pos="10194"/>
        </w:tabs>
        <w:rPr>
          <w:del w:id="542" w:author="DARMANA-LEVERT Corentin (FRA-DTI)" w:date="2023-08-10T14:38:00Z"/>
          <w:rFonts w:asciiTheme="minorHAnsi" w:eastAsiaTheme="minorEastAsia" w:hAnsiTheme="minorHAnsi" w:cstheme="minorBidi"/>
          <w:noProof/>
          <w:szCs w:val="22"/>
          <w:lang w:val="fr-FR"/>
        </w:rPr>
      </w:pPr>
      <w:del w:id="543" w:author="DARMANA-LEVERT Corentin (FRA-DTI)" w:date="2023-08-10T14:38:00Z">
        <w:r w:rsidRPr="00D97C1E" w:rsidDel="00D97C1E">
          <w:rPr>
            <w:rPrChange w:id="544" w:author="DARMANA-LEVERT Corentin (FRA-DTI)" w:date="2023-08-10T14:38:00Z">
              <w:rPr>
                <w:rStyle w:val="Lienhypertexte"/>
                <w:noProof/>
                <w:lang w:val="en-GB"/>
              </w:rPr>
            </w:rPrChange>
          </w:rPr>
          <w:delText>Figure 14 : SimDB input data file</w:delText>
        </w:r>
        <w:r w:rsidDel="00D97C1E">
          <w:rPr>
            <w:noProof/>
            <w:webHidden/>
          </w:rPr>
          <w:tab/>
          <w:delText>15</w:delText>
        </w:r>
      </w:del>
    </w:p>
    <w:p w14:paraId="1F615389" w14:textId="236FA7FD" w:rsidR="00AF685A" w:rsidDel="00D97C1E" w:rsidRDefault="00AF685A">
      <w:pPr>
        <w:pStyle w:val="Tabledesillustrations"/>
        <w:tabs>
          <w:tab w:val="right" w:leader="dot" w:pos="10194"/>
        </w:tabs>
        <w:rPr>
          <w:del w:id="545" w:author="DARMANA-LEVERT Corentin (FRA-DTI)" w:date="2023-08-10T14:38:00Z"/>
          <w:rFonts w:asciiTheme="minorHAnsi" w:eastAsiaTheme="minorEastAsia" w:hAnsiTheme="minorHAnsi" w:cstheme="minorBidi"/>
          <w:noProof/>
          <w:szCs w:val="22"/>
          <w:lang w:val="fr-FR"/>
        </w:rPr>
      </w:pPr>
      <w:del w:id="546" w:author="DARMANA-LEVERT Corentin (FRA-DTI)" w:date="2023-08-10T14:38:00Z">
        <w:r w:rsidRPr="00D97C1E" w:rsidDel="00D97C1E">
          <w:rPr>
            <w:rPrChange w:id="547" w:author="DARMANA-LEVERT Corentin (FRA-DTI)" w:date="2023-08-10T14:38:00Z">
              <w:rPr>
                <w:rStyle w:val="Lienhypertexte"/>
                <w:noProof/>
                <w:lang w:val="en-GB"/>
              </w:rPr>
            </w:rPrChange>
          </w:rPr>
          <w:delText>Figure 15 : Part of the manufacturing process outline of the channel heads</w:delText>
        </w:r>
        <w:r w:rsidDel="00D97C1E">
          <w:rPr>
            <w:noProof/>
            <w:webHidden/>
          </w:rPr>
          <w:tab/>
          <w:delText>16</w:delText>
        </w:r>
      </w:del>
    </w:p>
    <w:p w14:paraId="73CE6983" w14:textId="234B2BCA" w:rsidR="00AF685A" w:rsidDel="00D97C1E" w:rsidRDefault="00AF685A">
      <w:pPr>
        <w:pStyle w:val="Tabledesillustrations"/>
        <w:tabs>
          <w:tab w:val="right" w:leader="dot" w:pos="10194"/>
        </w:tabs>
        <w:rPr>
          <w:del w:id="548" w:author="DARMANA-LEVERT Corentin (FRA-DTI)" w:date="2023-08-10T14:38:00Z"/>
          <w:rFonts w:asciiTheme="minorHAnsi" w:eastAsiaTheme="minorEastAsia" w:hAnsiTheme="minorHAnsi" w:cstheme="minorBidi"/>
          <w:noProof/>
          <w:szCs w:val="22"/>
          <w:lang w:val="fr-FR"/>
        </w:rPr>
      </w:pPr>
      <w:del w:id="549" w:author="DARMANA-LEVERT Corentin (FRA-DTI)" w:date="2023-08-10T14:38:00Z">
        <w:r w:rsidRPr="00D97C1E" w:rsidDel="00D97C1E">
          <w:rPr>
            <w:rPrChange w:id="550" w:author="DARMANA-LEVERT Corentin (FRA-DTI)" w:date="2023-08-10T14:38:00Z">
              <w:rPr>
                <w:rStyle w:val="Lienhypertexte"/>
                <w:noProof/>
                <w:lang w:val="en-GB"/>
              </w:rPr>
            </w:rPrChange>
          </w:rPr>
          <w:delText>Figure 16 : COMMOM Formula</w:delText>
        </w:r>
        <w:r w:rsidDel="00D97C1E">
          <w:rPr>
            <w:noProof/>
            <w:webHidden/>
          </w:rPr>
          <w:tab/>
          <w:delText>17</w:delText>
        </w:r>
      </w:del>
    </w:p>
    <w:p w14:paraId="50B2B003" w14:textId="5788A68A" w:rsidR="00AF685A" w:rsidDel="00D97C1E" w:rsidRDefault="00AF685A">
      <w:pPr>
        <w:pStyle w:val="Tabledesillustrations"/>
        <w:tabs>
          <w:tab w:val="right" w:leader="dot" w:pos="10194"/>
        </w:tabs>
        <w:rPr>
          <w:del w:id="551" w:author="DARMANA-LEVERT Corentin (FRA-DTI)" w:date="2023-08-10T14:38:00Z"/>
          <w:rFonts w:asciiTheme="minorHAnsi" w:eastAsiaTheme="minorEastAsia" w:hAnsiTheme="minorHAnsi" w:cstheme="minorBidi"/>
          <w:noProof/>
          <w:szCs w:val="22"/>
          <w:lang w:val="fr-FR"/>
        </w:rPr>
      </w:pPr>
      <w:del w:id="552" w:author="DARMANA-LEVERT Corentin (FRA-DTI)" w:date="2023-08-10T14:38:00Z">
        <w:r w:rsidRPr="00D97C1E" w:rsidDel="00D97C1E">
          <w:rPr>
            <w:rPrChange w:id="553" w:author="DARMANA-LEVERT Corentin (FRA-DTI)" w:date="2023-08-10T14:38:00Z">
              <w:rPr>
                <w:rStyle w:val="Lienhypertexte"/>
                <w:noProof/>
                <w:lang w:val="en-GB"/>
              </w:rPr>
            </w:rPrChange>
          </w:rPr>
          <w:delText>Figure 17 : Creusot Loire Formula for three new elements : Mn, Cr and Ni</w:delText>
        </w:r>
        <w:r w:rsidDel="00D97C1E">
          <w:rPr>
            <w:noProof/>
            <w:webHidden/>
          </w:rPr>
          <w:tab/>
          <w:delText>17</w:delText>
        </w:r>
      </w:del>
    </w:p>
    <w:p w14:paraId="721752CE" w14:textId="0A245B8D" w:rsidR="00AF685A" w:rsidDel="00D97C1E" w:rsidRDefault="00AF685A">
      <w:pPr>
        <w:pStyle w:val="Tabledesillustrations"/>
        <w:tabs>
          <w:tab w:val="right" w:leader="dot" w:pos="10194"/>
        </w:tabs>
        <w:rPr>
          <w:del w:id="554" w:author="DARMANA-LEVERT Corentin (FRA-DTI)" w:date="2023-08-10T14:38:00Z"/>
          <w:rFonts w:asciiTheme="minorHAnsi" w:eastAsiaTheme="minorEastAsia" w:hAnsiTheme="minorHAnsi" w:cstheme="minorBidi"/>
          <w:noProof/>
          <w:szCs w:val="22"/>
          <w:lang w:val="fr-FR"/>
        </w:rPr>
      </w:pPr>
      <w:del w:id="555" w:author="DARMANA-LEVERT Corentin (FRA-DTI)" w:date="2023-08-10T14:38:00Z">
        <w:r w:rsidRPr="00D97C1E" w:rsidDel="00D97C1E">
          <w:rPr>
            <w:rPrChange w:id="556" w:author="DARMANA-LEVERT Corentin (FRA-DTI)" w:date="2023-08-10T14:38:00Z">
              <w:rPr>
                <w:rStyle w:val="Lienhypertexte"/>
                <w:noProof/>
              </w:rPr>
            </w:rPrChange>
          </w:rPr>
          <w:delText>Figure 18 : Peritectic reaction and peritectic transformations mechanisms</w:delText>
        </w:r>
        <w:r w:rsidDel="00D97C1E">
          <w:rPr>
            <w:noProof/>
            <w:webHidden/>
          </w:rPr>
          <w:tab/>
          <w:delText>19</w:delText>
        </w:r>
      </w:del>
    </w:p>
    <w:p w14:paraId="03D0A260" w14:textId="5C3849F7" w:rsidR="00AF685A" w:rsidDel="00D97C1E" w:rsidRDefault="00AF685A">
      <w:pPr>
        <w:pStyle w:val="Tabledesillustrations"/>
        <w:tabs>
          <w:tab w:val="right" w:leader="dot" w:pos="10194"/>
        </w:tabs>
        <w:rPr>
          <w:del w:id="557" w:author="DARMANA-LEVERT Corentin (FRA-DTI)" w:date="2023-08-10T14:38:00Z"/>
          <w:rFonts w:asciiTheme="minorHAnsi" w:eastAsiaTheme="minorEastAsia" w:hAnsiTheme="minorHAnsi" w:cstheme="minorBidi"/>
          <w:noProof/>
          <w:szCs w:val="22"/>
          <w:lang w:val="fr-FR"/>
        </w:rPr>
      </w:pPr>
      <w:del w:id="558" w:author="DARMANA-LEVERT Corentin (FRA-DTI)" w:date="2023-08-10T14:38:00Z">
        <w:r w:rsidRPr="00D97C1E" w:rsidDel="00D97C1E">
          <w:rPr>
            <w:rPrChange w:id="559" w:author="DARMANA-LEVERT Corentin (FRA-DTI)" w:date="2023-08-10T14:38:00Z">
              <w:rPr>
                <w:rStyle w:val="Lienhypertexte"/>
                <w:noProof/>
              </w:rPr>
            </w:rPrChange>
          </w:rPr>
          <w:delText>Figure 19 : Examples of partition coefficients for different elements evolution with temperature</w:delText>
        </w:r>
        <w:r w:rsidRPr="00D97C1E" w:rsidDel="00D97C1E">
          <w:rPr>
            <w:rPrChange w:id="560" w:author="DARMANA-LEVERT Corentin (FRA-DTI)" w:date="2023-08-10T14:38:00Z">
              <w:rPr>
                <w:rStyle w:val="Lienhypertexte"/>
                <w:noProof/>
                <w:lang w:val="fr-FR"/>
              </w:rPr>
            </w:rPrChange>
          </w:rPr>
          <w:delText xml:space="preserve"> (7)</w:delText>
        </w:r>
        <w:r w:rsidDel="00D97C1E">
          <w:rPr>
            <w:noProof/>
            <w:webHidden/>
          </w:rPr>
          <w:tab/>
          <w:delText>20</w:delText>
        </w:r>
      </w:del>
    </w:p>
    <w:p w14:paraId="75F1E1F6" w14:textId="042D665D" w:rsidR="00AF685A" w:rsidDel="00D97C1E" w:rsidRDefault="00AF685A">
      <w:pPr>
        <w:pStyle w:val="Tabledesillustrations"/>
        <w:tabs>
          <w:tab w:val="right" w:leader="dot" w:pos="10194"/>
        </w:tabs>
        <w:rPr>
          <w:del w:id="561" w:author="DARMANA-LEVERT Corentin (FRA-DTI)" w:date="2023-08-10T14:38:00Z"/>
          <w:rFonts w:asciiTheme="minorHAnsi" w:eastAsiaTheme="minorEastAsia" w:hAnsiTheme="minorHAnsi" w:cstheme="minorBidi"/>
          <w:noProof/>
          <w:szCs w:val="22"/>
          <w:lang w:val="fr-FR"/>
        </w:rPr>
      </w:pPr>
      <w:del w:id="562" w:author="DARMANA-LEVERT Corentin (FRA-DTI)" w:date="2023-08-10T14:38:00Z">
        <w:r w:rsidRPr="00D97C1E" w:rsidDel="00D97C1E">
          <w:rPr>
            <w:rPrChange w:id="563" w:author="DARMANA-LEVERT Corentin (FRA-DTI)" w:date="2023-08-10T14:38:00Z">
              <w:rPr>
                <w:rStyle w:val="Lienhypertexte"/>
                <w:noProof/>
              </w:rPr>
            </w:rPrChange>
          </w:rPr>
          <w:delText>Figure 20 : Locations of macrosegregations within an ingot</w:delText>
        </w:r>
        <w:r w:rsidRPr="00D97C1E" w:rsidDel="00D97C1E">
          <w:rPr>
            <w:rPrChange w:id="564" w:author="DARMANA-LEVERT Corentin (FRA-DTI)" w:date="2023-08-10T14:38:00Z">
              <w:rPr>
                <w:rStyle w:val="Lienhypertexte"/>
                <w:noProof/>
                <w:lang w:val="fr-FR"/>
              </w:rPr>
            </w:rPrChange>
          </w:rPr>
          <w:delText xml:space="preserve"> (8)</w:delText>
        </w:r>
        <w:r w:rsidDel="00D97C1E">
          <w:rPr>
            <w:noProof/>
            <w:webHidden/>
          </w:rPr>
          <w:tab/>
          <w:delText>21</w:delText>
        </w:r>
      </w:del>
    </w:p>
    <w:p w14:paraId="5B769732" w14:textId="18DABC45" w:rsidR="00AF685A" w:rsidDel="00D97C1E" w:rsidRDefault="00AF685A">
      <w:pPr>
        <w:pStyle w:val="Tabledesillustrations"/>
        <w:tabs>
          <w:tab w:val="right" w:leader="dot" w:pos="10194"/>
        </w:tabs>
        <w:rPr>
          <w:del w:id="565" w:author="DARMANA-LEVERT Corentin (FRA-DTI)" w:date="2023-08-10T14:38:00Z"/>
          <w:rFonts w:asciiTheme="minorHAnsi" w:eastAsiaTheme="minorEastAsia" w:hAnsiTheme="minorHAnsi" w:cstheme="minorBidi"/>
          <w:noProof/>
          <w:szCs w:val="22"/>
          <w:lang w:val="fr-FR"/>
        </w:rPr>
      </w:pPr>
      <w:del w:id="566" w:author="DARMANA-LEVERT Corentin (FRA-DTI)" w:date="2023-08-10T14:38:00Z">
        <w:r w:rsidRPr="00D97C1E" w:rsidDel="00D97C1E">
          <w:rPr>
            <w:rPrChange w:id="567" w:author="DARMANA-LEVERT Corentin (FRA-DTI)" w:date="2023-08-10T14:38:00Z">
              <w:rPr>
                <w:rStyle w:val="Lienhypertexte"/>
                <w:noProof/>
              </w:rPr>
            </w:rPrChange>
          </w:rPr>
          <w:delText>Figure 21 : Micrography of columnar zone segregation (a) and equiaxed zone segregation (b)</w:delText>
        </w:r>
        <w:r w:rsidDel="00D97C1E">
          <w:rPr>
            <w:noProof/>
            <w:webHidden/>
          </w:rPr>
          <w:tab/>
          <w:delText>21</w:delText>
        </w:r>
      </w:del>
    </w:p>
    <w:p w14:paraId="6F934AAE" w14:textId="15A3A035" w:rsidR="00AF685A" w:rsidDel="00D97C1E" w:rsidRDefault="00AF685A">
      <w:pPr>
        <w:pStyle w:val="Tabledesillustrations"/>
        <w:tabs>
          <w:tab w:val="right" w:leader="dot" w:pos="10194"/>
        </w:tabs>
        <w:rPr>
          <w:del w:id="568" w:author="DARMANA-LEVERT Corentin (FRA-DTI)" w:date="2023-08-10T14:38:00Z"/>
          <w:rFonts w:asciiTheme="minorHAnsi" w:eastAsiaTheme="minorEastAsia" w:hAnsiTheme="minorHAnsi" w:cstheme="minorBidi"/>
          <w:noProof/>
          <w:szCs w:val="22"/>
          <w:lang w:val="fr-FR"/>
        </w:rPr>
      </w:pPr>
      <w:del w:id="569" w:author="DARMANA-LEVERT Corentin (FRA-DTI)" w:date="2023-08-10T14:38:00Z">
        <w:r w:rsidRPr="00D97C1E" w:rsidDel="00D97C1E">
          <w:rPr>
            <w:rPrChange w:id="570" w:author="DARMANA-LEVERT Corentin (FRA-DTI)" w:date="2023-08-10T14:38:00Z">
              <w:rPr>
                <w:rStyle w:val="Lienhypertexte"/>
                <w:noProof/>
              </w:rPr>
            </w:rPrChange>
          </w:rPr>
          <w:delText>Figure 22 : Comparison of manganese concentration after solidifcation of two ingots with varying carbon content and cooling rates</w:delText>
        </w:r>
        <w:r w:rsidDel="00D97C1E">
          <w:rPr>
            <w:noProof/>
            <w:webHidden/>
          </w:rPr>
          <w:tab/>
          <w:delText>22</w:delText>
        </w:r>
      </w:del>
    </w:p>
    <w:p w14:paraId="00A4D62C" w14:textId="0BED84F0" w:rsidR="00AF685A" w:rsidDel="00D97C1E" w:rsidRDefault="00AF685A">
      <w:pPr>
        <w:pStyle w:val="Tabledesillustrations"/>
        <w:tabs>
          <w:tab w:val="right" w:leader="dot" w:pos="10194"/>
        </w:tabs>
        <w:rPr>
          <w:del w:id="571" w:author="DARMANA-LEVERT Corentin (FRA-DTI)" w:date="2023-08-10T14:38:00Z"/>
          <w:rFonts w:asciiTheme="minorHAnsi" w:eastAsiaTheme="minorEastAsia" w:hAnsiTheme="minorHAnsi" w:cstheme="minorBidi"/>
          <w:noProof/>
          <w:szCs w:val="22"/>
          <w:lang w:val="fr-FR"/>
        </w:rPr>
      </w:pPr>
      <w:del w:id="572" w:author="DARMANA-LEVERT Corentin (FRA-DTI)" w:date="2023-08-10T14:38:00Z">
        <w:r w:rsidRPr="00D97C1E" w:rsidDel="00D97C1E">
          <w:rPr>
            <w:rPrChange w:id="573" w:author="DARMANA-LEVERT Corentin (FRA-DTI)" w:date="2023-08-10T14:38:00Z">
              <w:rPr>
                <w:rStyle w:val="Lienhypertexte"/>
                <w:noProof/>
              </w:rPr>
            </w:rPrChange>
          </w:rPr>
          <w:delText>Figure 23 : Comparisons of different models accuracy for segregations of manganese and carbon</w:delText>
        </w:r>
        <w:r w:rsidDel="00D97C1E">
          <w:rPr>
            <w:noProof/>
            <w:webHidden/>
          </w:rPr>
          <w:tab/>
          <w:delText>23</w:delText>
        </w:r>
      </w:del>
    </w:p>
    <w:p w14:paraId="4EB90B42" w14:textId="43A0F14F" w:rsidR="00AF685A" w:rsidDel="00D97C1E" w:rsidRDefault="00AF685A">
      <w:pPr>
        <w:pStyle w:val="Tabledesillustrations"/>
        <w:tabs>
          <w:tab w:val="right" w:leader="dot" w:pos="10194"/>
        </w:tabs>
        <w:rPr>
          <w:del w:id="574" w:author="DARMANA-LEVERT Corentin (FRA-DTI)" w:date="2023-08-10T14:38:00Z"/>
          <w:rFonts w:asciiTheme="minorHAnsi" w:eastAsiaTheme="minorEastAsia" w:hAnsiTheme="minorHAnsi" w:cstheme="minorBidi"/>
          <w:noProof/>
          <w:szCs w:val="22"/>
          <w:lang w:val="fr-FR"/>
        </w:rPr>
      </w:pPr>
      <w:del w:id="575" w:author="DARMANA-LEVERT Corentin (FRA-DTI)" w:date="2023-08-10T14:38:00Z">
        <w:r w:rsidRPr="00D97C1E" w:rsidDel="00D97C1E">
          <w:rPr>
            <w:rPrChange w:id="576" w:author="DARMANA-LEVERT Corentin (FRA-DTI)" w:date="2023-08-10T14:38:00Z">
              <w:rPr>
                <w:rStyle w:val="Lienhypertexte"/>
                <w:noProof/>
              </w:rPr>
            </w:rPrChange>
          </w:rPr>
          <w:delText>Figure 24 : Y.M. Won and B. G. Thomas model suggestion</w:delText>
        </w:r>
        <w:r w:rsidDel="00D97C1E">
          <w:rPr>
            <w:noProof/>
            <w:webHidden/>
          </w:rPr>
          <w:tab/>
          <w:delText>23</w:delText>
        </w:r>
      </w:del>
    </w:p>
    <w:p w14:paraId="2BF1C270" w14:textId="548E5714" w:rsidR="00AF685A" w:rsidDel="00D97C1E" w:rsidRDefault="00AF685A">
      <w:pPr>
        <w:pStyle w:val="Tabledesillustrations"/>
        <w:tabs>
          <w:tab w:val="right" w:leader="dot" w:pos="10194"/>
        </w:tabs>
        <w:rPr>
          <w:del w:id="577" w:author="DARMANA-LEVERT Corentin (FRA-DTI)" w:date="2023-08-10T14:38:00Z"/>
          <w:rFonts w:asciiTheme="minorHAnsi" w:eastAsiaTheme="minorEastAsia" w:hAnsiTheme="minorHAnsi" w:cstheme="minorBidi"/>
          <w:noProof/>
          <w:szCs w:val="22"/>
          <w:lang w:val="fr-FR"/>
        </w:rPr>
      </w:pPr>
      <w:del w:id="578" w:author="DARMANA-LEVERT Corentin (FRA-DTI)" w:date="2023-08-10T14:38:00Z">
        <w:r w:rsidRPr="00D97C1E" w:rsidDel="00D97C1E">
          <w:rPr>
            <w:rPrChange w:id="579" w:author="DARMANA-LEVERT Corentin (FRA-DTI)" w:date="2023-08-10T14:38:00Z">
              <w:rPr>
                <w:rStyle w:val="Lienhypertexte"/>
                <w:noProof/>
              </w:rPr>
            </w:rPrChange>
          </w:rPr>
          <w:delText>Figure 25 : Evolution of phase fraction during cooling of a peritectic steel (Fe-0,2%C)</w:delText>
        </w:r>
        <w:r w:rsidDel="00D97C1E">
          <w:rPr>
            <w:noProof/>
            <w:webHidden/>
          </w:rPr>
          <w:tab/>
          <w:delText>25</w:delText>
        </w:r>
      </w:del>
    </w:p>
    <w:p w14:paraId="74BD115C" w14:textId="2BEE44A9" w:rsidR="00AF685A" w:rsidDel="00D97C1E" w:rsidRDefault="00AF685A">
      <w:pPr>
        <w:pStyle w:val="Tabledesillustrations"/>
        <w:tabs>
          <w:tab w:val="right" w:leader="dot" w:pos="10194"/>
        </w:tabs>
        <w:rPr>
          <w:del w:id="580" w:author="DARMANA-LEVERT Corentin (FRA-DTI)" w:date="2023-08-10T14:38:00Z"/>
          <w:rFonts w:asciiTheme="minorHAnsi" w:eastAsiaTheme="minorEastAsia" w:hAnsiTheme="minorHAnsi" w:cstheme="minorBidi"/>
          <w:noProof/>
          <w:szCs w:val="22"/>
          <w:lang w:val="fr-FR"/>
        </w:rPr>
      </w:pPr>
      <w:del w:id="581" w:author="DARMANA-LEVERT Corentin (FRA-DTI)" w:date="2023-08-10T14:38:00Z">
        <w:r w:rsidRPr="00D97C1E" w:rsidDel="00D97C1E">
          <w:rPr>
            <w:rPrChange w:id="582" w:author="DARMANA-LEVERT Corentin (FRA-DTI)" w:date="2023-08-10T14:38:00Z">
              <w:rPr>
                <w:rStyle w:val="Lienhypertexte"/>
                <w:noProof/>
              </w:rPr>
            </w:rPrChange>
          </w:rPr>
          <w:delText>Figure 26 : Elements tab in system definer module of DICTRA extension</w:delText>
        </w:r>
        <w:r w:rsidDel="00D97C1E">
          <w:rPr>
            <w:noProof/>
            <w:webHidden/>
          </w:rPr>
          <w:tab/>
          <w:delText>26</w:delText>
        </w:r>
      </w:del>
    </w:p>
    <w:p w14:paraId="144FEBFD" w14:textId="2A4843A6" w:rsidR="00AF685A" w:rsidDel="00D97C1E" w:rsidRDefault="00AF685A">
      <w:pPr>
        <w:pStyle w:val="Tabledesillustrations"/>
        <w:tabs>
          <w:tab w:val="right" w:leader="dot" w:pos="10194"/>
        </w:tabs>
        <w:rPr>
          <w:del w:id="583" w:author="DARMANA-LEVERT Corentin (FRA-DTI)" w:date="2023-08-10T14:38:00Z"/>
          <w:rFonts w:asciiTheme="minorHAnsi" w:eastAsiaTheme="minorEastAsia" w:hAnsiTheme="minorHAnsi" w:cstheme="minorBidi"/>
          <w:noProof/>
          <w:szCs w:val="22"/>
          <w:lang w:val="fr-FR"/>
        </w:rPr>
      </w:pPr>
      <w:del w:id="584" w:author="DARMANA-LEVERT Corentin (FRA-DTI)" w:date="2023-08-10T14:38:00Z">
        <w:r w:rsidRPr="00D97C1E" w:rsidDel="00D97C1E">
          <w:rPr>
            <w:rPrChange w:id="585" w:author="DARMANA-LEVERT Corentin (FRA-DTI)" w:date="2023-08-10T14:38:00Z">
              <w:rPr>
                <w:rStyle w:val="Lienhypertexte"/>
                <w:noProof/>
              </w:rPr>
            </w:rPrChange>
          </w:rPr>
          <w:delText>Figure 27 : Conditions tab in diffusion calculator module of DICTRA extension</w:delText>
        </w:r>
        <w:r w:rsidDel="00D97C1E">
          <w:rPr>
            <w:noProof/>
            <w:webHidden/>
          </w:rPr>
          <w:tab/>
          <w:delText>27</w:delText>
        </w:r>
      </w:del>
    </w:p>
    <w:p w14:paraId="591CFC3C" w14:textId="135DD234" w:rsidR="00AF685A" w:rsidDel="00D97C1E" w:rsidRDefault="00AF685A">
      <w:pPr>
        <w:pStyle w:val="Tabledesillustrations"/>
        <w:tabs>
          <w:tab w:val="right" w:leader="dot" w:pos="10194"/>
        </w:tabs>
        <w:rPr>
          <w:del w:id="586" w:author="DARMANA-LEVERT Corentin (FRA-DTI)" w:date="2023-08-10T14:38:00Z"/>
          <w:rFonts w:asciiTheme="minorHAnsi" w:eastAsiaTheme="minorEastAsia" w:hAnsiTheme="minorHAnsi" w:cstheme="minorBidi"/>
          <w:noProof/>
          <w:szCs w:val="22"/>
          <w:lang w:val="fr-FR"/>
        </w:rPr>
      </w:pPr>
      <w:del w:id="587" w:author="DARMANA-LEVERT Corentin (FRA-DTI)" w:date="2023-08-10T14:38:00Z">
        <w:r w:rsidRPr="00D97C1E" w:rsidDel="00D97C1E">
          <w:rPr>
            <w:rPrChange w:id="588" w:author="DARMANA-LEVERT Corentin (FRA-DTI)" w:date="2023-08-10T14:38:00Z">
              <w:rPr>
                <w:rStyle w:val="Lienhypertexte"/>
                <w:noProof/>
              </w:rPr>
            </w:rPrChange>
          </w:rPr>
          <w:delText>Figure 28 : Conditions of a calculaton : modeling of diffusion at the interface</w:delText>
        </w:r>
        <w:r w:rsidDel="00D97C1E">
          <w:rPr>
            <w:noProof/>
            <w:webHidden/>
          </w:rPr>
          <w:tab/>
          <w:delText>27</w:delText>
        </w:r>
      </w:del>
    </w:p>
    <w:p w14:paraId="480573E5" w14:textId="7E6CE487" w:rsidR="00AF685A" w:rsidDel="00D97C1E" w:rsidRDefault="00AF685A">
      <w:pPr>
        <w:pStyle w:val="Tabledesillustrations"/>
        <w:tabs>
          <w:tab w:val="right" w:leader="dot" w:pos="10194"/>
        </w:tabs>
        <w:rPr>
          <w:del w:id="589" w:author="DARMANA-LEVERT Corentin (FRA-DTI)" w:date="2023-08-10T14:38:00Z"/>
          <w:rFonts w:asciiTheme="minorHAnsi" w:eastAsiaTheme="minorEastAsia" w:hAnsiTheme="minorHAnsi" w:cstheme="minorBidi"/>
          <w:noProof/>
          <w:szCs w:val="22"/>
          <w:lang w:val="fr-FR"/>
        </w:rPr>
      </w:pPr>
      <w:del w:id="590" w:author="DARMANA-LEVERT Corentin (FRA-DTI)" w:date="2023-08-10T14:38:00Z">
        <w:r w:rsidRPr="00D97C1E" w:rsidDel="00D97C1E">
          <w:rPr>
            <w:rPrChange w:id="591" w:author="DARMANA-LEVERT Corentin (FRA-DTI)" w:date="2023-08-10T14:38:00Z">
              <w:rPr>
                <w:rStyle w:val="Lienhypertexte"/>
                <w:noProof/>
              </w:rPr>
            </w:rPrChange>
          </w:rPr>
          <w:delText>Figure 29 : Example of chemical content distribution : step</w:delText>
        </w:r>
        <w:r w:rsidDel="00D97C1E">
          <w:rPr>
            <w:noProof/>
            <w:webHidden/>
          </w:rPr>
          <w:tab/>
          <w:delText>28</w:delText>
        </w:r>
      </w:del>
    </w:p>
    <w:p w14:paraId="143BF9D3" w14:textId="1F3F0536" w:rsidR="00AF685A" w:rsidDel="00D97C1E" w:rsidRDefault="00AF685A">
      <w:pPr>
        <w:pStyle w:val="Tabledesillustrations"/>
        <w:tabs>
          <w:tab w:val="right" w:leader="dot" w:pos="10194"/>
        </w:tabs>
        <w:rPr>
          <w:del w:id="592" w:author="DARMANA-LEVERT Corentin (FRA-DTI)" w:date="2023-08-10T14:38:00Z"/>
          <w:rFonts w:asciiTheme="minorHAnsi" w:eastAsiaTheme="minorEastAsia" w:hAnsiTheme="minorHAnsi" w:cstheme="minorBidi"/>
          <w:noProof/>
          <w:szCs w:val="22"/>
          <w:lang w:val="fr-FR"/>
        </w:rPr>
      </w:pPr>
      <w:del w:id="593" w:author="DARMANA-LEVERT Corentin (FRA-DTI)" w:date="2023-08-10T14:38:00Z">
        <w:r w:rsidRPr="00D97C1E" w:rsidDel="00D97C1E">
          <w:rPr>
            <w:rPrChange w:id="594" w:author="DARMANA-LEVERT Corentin (FRA-DTI)" w:date="2023-08-10T14:38:00Z">
              <w:rPr>
                <w:rStyle w:val="Lienhypertexte"/>
                <w:noProof/>
              </w:rPr>
            </w:rPrChange>
          </w:rPr>
          <w:delText>Figure 30 : Options tab in diffusion calculator module</w:delText>
        </w:r>
        <w:r w:rsidDel="00D97C1E">
          <w:rPr>
            <w:noProof/>
            <w:webHidden/>
          </w:rPr>
          <w:tab/>
          <w:delText>28</w:delText>
        </w:r>
      </w:del>
    </w:p>
    <w:p w14:paraId="5BEBE120" w14:textId="61F6B807" w:rsidR="00AF685A" w:rsidDel="00D97C1E" w:rsidRDefault="00AF685A">
      <w:pPr>
        <w:pStyle w:val="Tabledesillustrations"/>
        <w:tabs>
          <w:tab w:val="right" w:leader="dot" w:pos="10194"/>
        </w:tabs>
        <w:rPr>
          <w:del w:id="595" w:author="DARMANA-LEVERT Corentin (FRA-DTI)" w:date="2023-08-10T14:38:00Z"/>
          <w:rFonts w:asciiTheme="minorHAnsi" w:eastAsiaTheme="minorEastAsia" w:hAnsiTheme="minorHAnsi" w:cstheme="minorBidi"/>
          <w:noProof/>
          <w:szCs w:val="22"/>
          <w:lang w:val="fr-FR"/>
        </w:rPr>
      </w:pPr>
      <w:del w:id="596" w:author="DARMANA-LEVERT Corentin (FRA-DTI)" w:date="2023-08-10T14:38:00Z">
        <w:r w:rsidRPr="00D97C1E" w:rsidDel="00D97C1E">
          <w:rPr>
            <w:rPrChange w:id="597" w:author="DARMANA-LEVERT Corentin (FRA-DTI)" w:date="2023-08-10T14:38:00Z">
              <w:rPr>
                <w:rStyle w:val="Lienhypertexte"/>
                <w:noProof/>
              </w:rPr>
            </w:rPrChange>
          </w:rPr>
          <w:delText>Figure 31 : Plot renderer module tab</w:delText>
        </w:r>
        <w:r w:rsidDel="00D97C1E">
          <w:rPr>
            <w:noProof/>
            <w:webHidden/>
          </w:rPr>
          <w:tab/>
          <w:delText>29</w:delText>
        </w:r>
      </w:del>
    </w:p>
    <w:p w14:paraId="032881CA" w14:textId="3EE7894B" w:rsidR="00AF685A" w:rsidDel="00D97C1E" w:rsidRDefault="00AF685A">
      <w:pPr>
        <w:pStyle w:val="Tabledesillustrations"/>
        <w:tabs>
          <w:tab w:val="right" w:leader="dot" w:pos="10194"/>
        </w:tabs>
        <w:rPr>
          <w:del w:id="598" w:author="DARMANA-LEVERT Corentin (FRA-DTI)" w:date="2023-08-10T14:38:00Z"/>
          <w:rFonts w:asciiTheme="minorHAnsi" w:eastAsiaTheme="minorEastAsia" w:hAnsiTheme="minorHAnsi" w:cstheme="minorBidi"/>
          <w:noProof/>
          <w:szCs w:val="22"/>
          <w:lang w:val="fr-FR"/>
        </w:rPr>
      </w:pPr>
      <w:del w:id="599" w:author="DARMANA-LEVERT Corentin (FRA-DTI)" w:date="2023-08-10T14:38:00Z">
        <w:r w:rsidRPr="00D97C1E" w:rsidDel="00D97C1E">
          <w:rPr>
            <w:rPrChange w:id="600" w:author="DARMANA-LEVERT Corentin (FRA-DTI)" w:date="2023-08-10T14:38:00Z">
              <w:rPr>
                <w:rStyle w:val="Lienhypertexte"/>
                <w:noProof/>
              </w:rPr>
            </w:rPrChange>
          </w:rPr>
          <w:delText>Figure 32 : Different variables for plotting graph axis</w:delText>
        </w:r>
        <w:r w:rsidDel="00D97C1E">
          <w:rPr>
            <w:noProof/>
            <w:webHidden/>
          </w:rPr>
          <w:tab/>
          <w:delText>29</w:delText>
        </w:r>
      </w:del>
    </w:p>
    <w:p w14:paraId="4407CAD8" w14:textId="205E01EF" w:rsidR="00AF685A" w:rsidDel="00D97C1E" w:rsidRDefault="00AF685A">
      <w:pPr>
        <w:pStyle w:val="Tabledesillustrations"/>
        <w:tabs>
          <w:tab w:val="right" w:leader="dot" w:pos="10194"/>
        </w:tabs>
        <w:rPr>
          <w:del w:id="601" w:author="DARMANA-LEVERT Corentin (FRA-DTI)" w:date="2023-08-10T14:38:00Z"/>
          <w:rFonts w:asciiTheme="minorHAnsi" w:eastAsiaTheme="minorEastAsia" w:hAnsiTheme="minorHAnsi" w:cstheme="minorBidi"/>
          <w:noProof/>
          <w:szCs w:val="22"/>
          <w:lang w:val="fr-FR"/>
        </w:rPr>
      </w:pPr>
      <w:del w:id="602" w:author="DARMANA-LEVERT Corentin (FRA-DTI)" w:date="2023-08-10T14:38:00Z">
        <w:r w:rsidRPr="00D97C1E" w:rsidDel="00D97C1E">
          <w:rPr>
            <w:rPrChange w:id="603" w:author="DARMANA-LEVERT Corentin (FRA-DTI)" w:date="2023-08-10T14:38:00Z">
              <w:rPr>
                <w:rStyle w:val="Lienhypertexte"/>
                <w:noProof/>
              </w:rPr>
            </w:rPrChange>
          </w:rPr>
          <w:delText xml:space="preserve">Figure 33 : Summary of the characteristics of the two alloys of the study as well as weld 3 </w:delText>
        </w:r>
        <w:r w:rsidRPr="00D97C1E" w:rsidDel="00D97C1E">
          <w:rPr>
            <w:rPrChange w:id="604" w:author="DARMANA-LEVERT Corentin (FRA-DTI)" w:date="2023-08-10T14:38:00Z">
              <w:rPr>
                <w:rStyle w:val="Lienhypertexte"/>
                <w:noProof/>
                <w:lang w:val="fr-FR"/>
              </w:rPr>
            </w:rPrChange>
          </w:rPr>
          <w:delText>(16)</w:delText>
        </w:r>
        <w:r w:rsidDel="00D97C1E">
          <w:rPr>
            <w:noProof/>
            <w:webHidden/>
          </w:rPr>
          <w:tab/>
          <w:delText>30</w:delText>
        </w:r>
      </w:del>
    </w:p>
    <w:p w14:paraId="79FD9D9B" w14:textId="461CA22D" w:rsidR="00AF685A" w:rsidDel="00D97C1E" w:rsidRDefault="00AF685A">
      <w:pPr>
        <w:pStyle w:val="Tabledesillustrations"/>
        <w:tabs>
          <w:tab w:val="right" w:leader="dot" w:pos="10194"/>
        </w:tabs>
        <w:rPr>
          <w:del w:id="605" w:author="DARMANA-LEVERT Corentin (FRA-DTI)" w:date="2023-08-10T14:38:00Z"/>
          <w:rFonts w:asciiTheme="minorHAnsi" w:eastAsiaTheme="minorEastAsia" w:hAnsiTheme="minorHAnsi" w:cstheme="minorBidi"/>
          <w:noProof/>
          <w:szCs w:val="22"/>
          <w:lang w:val="fr-FR"/>
        </w:rPr>
      </w:pPr>
      <w:del w:id="606" w:author="DARMANA-LEVERT Corentin (FRA-DTI)" w:date="2023-08-10T14:38:00Z">
        <w:r w:rsidRPr="00D97C1E" w:rsidDel="00D97C1E">
          <w:rPr>
            <w:rPrChange w:id="607" w:author="DARMANA-LEVERT Corentin (FRA-DTI)" w:date="2023-08-10T14:38:00Z">
              <w:rPr>
                <w:rStyle w:val="Lienhypertexte"/>
                <w:noProof/>
              </w:rPr>
            </w:rPrChange>
          </w:rPr>
          <w:delText>Figure 34 : Conditions tab in diffusion calculator module for the Darken experiment</w:delText>
        </w:r>
        <w:r w:rsidDel="00D97C1E">
          <w:rPr>
            <w:noProof/>
            <w:webHidden/>
          </w:rPr>
          <w:tab/>
          <w:delText>31</w:delText>
        </w:r>
      </w:del>
    </w:p>
    <w:p w14:paraId="11942BB0" w14:textId="2E79AA20" w:rsidR="00AF685A" w:rsidDel="00D97C1E" w:rsidRDefault="00AF685A">
      <w:pPr>
        <w:pStyle w:val="Tabledesillustrations"/>
        <w:tabs>
          <w:tab w:val="right" w:leader="dot" w:pos="10194"/>
        </w:tabs>
        <w:rPr>
          <w:del w:id="608" w:author="DARMANA-LEVERT Corentin (FRA-DTI)" w:date="2023-08-10T14:38:00Z"/>
          <w:rFonts w:asciiTheme="minorHAnsi" w:eastAsiaTheme="minorEastAsia" w:hAnsiTheme="minorHAnsi" w:cstheme="minorBidi"/>
          <w:noProof/>
          <w:szCs w:val="22"/>
          <w:lang w:val="fr-FR"/>
        </w:rPr>
      </w:pPr>
      <w:del w:id="609" w:author="DARMANA-LEVERT Corentin (FRA-DTI)" w:date="2023-08-10T14:38:00Z">
        <w:r w:rsidRPr="00D97C1E" w:rsidDel="00D97C1E">
          <w:rPr>
            <w:rPrChange w:id="610" w:author="DARMANA-LEVERT Corentin (FRA-DTI)" w:date="2023-08-10T14:38:00Z">
              <w:rPr>
                <w:rStyle w:val="Lienhypertexte"/>
                <w:noProof/>
              </w:rPr>
            </w:rPrChange>
          </w:rPr>
          <w:delText>Figure 35 : Chemical content distribution of the two rods</w:delText>
        </w:r>
        <w:r w:rsidDel="00D97C1E">
          <w:rPr>
            <w:noProof/>
            <w:webHidden/>
          </w:rPr>
          <w:tab/>
          <w:delText>31</w:delText>
        </w:r>
      </w:del>
    </w:p>
    <w:p w14:paraId="7C5CB375" w14:textId="674C626B" w:rsidR="00AF685A" w:rsidDel="00D97C1E" w:rsidRDefault="00AF685A">
      <w:pPr>
        <w:pStyle w:val="Tabledesillustrations"/>
        <w:tabs>
          <w:tab w:val="right" w:leader="dot" w:pos="10194"/>
        </w:tabs>
        <w:rPr>
          <w:del w:id="611" w:author="DARMANA-LEVERT Corentin (FRA-DTI)" w:date="2023-08-10T14:38:00Z"/>
          <w:rFonts w:asciiTheme="minorHAnsi" w:eastAsiaTheme="minorEastAsia" w:hAnsiTheme="minorHAnsi" w:cstheme="minorBidi"/>
          <w:noProof/>
          <w:szCs w:val="22"/>
          <w:lang w:val="fr-FR"/>
        </w:rPr>
      </w:pPr>
      <w:del w:id="612" w:author="DARMANA-LEVERT Corentin (FRA-DTI)" w:date="2023-08-10T14:38:00Z">
        <w:r w:rsidRPr="00D97C1E" w:rsidDel="00D97C1E">
          <w:rPr>
            <w:rPrChange w:id="613" w:author="DARMANA-LEVERT Corentin (FRA-DTI)" w:date="2023-08-10T14:38:00Z">
              <w:rPr>
                <w:rStyle w:val="Lienhypertexte"/>
                <w:noProof/>
              </w:rPr>
            </w:rPrChange>
          </w:rPr>
          <w:delText>Figure 36 : Results of the Darken experiment simulation</w:delText>
        </w:r>
        <w:r w:rsidDel="00D97C1E">
          <w:rPr>
            <w:noProof/>
            <w:webHidden/>
          </w:rPr>
          <w:tab/>
          <w:delText>32</w:delText>
        </w:r>
      </w:del>
    </w:p>
    <w:p w14:paraId="0B5D9C5F" w14:textId="70D8590F" w:rsidR="00AF685A" w:rsidDel="00D97C1E" w:rsidRDefault="00AF685A">
      <w:pPr>
        <w:pStyle w:val="Tabledesillustrations"/>
        <w:tabs>
          <w:tab w:val="right" w:leader="dot" w:pos="10194"/>
        </w:tabs>
        <w:rPr>
          <w:del w:id="614" w:author="DARMANA-LEVERT Corentin (FRA-DTI)" w:date="2023-08-10T14:38:00Z"/>
          <w:rFonts w:asciiTheme="minorHAnsi" w:eastAsiaTheme="minorEastAsia" w:hAnsiTheme="minorHAnsi" w:cstheme="minorBidi"/>
          <w:noProof/>
          <w:szCs w:val="22"/>
          <w:lang w:val="fr-FR"/>
        </w:rPr>
      </w:pPr>
      <w:del w:id="615" w:author="DARMANA-LEVERT Corentin (FRA-DTI)" w:date="2023-08-10T14:38:00Z">
        <w:r w:rsidRPr="00D97C1E" w:rsidDel="00D97C1E">
          <w:rPr>
            <w:rPrChange w:id="616" w:author="DARMANA-LEVERT Corentin (FRA-DTI)" w:date="2023-08-10T14:38:00Z">
              <w:rPr>
                <w:rStyle w:val="Lienhypertexte"/>
                <w:noProof/>
              </w:rPr>
            </w:rPrChange>
          </w:rPr>
          <w:delText xml:space="preserve">Figure 37 : Darken experiment results as shown in literature </w:delText>
        </w:r>
        <w:r w:rsidRPr="00D97C1E" w:rsidDel="00D97C1E">
          <w:rPr>
            <w:rPrChange w:id="617" w:author="DARMANA-LEVERT Corentin (FRA-DTI)" w:date="2023-08-10T14:38:00Z">
              <w:rPr>
                <w:rStyle w:val="Lienhypertexte"/>
                <w:noProof/>
                <w:lang w:val="fr-FR"/>
              </w:rPr>
            </w:rPrChange>
          </w:rPr>
          <w:delText>(16)</w:delText>
        </w:r>
        <w:r w:rsidDel="00D97C1E">
          <w:rPr>
            <w:noProof/>
            <w:webHidden/>
          </w:rPr>
          <w:tab/>
          <w:delText>32</w:delText>
        </w:r>
      </w:del>
    </w:p>
    <w:p w14:paraId="2144AE92" w14:textId="346BAF0A" w:rsidR="00AF685A" w:rsidDel="00D97C1E" w:rsidRDefault="00AF685A">
      <w:pPr>
        <w:pStyle w:val="Tabledesillustrations"/>
        <w:tabs>
          <w:tab w:val="right" w:leader="dot" w:pos="10194"/>
        </w:tabs>
        <w:rPr>
          <w:del w:id="618" w:author="DARMANA-LEVERT Corentin (FRA-DTI)" w:date="2023-08-10T14:38:00Z"/>
          <w:rFonts w:asciiTheme="minorHAnsi" w:eastAsiaTheme="minorEastAsia" w:hAnsiTheme="minorHAnsi" w:cstheme="minorBidi"/>
          <w:noProof/>
          <w:szCs w:val="22"/>
          <w:lang w:val="fr-FR"/>
        </w:rPr>
      </w:pPr>
      <w:del w:id="619" w:author="DARMANA-LEVERT Corentin (FRA-DTI)" w:date="2023-08-10T14:38:00Z">
        <w:r w:rsidRPr="00D97C1E" w:rsidDel="00D97C1E">
          <w:rPr>
            <w:rPrChange w:id="620" w:author="DARMANA-LEVERT Corentin (FRA-DTI)" w:date="2023-08-10T14:38:00Z">
              <w:rPr>
                <w:rStyle w:val="Lienhypertexte"/>
                <w:noProof/>
              </w:rPr>
            </w:rPrChange>
          </w:rPr>
          <w:delText>Figure 38 : Comparison of the evolution in composition of different systems (Fe-C, Fe-C-Mn, Fe-C-Si, Fe-C-Mn-Si)</w:delText>
        </w:r>
        <w:r w:rsidDel="00D97C1E">
          <w:rPr>
            <w:noProof/>
            <w:webHidden/>
          </w:rPr>
          <w:tab/>
          <w:delText>33</w:delText>
        </w:r>
      </w:del>
    </w:p>
    <w:p w14:paraId="62E9EA82" w14:textId="564DE75B" w:rsidR="00AF685A" w:rsidDel="00D97C1E" w:rsidRDefault="00AF685A">
      <w:pPr>
        <w:pStyle w:val="Tabledesillustrations"/>
        <w:tabs>
          <w:tab w:val="right" w:leader="dot" w:pos="10194"/>
        </w:tabs>
        <w:rPr>
          <w:del w:id="621" w:author="DARMANA-LEVERT Corentin (FRA-DTI)" w:date="2023-08-10T14:38:00Z"/>
          <w:rFonts w:asciiTheme="minorHAnsi" w:eastAsiaTheme="minorEastAsia" w:hAnsiTheme="minorHAnsi" w:cstheme="minorBidi"/>
          <w:noProof/>
          <w:szCs w:val="22"/>
          <w:lang w:val="fr-FR"/>
        </w:rPr>
      </w:pPr>
      <w:del w:id="622" w:author="DARMANA-LEVERT Corentin (FRA-DTI)" w:date="2023-08-10T14:38:00Z">
        <w:r w:rsidRPr="00D97C1E" w:rsidDel="00D97C1E">
          <w:rPr>
            <w:rPrChange w:id="623" w:author="DARMANA-LEVERT Corentin (FRA-DTI)" w:date="2023-08-10T14:38:00Z">
              <w:rPr>
                <w:rStyle w:val="Lienhypertexte"/>
                <w:noProof/>
              </w:rPr>
            </w:rPrChange>
          </w:rPr>
          <w:delText>Figure 39 : Initial chemical activity for each element of the quaternary system during heat treatment</w:delText>
        </w:r>
        <w:r w:rsidDel="00D97C1E">
          <w:rPr>
            <w:noProof/>
            <w:webHidden/>
          </w:rPr>
          <w:tab/>
          <w:delText>33</w:delText>
        </w:r>
      </w:del>
    </w:p>
    <w:p w14:paraId="42D66467" w14:textId="2516D395" w:rsidR="00AF685A" w:rsidDel="00D97C1E" w:rsidRDefault="00AF685A">
      <w:pPr>
        <w:pStyle w:val="Tabledesillustrations"/>
        <w:tabs>
          <w:tab w:val="right" w:leader="dot" w:pos="10194"/>
        </w:tabs>
        <w:rPr>
          <w:del w:id="624" w:author="DARMANA-LEVERT Corentin (FRA-DTI)" w:date="2023-08-10T14:38:00Z"/>
          <w:rFonts w:asciiTheme="minorHAnsi" w:eastAsiaTheme="minorEastAsia" w:hAnsiTheme="minorHAnsi" w:cstheme="minorBidi"/>
          <w:noProof/>
          <w:szCs w:val="22"/>
          <w:lang w:val="fr-FR"/>
        </w:rPr>
      </w:pPr>
      <w:del w:id="625" w:author="DARMANA-LEVERT Corentin (FRA-DTI)" w:date="2023-08-10T14:38:00Z">
        <w:r w:rsidRPr="00D97C1E" w:rsidDel="00D97C1E">
          <w:rPr>
            <w:rPrChange w:id="626" w:author="DARMANA-LEVERT Corentin (FRA-DTI)" w:date="2023-08-10T14:38:00Z">
              <w:rPr>
                <w:rStyle w:val="Lienhypertexte"/>
                <w:noProof/>
              </w:rPr>
            </w:rPrChange>
          </w:rPr>
          <w:delText>Figure 40 : 1-1/2 Mn CCT diagram from literature and range of analysis</w:delText>
        </w:r>
        <w:r w:rsidDel="00D97C1E">
          <w:rPr>
            <w:noProof/>
            <w:webHidden/>
          </w:rPr>
          <w:tab/>
          <w:delText>35</w:delText>
        </w:r>
      </w:del>
    </w:p>
    <w:p w14:paraId="35D6A1D4" w14:textId="3BB230DD" w:rsidR="00AF685A" w:rsidDel="00D97C1E" w:rsidRDefault="00AF685A">
      <w:pPr>
        <w:pStyle w:val="Tabledesillustrations"/>
        <w:tabs>
          <w:tab w:val="right" w:leader="dot" w:pos="10194"/>
        </w:tabs>
        <w:rPr>
          <w:del w:id="627" w:author="DARMANA-LEVERT Corentin (FRA-DTI)" w:date="2023-08-10T14:38:00Z"/>
          <w:rFonts w:asciiTheme="minorHAnsi" w:eastAsiaTheme="minorEastAsia" w:hAnsiTheme="minorHAnsi" w:cstheme="minorBidi"/>
          <w:noProof/>
          <w:szCs w:val="22"/>
          <w:lang w:val="fr-FR"/>
        </w:rPr>
      </w:pPr>
      <w:del w:id="628" w:author="DARMANA-LEVERT Corentin (FRA-DTI)" w:date="2023-08-10T14:38:00Z">
        <w:r w:rsidRPr="00D97C1E" w:rsidDel="00D97C1E">
          <w:rPr>
            <w:rPrChange w:id="629" w:author="DARMANA-LEVERT Corentin (FRA-DTI)" w:date="2023-08-10T14:38:00Z">
              <w:rPr>
                <w:rStyle w:val="Lienhypertexte"/>
                <w:noProof/>
              </w:rPr>
            </w:rPrChange>
          </w:rPr>
          <w:delText>Figure 41 : Simulated 1-1/2 Mn CCT diagram on Thermo-Calc</w:delText>
        </w:r>
        <w:r w:rsidDel="00D97C1E">
          <w:rPr>
            <w:noProof/>
            <w:webHidden/>
          </w:rPr>
          <w:tab/>
          <w:delText>35</w:delText>
        </w:r>
      </w:del>
    </w:p>
    <w:p w14:paraId="060B16C3" w14:textId="72357A13" w:rsidR="00AF685A" w:rsidDel="00D97C1E" w:rsidRDefault="00AF685A">
      <w:pPr>
        <w:pStyle w:val="Tabledesillustrations"/>
        <w:tabs>
          <w:tab w:val="right" w:leader="dot" w:pos="10194"/>
        </w:tabs>
        <w:rPr>
          <w:del w:id="630" w:author="DARMANA-LEVERT Corentin (FRA-DTI)" w:date="2023-08-10T14:38:00Z"/>
          <w:rFonts w:asciiTheme="minorHAnsi" w:eastAsiaTheme="minorEastAsia" w:hAnsiTheme="minorHAnsi" w:cstheme="minorBidi"/>
          <w:noProof/>
          <w:szCs w:val="22"/>
          <w:lang w:val="fr-FR"/>
        </w:rPr>
      </w:pPr>
      <w:del w:id="631" w:author="DARMANA-LEVERT Corentin (FRA-DTI)" w:date="2023-08-10T14:38:00Z">
        <w:r w:rsidRPr="00D97C1E" w:rsidDel="00D97C1E">
          <w:rPr>
            <w:rPrChange w:id="632" w:author="DARMANA-LEVERT Corentin (FRA-DTI)" w:date="2023-08-10T14:38:00Z">
              <w:rPr>
                <w:rStyle w:val="Lienhypertexte"/>
                <w:noProof/>
              </w:rPr>
            </w:rPrChange>
          </w:rPr>
          <w:delText>Figure 42 : 1-3/4 Mn CCT diagram from literature and range of analysis</w:delText>
        </w:r>
        <w:r w:rsidDel="00D97C1E">
          <w:rPr>
            <w:noProof/>
            <w:webHidden/>
          </w:rPr>
          <w:tab/>
          <w:delText>36</w:delText>
        </w:r>
      </w:del>
    </w:p>
    <w:p w14:paraId="7274FB06" w14:textId="2CABAFD2" w:rsidR="00AF685A" w:rsidDel="00D97C1E" w:rsidRDefault="00AF685A">
      <w:pPr>
        <w:pStyle w:val="Tabledesillustrations"/>
        <w:tabs>
          <w:tab w:val="right" w:leader="dot" w:pos="10194"/>
        </w:tabs>
        <w:rPr>
          <w:del w:id="633" w:author="DARMANA-LEVERT Corentin (FRA-DTI)" w:date="2023-08-10T14:38:00Z"/>
          <w:rFonts w:asciiTheme="minorHAnsi" w:eastAsiaTheme="minorEastAsia" w:hAnsiTheme="minorHAnsi" w:cstheme="minorBidi"/>
          <w:noProof/>
          <w:szCs w:val="22"/>
          <w:lang w:val="fr-FR"/>
        </w:rPr>
      </w:pPr>
      <w:del w:id="634" w:author="DARMANA-LEVERT Corentin (FRA-DTI)" w:date="2023-08-10T14:38:00Z">
        <w:r w:rsidRPr="00D97C1E" w:rsidDel="00D97C1E">
          <w:rPr>
            <w:rPrChange w:id="635" w:author="DARMANA-LEVERT Corentin (FRA-DTI)" w:date="2023-08-10T14:38:00Z">
              <w:rPr>
                <w:rStyle w:val="Lienhypertexte"/>
                <w:noProof/>
              </w:rPr>
            </w:rPrChange>
          </w:rPr>
          <w:delText>Figure 43 : Simulated 1-3/4 Mn CCT diagram on Thermo-Calc</w:delText>
        </w:r>
        <w:r w:rsidDel="00D97C1E">
          <w:rPr>
            <w:noProof/>
            <w:webHidden/>
          </w:rPr>
          <w:tab/>
          <w:delText>36</w:delText>
        </w:r>
      </w:del>
    </w:p>
    <w:p w14:paraId="0CCEFA43" w14:textId="0CA5FAEB" w:rsidR="00AF685A" w:rsidDel="00D97C1E" w:rsidRDefault="00AF685A">
      <w:pPr>
        <w:pStyle w:val="Tabledesillustrations"/>
        <w:tabs>
          <w:tab w:val="right" w:leader="dot" w:pos="10194"/>
        </w:tabs>
        <w:rPr>
          <w:del w:id="636" w:author="DARMANA-LEVERT Corentin (FRA-DTI)" w:date="2023-08-10T14:38:00Z"/>
          <w:rFonts w:asciiTheme="minorHAnsi" w:eastAsiaTheme="minorEastAsia" w:hAnsiTheme="minorHAnsi" w:cstheme="minorBidi"/>
          <w:noProof/>
          <w:szCs w:val="22"/>
          <w:lang w:val="fr-FR"/>
        </w:rPr>
      </w:pPr>
      <w:del w:id="637" w:author="DARMANA-LEVERT Corentin (FRA-DTI)" w:date="2023-08-10T14:38:00Z">
        <w:r w:rsidRPr="00D97C1E" w:rsidDel="00D97C1E">
          <w:rPr>
            <w:rPrChange w:id="638" w:author="DARMANA-LEVERT Corentin (FRA-DTI)" w:date="2023-08-10T14:38:00Z">
              <w:rPr>
                <w:rStyle w:val="Lienhypertexte"/>
                <w:noProof/>
              </w:rPr>
            </w:rPrChange>
          </w:rPr>
          <w:delText>Figure 44 : Superimposition of the "quick" set and "accurate" set simulation for the 1-3/4 Mn CCT diagram</w:delText>
        </w:r>
        <w:r w:rsidDel="00D97C1E">
          <w:rPr>
            <w:noProof/>
            <w:webHidden/>
          </w:rPr>
          <w:tab/>
          <w:delText>37</w:delText>
        </w:r>
      </w:del>
    </w:p>
    <w:p w14:paraId="7B639129" w14:textId="0420DA54" w:rsidR="00AF685A" w:rsidDel="00D97C1E" w:rsidRDefault="00AF685A">
      <w:pPr>
        <w:pStyle w:val="Tabledesillustrations"/>
        <w:tabs>
          <w:tab w:val="right" w:leader="dot" w:pos="10194"/>
        </w:tabs>
        <w:rPr>
          <w:del w:id="639" w:author="DARMANA-LEVERT Corentin (FRA-DTI)" w:date="2023-08-10T14:38:00Z"/>
          <w:rFonts w:asciiTheme="minorHAnsi" w:eastAsiaTheme="minorEastAsia" w:hAnsiTheme="minorHAnsi" w:cstheme="minorBidi"/>
          <w:noProof/>
          <w:szCs w:val="22"/>
          <w:lang w:val="fr-FR"/>
        </w:rPr>
      </w:pPr>
      <w:del w:id="640" w:author="DARMANA-LEVERT Corentin (FRA-DTI)" w:date="2023-08-10T14:38:00Z">
        <w:r w:rsidRPr="00D97C1E" w:rsidDel="00D97C1E">
          <w:rPr>
            <w:rPrChange w:id="641" w:author="DARMANA-LEVERT Corentin (FRA-DTI)" w:date="2023-08-10T14:38:00Z">
              <w:rPr>
                <w:rStyle w:val="Lienhypertexte"/>
                <w:noProof/>
              </w:rPr>
            </w:rPrChange>
          </w:rPr>
          <w:delText>Figure 45 : 16MND5 CCT diagram from literature</w:delText>
        </w:r>
        <w:r w:rsidDel="00D97C1E">
          <w:rPr>
            <w:noProof/>
            <w:webHidden/>
          </w:rPr>
          <w:tab/>
          <w:delText>38</w:delText>
        </w:r>
      </w:del>
    </w:p>
    <w:p w14:paraId="35C4D445" w14:textId="1E030606" w:rsidR="00AF685A" w:rsidDel="00D97C1E" w:rsidRDefault="00AF685A">
      <w:pPr>
        <w:pStyle w:val="Tabledesillustrations"/>
        <w:tabs>
          <w:tab w:val="right" w:leader="dot" w:pos="10194"/>
        </w:tabs>
        <w:rPr>
          <w:del w:id="642" w:author="DARMANA-LEVERT Corentin (FRA-DTI)" w:date="2023-08-10T14:38:00Z"/>
          <w:rFonts w:asciiTheme="minorHAnsi" w:eastAsiaTheme="minorEastAsia" w:hAnsiTheme="minorHAnsi" w:cstheme="minorBidi"/>
          <w:noProof/>
          <w:szCs w:val="22"/>
          <w:lang w:val="fr-FR"/>
        </w:rPr>
      </w:pPr>
      <w:del w:id="643" w:author="DARMANA-LEVERT Corentin (FRA-DTI)" w:date="2023-08-10T14:38:00Z">
        <w:r w:rsidRPr="00D97C1E" w:rsidDel="00D97C1E">
          <w:rPr>
            <w:rPrChange w:id="644" w:author="DARMANA-LEVERT Corentin (FRA-DTI)" w:date="2023-08-10T14:38:00Z">
              <w:rPr>
                <w:rStyle w:val="Lienhypertexte"/>
                <w:noProof/>
              </w:rPr>
            </w:rPrChange>
          </w:rPr>
          <w:delText>Figure 46 : Simulated 16MND5 CCT diagram on Thermo-Calc</w:delText>
        </w:r>
        <w:r w:rsidDel="00D97C1E">
          <w:rPr>
            <w:noProof/>
            <w:webHidden/>
          </w:rPr>
          <w:tab/>
          <w:delText>39</w:delText>
        </w:r>
      </w:del>
    </w:p>
    <w:p w14:paraId="5B103701" w14:textId="0CD6BC66" w:rsidR="00AF685A" w:rsidDel="00D97C1E" w:rsidRDefault="00AF685A">
      <w:pPr>
        <w:pStyle w:val="Tabledesillustrations"/>
        <w:tabs>
          <w:tab w:val="right" w:leader="dot" w:pos="10194"/>
        </w:tabs>
        <w:rPr>
          <w:del w:id="645" w:author="DARMANA-LEVERT Corentin (FRA-DTI)" w:date="2023-08-10T14:38:00Z"/>
          <w:rFonts w:asciiTheme="minorHAnsi" w:eastAsiaTheme="minorEastAsia" w:hAnsiTheme="minorHAnsi" w:cstheme="minorBidi"/>
          <w:noProof/>
          <w:szCs w:val="22"/>
          <w:lang w:val="fr-FR"/>
        </w:rPr>
      </w:pPr>
      <w:del w:id="646" w:author="DARMANA-LEVERT Corentin (FRA-DTI)" w:date="2023-08-10T14:38:00Z">
        <w:r w:rsidRPr="00D97C1E" w:rsidDel="00D97C1E">
          <w:rPr>
            <w:rPrChange w:id="647" w:author="DARMANA-LEVERT Corentin (FRA-DTI)" w:date="2023-08-10T14:38:00Z">
              <w:rPr>
                <w:rStyle w:val="Lienhypertexte"/>
                <w:noProof/>
              </w:rPr>
            </w:rPrChange>
          </w:rPr>
          <w:delText>Figure 47 : Superimposed 16MND5 CCT diagrams from literature and simulation</w:delText>
        </w:r>
        <w:r w:rsidDel="00D97C1E">
          <w:rPr>
            <w:noProof/>
            <w:webHidden/>
          </w:rPr>
          <w:tab/>
          <w:delText>40</w:delText>
        </w:r>
      </w:del>
    </w:p>
    <w:p w14:paraId="181AF656" w14:textId="6D1D12AE" w:rsidR="00AF685A" w:rsidDel="00D97C1E" w:rsidRDefault="00AF685A">
      <w:pPr>
        <w:pStyle w:val="Tabledesillustrations"/>
        <w:tabs>
          <w:tab w:val="right" w:leader="dot" w:pos="10194"/>
        </w:tabs>
        <w:rPr>
          <w:del w:id="648" w:author="DARMANA-LEVERT Corentin (FRA-DTI)" w:date="2023-08-10T14:38:00Z"/>
          <w:rFonts w:asciiTheme="minorHAnsi" w:eastAsiaTheme="minorEastAsia" w:hAnsiTheme="minorHAnsi" w:cstheme="minorBidi"/>
          <w:noProof/>
          <w:szCs w:val="22"/>
          <w:lang w:val="fr-FR"/>
        </w:rPr>
      </w:pPr>
      <w:del w:id="649" w:author="DARMANA-LEVERT Corentin (FRA-DTI)" w:date="2023-08-10T14:38:00Z">
        <w:r w:rsidRPr="00D97C1E" w:rsidDel="00D97C1E">
          <w:rPr>
            <w:rPrChange w:id="650" w:author="DARMANA-LEVERT Corentin (FRA-DTI)" w:date="2023-08-10T14:38:00Z">
              <w:rPr>
                <w:rStyle w:val="Lienhypertexte"/>
                <w:noProof/>
              </w:rPr>
            </w:rPrChange>
          </w:rPr>
          <w:delText>Figure 48 : 2-1/4 Cr CCT diagram from literature</w:delText>
        </w:r>
        <w:r w:rsidDel="00D97C1E">
          <w:rPr>
            <w:noProof/>
            <w:webHidden/>
          </w:rPr>
          <w:tab/>
          <w:delText>40</w:delText>
        </w:r>
      </w:del>
    </w:p>
    <w:p w14:paraId="5D68F3F8" w14:textId="62C00118" w:rsidR="00AF685A" w:rsidDel="00D97C1E" w:rsidRDefault="00AF685A">
      <w:pPr>
        <w:pStyle w:val="Tabledesillustrations"/>
        <w:tabs>
          <w:tab w:val="right" w:leader="dot" w:pos="10194"/>
        </w:tabs>
        <w:rPr>
          <w:del w:id="651" w:author="DARMANA-LEVERT Corentin (FRA-DTI)" w:date="2023-08-10T14:38:00Z"/>
          <w:rFonts w:asciiTheme="minorHAnsi" w:eastAsiaTheme="minorEastAsia" w:hAnsiTheme="minorHAnsi" w:cstheme="minorBidi"/>
          <w:noProof/>
          <w:szCs w:val="22"/>
          <w:lang w:val="fr-FR"/>
        </w:rPr>
      </w:pPr>
      <w:del w:id="652" w:author="DARMANA-LEVERT Corentin (FRA-DTI)" w:date="2023-08-10T14:38:00Z">
        <w:r w:rsidRPr="00D97C1E" w:rsidDel="00D97C1E">
          <w:rPr>
            <w:rPrChange w:id="653" w:author="DARMANA-LEVERT Corentin (FRA-DTI)" w:date="2023-08-10T14:38:00Z">
              <w:rPr>
                <w:rStyle w:val="Lienhypertexte"/>
                <w:noProof/>
              </w:rPr>
            </w:rPrChange>
          </w:rPr>
          <w:delText>Figure 49 : Simulated 2-1/4 Cr CCT diagram on Thermo-Calc</w:delText>
        </w:r>
        <w:r w:rsidDel="00D97C1E">
          <w:rPr>
            <w:noProof/>
            <w:webHidden/>
          </w:rPr>
          <w:tab/>
          <w:delText>41</w:delText>
        </w:r>
      </w:del>
    </w:p>
    <w:p w14:paraId="1E6449D0" w14:textId="269F58C8" w:rsidR="00AF685A" w:rsidDel="00D97C1E" w:rsidRDefault="00AF685A">
      <w:pPr>
        <w:pStyle w:val="Tabledesillustrations"/>
        <w:tabs>
          <w:tab w:val="right" w:leader="dot" w:pos="10194"/>
        </w:tabs>
        <w:rPr>
          <w:del w:id="654" w:author="DARMANA-LEVERT Corentin (FRA-DTI)" w:date="2023-08-10T14:38:00Z"/>
          <w:rFonts w:asciiTheme="minorHAnsi" w:eastAsiaTheme="minorEastAsia" w:hAnsiTheme="minorHAnsi" w:cstheme="minorBidi"/>
          <w:noProof/>
          <w:szCs w:val="22"/>
          <w:lang w:val="fr-FR"/>
        </w:rPr>
      </w:pPr>
      <w:del w:id="655" w:author="DARMANA-LEVERT Corentin (FRA-DTI)" w:date="2023-08-10T14:38:00Z">
        <w:r w:rsidRPr="00D97C1E" w:rsidDel="00D97C1E">
          <w:rPr>
            <w:rPrChange w:id="656" w:author="DARMANA-LEVERT Corentin (FRA-DTI)" w:date="2023-08-10T14:38:00Z">
              <w:rPr>
                <w:rStyle w:val="Lienhypertexte"/>
                <w:noProof/>
              </w:rPr>
            </w:rPrChange>
          </w:rPr>
          <w:delText>Figure 50 : Simulated evolution of phase fractions in function of cooling rates</w:delText>
        </w:r>
        <w:r w:rsidDel="00D97C1E">
          <w:rPr>
            <w:noProof/>
            <w:webHidden/>
          </w:rPr>
          <w:tab/>
          <w:delText>42</w:delText>
        </w:r>
      </w:del>
    </w:p>
    <w:p w14:paraId="4615C90D" w14:textId="40B2C025" w:rsidR="002C28D4" w:rsidRDefault="007B12E0" w:rsidP="009C2789">
      <w:pPr>
        <w:rPr>
          <w:ins w:id="657" w:author="DARMANA-LEVERT Corentin (FRA-DTI)" w:date="2023-08-27T19:19:00Z"/>
          <w:lang w:val="en-GB"/>
        </w:rPr>
      </w:pPr>
      <w:r>
        <w:rPr>
          <w:lang w:val="en-GB"/>
        </w:rPr>
        <w:fldChar w:fldCharType="end"/>
      </w:r>
    </w:p>
    <w:p w14:paraId="248224FC" w14:textId="5C2ECEFD" w:rsidR="00E97EC0" w:rsidRDefault="00E97EC0" w:rsidP="009C2789">
      <w:pPr>
        <w:rPr>
          <w:ins w:id="658" w:author="DARMANA-LEVERT Corentin (FRA-DTI)" w:date="2023-08-29T11:06:00Z"/>
          <w:lang w:val="en-GB"/>
        </w:rPr>
      </w:pPr>
    </w:p>
    <w:p w14:paraId="0AC7A418" w14:textId="7080B9E2" w:rsidR="00321898" w:rsidRDefault="00321898" w:rsidP="009C2789">
      <w:pPr>
        <w:rPr>
          <w:ins w:id="659" w:author="DARMANA-LEVERT Corentin (FRA-DTI)" w:date="2023-08-29T11:06:00Z"/>
          <w:lang w:val="en-GB"/>
        </w:rPr>
      </w:pPr>
    </w:p>
    <w:p w14:paraId="1567FD5A" w14:textId="77777777" w:rsidR="00321898" w:rsidRDefault="00321898" w:rsidP="009C2789">
      <w:pPr>
        <w:rPr>
          <w:ins w:id="660" w:author="DARMANA-LEVERT Corentin (FRA-DTI)" w:date="2023-08-27T19:19:00Z"/>
          <w:lang w:val="en-GB"/>
        </w:rPr>
      </w:pPr>
    </w:p>
    <w:p w14:paraId="0FB53113" w14:textId="77777777" w:rsidR="00E97EC0" w:rsidRPr="005E7695" w:rsidRDefault="00E97EC0" w:rsidP="009C2789">
      <w:pPr>
        <w:rPr>
          <w:lang w:val="en-GB"/>
        </w:rPr>
      </w:pPr>
    </w:p>
    <w:bookmarkStart w:id="661" w:name="_Toc144199689" w:displacedByCustomXml="next"/>
    <w:sdt>
      <w:sdtPr>
        <w:rPr>
          <w:rFonts w:cs="Times New Roman"/>
          <w:b w:val="0"/>
          <w:bCs w:val="0"/>
          <w:kern w:val="0"/>
          <w:sz w:val="22"/>
          <w:szCs w:val="24"/>
          <w:lang w:val="fr-FR"/>
        </w:rPr>
        <w:id w:val="726885099"/>
        <w:docPartObj>
          <w:docPartGallery w:val="Bibliographies"/>
          <w:docPartUnique/>
        </w:docPartObj>
      </w:sdtPr>
      <w:sdtEndPr>
        <w:rPr>
          <w:lang w:val="en-US"/>
        </w:rPr>
      </w:sdtEndPr>
      <w:sdtContent>
        <w:commentRangeStart w:id="662" w:displacedByCustomXml="prev"/>
        <w:p w14:paraId="395A1E1B" w14:textId="0D2FCBA0" w:rsidR="00D61271" w:rsidRDefault="00D61271">
          <w:pPr>
            <w:pStyle w:val="Titre1"/>
          </w:pPr>
          <w:r>
            <w:rPr>
              <w:lang w:val="fr-FR"/>
            </w:rPr>
            <w:t>Bibliograph</w:t>
          </w:r>
          <w:r w:rsidR="0021614A">
            <w:rPr>
              <w:lang w:val="fr-FR"/>
            </w:rPr>
            <w:t>y</w:t>
          </w:r>
          <w:commentRangeEnd w:id="662"/>
          <w:r w:rsidR="0084262C">
            <w:rPr>
              <w:rStyle w:val="Marquedecommentaire"/>
              <w:rFonts w:cs="Times New Roman"/>
              <w:b w:val="0"/>
              <w:bCs w:val="0"/>
              <w:kern w:val="0"/>
            </w:rPr>
            <w:commentReference w:id="662"/>
          </w:r>
          <w:bookmarkEnd w:id="661"/>
        </w:p>
        <w:sdt>
          <w:sdtPr>
            <w:id w:val="111145805"/>
            <w:bibliography/>
          </w:sdtPr>
          <w:sdtContent>
            <w:p w14:paraId="2747915A" w14:textId="77777777" w:rsidR="00321898" w:rsidRDefault="00D61271" w:rsidP="00321898">
              <w:pPr>
                <w:pStyle w:val="Bibliographie"/>
                <w:rPr>
                  <w:ins w:id="663" w:author="DARMANA-LEVERT Corentin (FRA-DTI)" w:date="2023-08-29T11:07:00Z"/>
                  <w:noProof/>
                  <w:sz w:val="24"/>
                </w:rPr>
              </w:pPr>
              <w:r>
                <w:fldChar w:fldCharType="begin"/>
              </w:r>
              <w:r>
                <w:instrText>BIBLIOGRAPHY</w:instrText>
              </w:r>
              <w:r>
                <w:fldChar w:fldCharType="separate"/>
              </w:r>
              <w:ins w:id="664" w:author="DARMANA-LEVERT Corentin (FRA-DTI)" w:date="2023-08-29T11:07:00Z">
                <w:r w:rsidR="00321898">
                  <w:rPr>
                    <w:noProof/>
                  </w:rPr>
                  <w:t xml:space="preserve">1. </w:t>
                </w:r>
                <w:r w:rsidR="00321898">
                  <w:rPr>
                    <w:b/>
                    <w:bCs/>
                    <w:noProof/>
                  </w:rPr>
                  <w:t>C., Darmana--Levert.</w:t>
                </w:r>
                <w:r w:rsidR="00321898">
                  <w:rPr>
                    <w:noProof/>
                  </w:rPr>
                  <w:t xml:space="preserve"> </w:t>
                </w:r>
                <w:r w:rsidR="00321898">
                  <w:rPr>
                    <w:i/>
                    <w:iCs/>
                    <w:noProof/>
                  </w:rPr>
                  <w:t xml:space="preserve">D02-DTIMM-F-21-0061 - Synthèse des travaux métallurgiques relatifs au projet MOPPEC. </w:t>
                </w:r>
                <w:r w:rsidR="00321898">
                  <w:rPr>
                    <w:noProof/>
                  </w:rPr>
                  <w:t>2021.</w:t>
                </w:r>
              </w:ins>
            </w:p>
            <w:p w14:paraId="7FA000E9" w14:textId="77777777" w:rsidR="00321898" w:rsidRDefault="00321898" w:rsidP="00321898">
              <w:pPr>
                <w:pStyle w:val="Bibliographie"/>
                <w:rPr>
                  <w:ins w:id="665" w:author="DARMANA-LEVERT Corentin (FRA-DTI)" w:date="2023-08-29T11:07:00Z"/>
                  <w:noProof/>
                </w:rPr>
              </w:pPr>
              <w:ins w:id="666" w:author="DARMANA-LEVERT Corentin (FRA-DTI)" w:date="2023-08-29T11:07:00Z">
                <w:r>
                  <w:rPr>
                    <w:noProof/>
                  </w:rPr>
                  <w:t xml:space="preserve">2. </w:t>
                </w:r>
                <w:r>
                  <w:rPr>
                    <w:b/>
                    <w:bCs/>
                    <w:noProof/>
                  </w:rPr>
                  <w:t>Viard, E.</w:t>
                </w:r>
                <w:r>
                  <w:rPr>
                    <w:noProof/>
                  </w:rPr>
                  <w:t xml:space="preserve"> </w:t>
                </w:r>
                <w:r>
                  <w:rPr>
                    <w:i/>
                    <w:iCs/>
                    <w:noProof/>
                  </w:rPr>
                  <w:t xml:space="preserve">PEEL-F DC 10122 : Qualification des pièces écrasées Prédiction des Propriétés mécanique - Synthèse et analyse des résultats. </w:t>
                </w:r>
                <w:r>
                  <w:rPr>
                    <w:noProof/>
                  </w:rPr>
                  <w:t>2015.</w:t>
                </w:r>
              </w:ins>
            </w:p>
            <w:p w14:paraId="384FD4F8" w14:textId="77777777" w:rsidR="00321898" w:rsidRDefault="00321898" w:rsidP="00321898">
              <w:pPr>
                <w:pStyle w:val="Bibliographie"/>
                <w:rPr>
                  <w:ins w:id="667" w:author="DARMANA-LEVERT Corentin (FRA-DTI)" w:date="2023-08-29T11:07:00Z"/>
                  <w:b/>
                  <w:bCs/>
                  <w:noProof/>
                </w:rPr>
              </w:pPr>
              <w:ins w:id="668" w:author="DARMANA-LEVERT Corentin (FRA-DTI)" w:date="2023-08-29T11:07:00Z">
                <w:r>
                  <w:rPr>
                    <w:noProof/>
                  </w:rPr>
                  <w:t xml:space="preserve">3. </w:t>
                </w:r>
                <w:r>
                  <w:rPr>
                    <w:b/>
                    <w:bCs/>
                    <w:i/>
                    <w:iCs/>
                    <w:noProof/>
                  </w:rPr>
                  <w:t xml:space="preserve">D02-ARV-01-101-167 Synthèse des essais mécaniques du programme sacrificiel calottes de cuve EPR FA3. </w:t>
                </w:r>
                <w:r>
                  <w:rPr>
                    <w:b/>
                    <w:bCs/>
                    <w:noProof/>
                  </w:rPr>
                  <w:t>2017.</w:t>
                </w:r>
              </w:ins>
            </w:p>
            <w:p w14:paraId="69A9FE57" w14:textId="77777777" w:rsidR="00321898" w:rsidRDefault="00321898" w:rsidP="00321898">
              <w:pPr>
                <w:pStyle w:val="Bibliographie"/>
                <w:rPr>
                  <w:ins w:id="669" w:author="DARMANA-LEVERT Corentin (FRA-DTI)" w:date="2023-08-29T11:07:00Z"/>
                  <w:b/>
                  <w:bCs/>
                  <w:noProof/>
                </w:rPr>
              </w:pPr>
              <w:ins w:id="670" w:author="DARMANA-LEVERT Corentin (FRA-DTI)" w:date="2023-08-29T11:07:00Z">
                <w:r>
                  <w:rPr>
                    <w:b/>
                    <w:bCs/>
                    <w:noProof/>
                  </w:rPr>
                  <w:t xml:space="preserve">4. I., Bobin. </w:t>
                </w:r>
                <w:r>
                  <w:rPr>
                    <w:b/>
                    <w:bCs/>
                    <w:i/>
                    <w:iCs/>
                    <w:noProof/>
                  </w:rPr>
                  <w:t xml:space="preserve">NT DT 16 - 542 Bilan de l'expertise 2016 du bloom MOPPEC. </w:t>
                </w:r>
                <w:r>
                  <w:rPr>
                    <w:b/>
                    <w:bCs/>
                    <w:noProof/>
                  </w:rPr>
                  <w:t>2016.</w:t>
                </w:r>
              </w:ins>
            </w:p>
            <w:p w14:paraId="398F3E0D" w14:textId="77777777" w:rsidR="00321898" w:rsidRDefault="00321898" w:rsidP="00321898">
              <w:pPr>
                <w:pStyle w:val="Bibliographie"/>
                <w:rPr>
                  <w:ins w:id="671" w:author="DARMANA-LEVERT Corentin (FRA-DTI)" w:date="2023-08-29T11:07:00Z"/>
                  <w:b/>
                  <w:bCs/>
                  <w:noProof/>
                </w:rPr>
              </w:pPr>
              <w:ins w:id="672" w:author="DARMANA-LEVERT Corentin (FRA-DTI)" w:date="2023-08-29T11:07:00Z">
                <w:r>
                  <w:rPr>
                    <w:b/>
                    <w:bCs/>
                    <w:noProof/>
                  </w:rPr>
                  <w:t xml:space="preserve">5. </w:t>
                </w:r>
                <w:r>
                  <w:rPr>
                    <w:b/>
                    <w:bCs/>
                    <w:i/>
                    <w:iCs/>
                    <w:noProof/>
                  </w:rPr>
                  <w:t xml:space="preserve">To be published. </w:t>
                </w:r>
              </w:ins>
            </w:p>
            <w:p w14:paraId="474C4885" w14:textId="77777777" w:rsidR="00321898" w:rsidRDefault="00321898" w:rsidP="00321898">
              <w:pPr>
                <w:pStyle w:val="Bibliographie"/>
                <w:rPr>
                  <w:ins w:id="673" w:author="DARMANA-LEVERT Corentin (FRA-DTI)" w:date="2023-08-29T11:07:00Z"/>
                  <w:b/>
                  <w:bCs/>
                  <w:noProof/>
                </w:rPr>
              </w:pPr>
              <w:ins w:id="674" w:author="DARMANA-LEVERT Corentin (FRA-DTI)" w:date="2023-08-29T11:07:00Z">
                <w:r>
                  <w:rPr>
                    <w:b/>
                    <w:bCs/>
                    <w:noProof/>
                  </w:rPr>
                  <w:t xml:space="preserve">6. </w:t>
                </w:r>
                <w:r>
                  <w:rPr>
                    <w:b/>
                    <w:bCs/>
                    <w:i/>
                    <w:iCs/>
                    <w:noProof/>
                  </w:rPr>
                  <w:t xml:space="preserve">hétérogénéité des gros lingots de forge. étude de l'influence des impûretés et des éléments d'alliage sur la ségrégation. </w:t>
                </w:r>
                <w:r>
                  <w:rPr>
                    <w:b/>
                    <w:bCs/>
                    <w:noProof/>
                  </w:rPr>
                  <w:t>Comon J., Delorme J., Bastien P. Cherry Hill : s.n., 1972. 6è congrés international de la Grosse Forge.</w:t>
                </w:r>
              </w:ins>
            </w:p>
            <w:p w14:paraId="54870150" w14:textId="77777777" w:rsidR="00321898" w:rsidRDefault="00321898" w:rsidP="00321898">
              <w:pPr>
                <w:pStyle w:val="Bibliographie"/>
                <w:rPr>
                  <w:ins w:id="675" w:author="DARMANA-LEVERT Corentin (FRA-DTI)" w:date="2023-08-29T11:07:00Z"/>
                  <w:b/>
                  <w:bCs/>
                  <w:noProof/>
                </w:rPr>
              </w:pPr>
              <w:ins w:id="676" w:author="DARMANA-LEVERT Corentin (FRA-DTI)" w:date="2023-08-29T11:07:00Z">
                <w:r>
                  <w:rPr>
                    <w:b/>
                    <w:bCs/>
                    <w:noProof/>
                  </w:rPr>
                  <w:t xml:space="preserve">7. Loire, Creusot. Industrial problems related to solidification: case of forgings produced from ingots. </w:t>
                </w:r>
                <w:r>
                  <w:rPr>
                    <w:b/>
                    <w:bCs/>
                    <w:i/>
                    <w:iCs/>
                    <w:noProof/>
                  </w:rPr>
                  <w:t xml:space="preserve">Métallurgie. </w:t>
                </w:r>
                <w:r>
                  <w:rPr>
                    <w:b/>
                    <w:bCs/>
                    <w:noProof/>
                  </w:rPr>
                  <w:t>1989.</w:t>
                </w:r>
              </w:ins>
            </w:p>
            <w:p w14:paraId="5A4A4296" w14:textId="77777777" w:rsidR="00321898" w:rsidRDefault="00321898" w:rsidP="00321898">
              <w:pPr>
                <w:pStyle w:val="Bibliographie"/>
                <w:rPr>
                  <w:ins w:id="677" w:author="DARMANA-LEVERT Corentin (FRA-DTI)" w:date="2023-08-29T11:07:00Z"/>
                  <w:b/>
                  <w:bCs/>
                  <w:noProof/>
                </w:rPr>
              </w:pPr>
              <w:ins w:id="678" w:author="DARMANA-LEVERT Corentin (FRA-DTI)" w:date="2023-08-29T11:07:00Z">
                <w:r>
                  <w:rPr>
                    <w:b/>
                    <w:bCs/>
                    <w:noProof/>
                  </w:rPr>
                  <w:t xml:space="preserve">8. Berger, T. </w:t>
                </w:r>
                <w:r>
                  <w:rPr>
                    <w:b/>
                    <w:bCs/>
                    <w:i/>
                    <w:iCs/>
                    <w:noProof/>
                  </w:rPr>
                  <w:t xml:space="preserve">21-TB-292 Les pièces forgées pour la fabrication des gros composants primaires. </w:t>
                </w:r>
                <w:r>
                  <w:rPr>
                    <w:b/>
                    <w:bCs/>
                    <w:noProof/>
                  </w:rPr>
                  <w:t>2022.</w:t>
                </w:r>
              </w:ins>
            </w:p>
            <w:p w14:paraId="6DE95D3D" w14:textId="77777777" w:rsidR="00321898" w:rsidRDefault="00321898" w:rsidP="00321898">
              <w:pPr>
                <w:pStyle w:val="Bibliographie"/>
                <w:rPr>
                  <w:ins w:id="679" w:author="DARMANA-LEVERT Corentin (FRA-DTI)" w:date="2023-08-29T11:07:00Z"/>
                  <w:b/>
                  <w:bCs/>
                  <w:noProof/>
                </w:rPr>
              </w:pPr>
              <w:ins w:id="680" w:author="DARMANA-LEVERT Corentin (FRA-DTI)" w:date="2023-08-29T11:07:00Z">
                <w:r>
                  <w:rPr>
                    <w:b/>
                    <w:bCs/>
                    <w:noProof/>
                  </w:rPr>
                  <w:t xml:space="preserve">9. G. Azizi, T. G. Brian, A.Z. Mohsen. Review of Peritectic Solidification Mechanisms and Effects in Steel Casting. </w:t>
                </w:r>
                <w:r>
                  <w:rPr>
                    <w:b/>
                    <w:bCs/>
                    <w:i/>
                    <w:iCs/>
                    <w:noProof/>
                  </w:rPr>
                  <w:t xml:space="preserve">Metallurgical and Materials Transactions B. </w:t>
                </w:r>
                <w:r>
                  <w:rPr>
                    <w:b/>
                    <w:bCs/>
                    <w:noProof/>
                  </w:rPr>
                  <w:t>Aug 2020, Vol. 51, 5, pp. 1875-1903.</w:t>
                </w:r>
              </w:ins>
            </w:p>
            <w:p w14:paraId="2CAAEAD1" w14:textId="77777777" w:rsidR="00321898" w:rsidRDefault="00321898" w:rsidP="00321898">
              <w:pPr>
                <w:pStyle w:val="Bibliographie"/>
                <w:rPr>
                  <w:ins w:id="681" w:author="DARMANA-LEVERT Corentin (FRA-DTI)" w:date="2023-08-29T11:07:00Z"/>
                  <w:b/>
                  <w:bCs/>
                  <w:noProof/>
                </w:rPr>
              </w:pPr>
              <w:ins w:id="682" w:author="DARMANA-LEVERT Corentin (FRA-DTI)" w:date="2023-08-29T11:07:00Z">
                <w:r>
                  <w:rPr>
                    <w:b/>
                    <w:bCs/>
                    <w:noProof/>
                  </w:rPr>
                  <w:t xml:space="preserve">10. H. Chen, M. Long, J. Cao, D. Chen, T. Liu, Z. Dong. Phase Transition of Peritectic Steel Q345 and Its Effect on the Equilibrium Partition Coefficients of Solutes. </w:t>
                </w:r>
                <w:r>
                  <w:rPr>
                    <w:b/>
                    <w:bCs/>
                    <w:i/>
                    <w:iCs/>
                    <w:noProof/>
                  </w:rPr>
                  <w:t xml:space="preserve">Metals. </w:t>
                </w:r>
                <w:r>
                  <w:rPr>
                    <w:b/>
                    <w:bCs/>
                    <w:noProof/>
                  </w:rPr>
                  <w:t>2017, Vol. 7, 8, p. 288.</w:t>
                </w:r>
              </w:ins>
            </w:p>
            <w:p w14:paraId="33FF1EEE" w14:textId="77777777" w:rsidR="00321898" w:rsidRDefault="00321898" w:rsidP="00321898">
              <w:pPr>
                <w:pStyle w:val="Bibliographie"/>
                <w:rPr>
                  <w:ins w:id="683" w:author="DARMANA-LEVERT Corentin (FRA-DTI)" w:date="2023-08-29T11:07:00Z"/>
                  <w:b/>
                  <w:bCs/>
                  <w:noProof/>
                </w:rPr>
              </w:pPr>
              <w:ins w:id="684" w:author="DARMANA-LEVERT Corentin (FRA-DTI)" w:date="2023-08-29T11:07:00Z">
                <w:r>
                  <w:rPr>
                    <w:b/>
                    <w:bCs/>
                    <w:noProof/>
                  </w:rPr>
                  <w:t xml:space="preserve">11. </w:t>
                </w:r>
                <w:r>
                  <w:rPr>
                    <w:b/>
                    <w:bCs/>
                    <w:i/>
                    <w:iCs/>
                    <w:noProof/>
                  </w:rPr>
                  <w:t xml:space="preserve">Principles of Control of Soundess and homogeneity of Large Ingots. </w:t>
                </w:r>
                <w:r>
                  <w:rPr>
                    <w:b/>
                    <w:bCs/>
                    <w:noProof/>
                  </w:rPr>
                  <w:t>Flemings, M. C. Stockholm : s.n., 1975. Axel Huftgren Memorial Leciure.</w:t>
                </w:r>
              </w:ins>
            </w:p>
            <w:p w14:paraId="5D52637B" w14:textId="77777777" w:rsidR="00321898" w:rsidRDefault="00321898" w:rsidP="00321898">
              <w:pPr>
                <w:pStyle w:val="Bibliographie"/>
                <w:rPr>
                  <w:ins w:id="685" w:author="DARMANA-LEVERT Corentin (FRA-DTI)" w:date="2023-08-29T11:07:00Z"/>
                  <w:b/>
                  <w:bCs/>
                  <w:noProof/>
                </w:rPr>
              </w:pPr>
              <w:ins w:id="686" w:author="DARMANA-LEVERT Corentin (FRA-DTI)" w:date="2023-08-29T11:07:00Z">
                <w:r>
                  <w:rPr>
                    <w:b/>
                    <w:bCs/>
                    <w:noProof/>
                  </w:rPr>
                  <w:t xml:space="preserve">12. Addad, A. </w:t>
                </w:r>
                <w:r>
                  <w:rPr>
                    <w:b/>
                    <w:bCs/>
                    <w:i/>
                    <w:iCs/>
                    <w:noProof/>
                  </w:rPr>
                  <w:t xml:space="preserve">Contribution à l'étude expérimentale des microségrégations dans les aciers présentant une réaction péritectique. </w:t>
                </w:r>
                <w:r>
                  <w:rPr>
                    <w:b/>
                    <w:bCs/>
                    <w:noProof/>
                  </w:rPr>
                  <w:t>Université de Lorraine. Nancy : s.n., 2007.</w:t>
                </w:r>
              </w:ins>
            </w:p>
            <w:p w14:paraId="3CBF496A" w14:textId="77777777" w:rsidR="00321898" w:rsidRDefault="00321898" w:rsidP="00321898">
              <w:pPr>
                <w:pStyle w:val="Bibliographie"/>
                <w:rPr>
                  <w:ins w:id="687" w:author="DARMANA-LEVERT Corentin (FRA-DTI)" w:date="2023-08-29T11:07:00Z"/>
                  <w:b/>
                  <w:bCs/>
                  <w:noProof/>
                </w:rPr>
              </w:pPr>
              <w:ins w:id="688" w:author="DARMANA-LEVERT Corentin (FRA-DTI)" w:date="2023-08-29T11:07:00Z">
                <w:r>
                  <w:rPr>
                    <w:b/>
                    <w:bCs/>
                    <w:noProof/>
                  </w:rPr>
                  <w:t xml:space="preserve">13. J. Sarkar, Modak P., Singh S., Chakrabarti D. Effect of cooling-rate during solidification on the structure-property relationship of hot deformed low-carbon steel. </w:t>
                </w:r>
                <w:r>
                  <w:rPr>
                    <w:b/>
                    <w:bCs/>
                    <w:i/>
                    <w:iCs/>
                    <w:noProof/>
                  </w:rPr>
                  <w:t xml:space="preserve">Materials Chemistry and Physics. </w:t>
                </w:r>
                <w:r>
                  <w:rPr>
                    <w:b/>
                    <w:bCs/>
                    <w:noProof/>
                  </w:rPr>
                  <w:t>2021, Vol. 257, p. 123826.</w:t>
                </w:r>
              </w:ins>
            </w:p>
            <w:p w14:paraId="11703849" w14:textId="77777777" w:rsidR="00321898" w:rsidRDefault="00321898" w:rsidP="00321898">
              <w:pPr>
                <w:pStyle w:val="Bibliographie"/>
                <w:rPr>
                  <w:ins w:id="689" w:author="DARMANA-LEVERT Corentin (FRA-DTI)" w:date="2023-08-29T11:07:00Z"/>
                  <w:b/>
                  <w:bCs/>
                  <w:noProof/>
                </w:rPr>
              </w:pPr>
              <w:ins w:id="690" w:author="DARMANA-LEVERT Corentin (FRA-DTI)" w:date="2023-08-29T11:07:00Z">
                <w:r>
                  <w:rPr>
                    <w:b/>
                    <w:bCs/>
                    <w:noProof/>
                  </w:rPr>
                  <w:t xml:space="preserve">14. Turkeli, A., &amp; Kirkwood, D. H. Back Diffusion of Manganese during Solidification of Carbon Steels. </w:t>
                </w:r>
                <w:r>
                  <w:rPr>
                    <w:b/>
                    <w:bCs/>
                    <w:i/>
                    <w:iCs/>
                    <w:noProof/>
                  </w:rPr>
                  <w:t xml:space="preserve">Materials Science Forum. </w:t>
                </w:r>
                <w:r>
                  <w:rPr>
                    <w:b/>
                    <w:bCs/>
                    <w:noProof/>
                  </w:rPr>
                  <w:t>Trans Tech Publications, Ltd, 2006, Vol. 508, pp. 443-448.</w:t>
                </w:r>
              </w:ins>
            </w:p>
            <w:p w14:paraId="192BF4A8" w14:textId="77777777" w:rsidR="00321898" w:rsidRDefault="00321898" w:rsidP="00321898">
              <w:pPr>
                <w:pStyle w:val="Bibliographie"/>
                <w:rPr>
                  <w:ins w:id="691" w:author="DARMANA-LEVERT Corentin (FRA-DTI)" w:date="2023-08-29T11:07:00Z"/>
                  <w:b/>
                  <w:bCs/>
                  <w:noProof/>
                </w:rPr>
              </w:pPr>
              <w:ins w:id="692" w:author="DARMANA-LEVERT Corentin (FRA-DTI)" w:date="2023-08-29T11:07:00Z">
                <w:r>
                  <w:rPr>
                    <w:b/>
                    <w:bCs/>
                    <w:noProof/>
                  </w:rPr>
                  <w:t xml:space="preserve">15. Won, YM., Thomas, B.G. Simple model of microsegregation during solidification of steels. </w:t>
                </w:r>
                <w:r>
                  <w:rPr>
                    <w:b/>
                    <w:bCs/>
                    <w:i/>
                    <w:iCs/>
                    <w:noProof/>
                  </w:rPr>
                  <w:t xml:space="preserve">Metall Mater Trans A. </w:t>
                </w:r>
                <w:r>
                  <w:rPr>
                    <w:b/>
                    <w:bCs/>
                    <w:noProof/>
                  </w:rPr>
                  <w:t>2001, Vol. 32, pp. 1755-1767.</w:t>
                </w:r>
              </w:ins>
            </w:p>
            <w:p w14:paraId="465583FC" w14:textId="77777777" w:rsidR="00321898" w:rsidRDefault="00321898" w:rsidP="00321898">
              <w:pPr>
                <w:pStyle w:val="Bibliographie"/>
                <w:rPr>
                  <w:ins w:id="693" w:author="DARMANA-LEVERT Corentin (FRA-DTI)" w:date="2023-08-29T11:07:00Z"/>
                  <w:b/>
                  <w:bCs/>
                  <w:noProof/>
                </w:rPr>
              </w:pPr>
              <w:ins w:id="694" w:author="DARMANA-LEVERT Corentin (FRA-DTI)" w:date="2023-08-29T11:07:00Z">
                <w:r>
                  <w:rPr>
                    <w:b/>
                    <w:bCs/>
                    <w:noProof/>
                  </w:rPr>
                  <w:t xml:space="preserve">16. H.D. Brody, M.C. Flemings. </w:t>
                </w:r>
                <w:r>
                  <w:rPr>
                    <w:b/>
                    <w:bCs/>
                    <w:i/>
                    <w:iCs/>
                    <w:noProof/>
                  </w:rPr>
                  <w:t xml:space="preserve">Trans. Met. Soc. AIME. </w:t>
                </w:r>
                <w:r>
                  <w:rPr>
                    <w:b/>
                    <w:bCs/>
                    <w:noProof/>
                  </w:rPr>
                  <w:t>1966, Vol. 236, p. 615.</w:t>
                </w:r>
              </w:ins>
            </w:p>
            <w:p w14:paraId="59B521CD" w14:textId="77777777" w:rsidR="00321898" w:rsidRDefault="00321898" w:rsidP="00321898">
              <w:pPr>
                <w:pStyle w:val="Bibliographie"/>
                <w:rPr>
                  <w:ins w:id="695" w:author="DARMANA-LEVERT Corentin (FRA-DTI)" w:date="2023-08-29T11:07:00Z"/>
                  <w:b/>
                  <w:bCs/>
                  <w:noProof/>
                </w:rPr>
              </w:pPr>
              <w:ins w:id="696" w:author="DARMANA-LEVERT Corentin (FRA-DTI)" w:date="2023-08-29T11:07:00Z">
                <w:r>
                  <w:rPr>
                    <w:b/>
                    <w:bCs/>
                    <w:noProof/>
                  </w:rPr>
                  <w:t xml:space="preserve">17. Huang, Y., Long, M., Liu, P. Effects of Partition Coefficients, Diffusion Coefficients, and Solidification Paths on Microsegregation in Fe-Based Multinary Alloy. </w:t>
                </w:r>
                <w:r>
                  <w:rPr>
                    <w:b/>
                    <w:bCs/>
                    <w:i/>
                    <w:iCs/>
                    <w:noProof/>
                  </w:rPr>
                  <w:t xml:space="preserve">Metall Mater Trans B. </w:t>
                </w:r>
                <w:r>
                  <w:rPr>
                    <w:b/>
                    <w:bCs/>
                    <w:noProof/>
                  </w:rPr>
                  <w:t>2017, Vol. 48, pp. 2504-2515.</w:t>
                </w:r>
              </w:ins>
            </w:p>
            <w:p w14:paraId="14DEABB6" w14:textId="77777777" w:rsidR="00321898" w:rsidRDefault="00321898" w:rsidP="00321898">
              <w:pPr>
                <w:pStyle w:val="Bibliographie"/>
                <w:rPr>
                  <w:ins w:id="697" w:author="DARMANA-LEVERT Corentin (FRA-DTI)" w:date="2023-08-29T11:07:00Z"/>
                  <w:b/>
                  <w:bCs/>
                  <w:noProof/>
                </w:rPr>
              </w:pPr>
              <w:ins w:id="698" w:author="DARMANA-LEVERT Corentin (FRA-DTI)" w:date="2023-08-29T11:07:00Z">
                <w:r>
                  <w:rPr>
                    <w:b/>
                    <w:bCs/>
                    <w:noProof/>
                  </w:rPr>
                  <w:t xml:space="preserve">18. Darmana--Levert C., Marceaux Dit Clémenet A. </w:t>
                </w:r>
                <w:r>
                  <w:rPr>
                    <w:b/>
                    <w:bCs/>
                    <w:i/>
                    <w:iCs/>
                    <w:noProof/>
                  </w:rPr>
                  <w:t xml:space="preserve">Guide prise en main de l’extension DICTRA du logiciel Thermo-Calc. </w:t>
                </w:r>
                <w:r>
                  <w:rPr>
                    <w:b/>
                    <w:bCs/>
                    <w:noProof/>
                  </w:rPr>
                  <w:t>To be published.</w:t>
                </w:r>
              </w:ins>
            </w:p>
            <w:p w14:paraId="3D6E30B8" w14:textId="77777777" w:rsidR="00321898" w:rsidRDefault="00321898" w:rsidP="00321898">
              <w:pPr>
                <w:pStyle w:val="Bibliographie"/>
                <w:rPr>
                  <w:ins w:id="699" w:author="DARMANA-LEVERT Corentin (FRA-DTI)" w:date="2023-08-29T11:07:00Z"/>
                  <w:b/>
                  <w:bCs/>
                  <w:noProof/>
                </w:rPr>
              </w:pPr>
              <w:ins w:id="700" w:author="DARMANA-LEVERT Corentin (FRA-DTI)" w:date="2023-08-29T11:07:00Z">
                <w:r>
                  <w:rPr>
                    <w:b/>
                    <w:bCs/>
                    <w:noProof/>
                  </w:rPr>
                  <w:t xml:space="preserve">19. Darken, L. S. Diffusion of Carbon in Austenite with a Discontinuity in Composition. </w:t>
                </w:r>
                <w:r>
                  <w:rPr>
                    <w:b/>
                    <w:bCs/>
                    <w:i/>
                    <w:iCs/>
                    <w:noProof/>
                  </w:rPr>
                  <w:t xml:space="preserve">Metals Technology. </w:t>
                </w:r>
                <w:r>
                  <w:rPr>
                    <w:b/>
                    <w:bCs/>
                    <w:noProof/>
                  </w:rPr>
                  <w:t>1948, pp. 430-438.</w:t>
                </w:r>
              </w:ins>
            </w:p>
            <w:p w14:paraId="474FE73F" w14:textId="77777777" w:rsidR="00321898" w:rsidRDefault="00321898" w:rsidP="00321898">
              <w:pPr>
                <w:pStyle w:val="Bibliographie"/>
                <w:rPr>
                  <w:ins w:id="701" w:author="DARMANA-LEVERT Corentin (FRA-DTI)" w:date="2023-08-29T11:07:00Z"/>
                  <w:b/>
                  <w:bCs/>
                  <w:noProof/>
                </w:rPr>
              </w:pPr>
              <w:ins w:id="702" w:author="DARMANA-LEVERT Corentin (FRA-DTI)" w:date="2023-08-29T11:07:00Z">
                <w:r>
                  <w:rPr>
                    <w:b/>
                    <w:bCs/>
                    <w:noProof/>
                  </w:rPr>
                  <w:t xml:space="preserve">20. Rong Hu, Aujun Qin, Ben Zhong Tang. AIE polymers : Synthesis and applications. </w:t>
                </w:r>
                <w:r>
                  <w:rPr>
                    <w:b/>
                    <w:bCs/>
                    <w:i/>
                    <w:iCs/>
                    <w:noProof/>
                  </w:rPr>
                  <w:t xml:space="preserve">Polymer Science. </w:t>
                </w:r>
                <w:r>
                  <w:rPr>
                    <w:b/>
                    <w:bCs/>
                    <w:noProof/>
                  </w:rPr>
                  <w:t>2020, p. 100.</w:t>
                </w:r>
              </w:ins>
            </w:p>
            <w:p w14:paraId="5F674502" w14:textId="77777777" w:rsidR="00321898" w:rsidRDefault="00321898" w:rsidP="00321898">
              <w:pPr>
                <w:pStyle w:val="Bibliographie"/>
                <w:rPr>
                  <w:ins w:id="703" w:author="DARMANA-LEVERT Corentin (FRA-DTI)" w:date="2023-08-29T11:07:00Z"/>
                  <w:b/>
                  <w:bCs/>
                  <w:noProof/>
                </w:rPr>
              </w:pPr>
              <w:ins w:id="704" w:author="DARMANA-LEVERT Corentin (FRA-DTI)" w:date="2023-08-29T11:07:00Z">
                <w:r>
                  <w:rPr>
                    <w:b/>
                    <w:bCs/>
                    <w:noProof/>
                  </w:rPr>
                  <w:t xml:space="preserve">21. Qiu Z, Liu X, Lam JWY, Tang BZ. The marriage of aggregation-induced emission with polymer science. </w:t>
                </w:r>
                <w:r>
                  <w:rPr>
                    <w:b/>
                    <w:bCs/>
                    <w:i/>
                    <w:iCs/>
                    <w:noProof/>
                  </w:rPr>
                  <w:t xml:space="preserve">Macromol Rapid Commum. </w:t>
                </w:r>
                <w:r>
                  <w:rPr>
                    <w:b/>
                    <w:bCs/>
                    <w:noProof/>
                  </w:rPr>
                  <w:t>2019, pp. 1-15.</w:t>
                </w:r>
              </w:ins>
            </w:p>
            <w:p w14:paraId="17CF57DD" w14:textId="77777777" w:rsidR="00321898" w:rsidRDefault="00321898" w:rsidP="00321898">
              <w:pPr>
                <w:pStyle w:val="Bibliographie"/>
                <w:rPr>
                  <w:ins w:id="705" w:author="DARMANA-LEVERT Corentin (FRA-DTI)" w:date="2023-08-29T11:07:00Z"/>
                  <w:b/>
                  <w:bCs/>
                  <w:noProof/>
                </w:rPr>
              </w:pPr>
              <w:ins w:id="706" w:author="DARMANA-LEVERT Corentin (FRA-DTI)" w:date="2023-08-29T11:07:00Z">
                <w:r>
                  <w:rPr>
                    <w:b/>
                    <w:bCs/>
                    <w:noProof/>
                  </w:rPr>
                  <w:lastRenderedPageBreak/>
                  <w:t xml:space="preserve">22. Zhou X, Luo W, Nie H, Xu L, Hu R, Zhao Z, et al. Oligo(maleic anhydride)s: a platform for unveiling the mechanism of clusteroluminescence of non-aromatic polymers. </w:t>
                </w:r>
                <w:r>
                  <w:rPr>
                    <w:b/>
                    <w:bCs/>
                    <w:i/>
                    <w:iCs/>
                    <w:noProof/>
                  </w:rPr>
                  <w:t xml:space="preserve">J Mater Chem C. </w:t>
                </w:r>
                <w:r>
                  <w:rPr>
                    <w:b/>
                    <w:bCs/>
                    <w:noProof/>
                  </w:rPr>
                  <w:t>2017, p. 4775.</w:t>
                </w:r>
              </w:ins>
            </w:p>
            <w:p w14:paraId="086A6F9D" w14:textId="77777777" w:rsidR="00321898" w:rsidRDefault="00321898" w:rsidP="00321898">
              <w:pPr>
                <w:pStyle w:val="Bibliographie"/>
                <w:rPr>
                  <w:ins w:id="707" w:author="DARMANA-LEVERT Corentin (FRA-DTI)" w:date="2023-08-29T11:07:00Z"/>
                  <w:b/>
                  <w:bCs/>
                  <w:noProof/>
                </w:rPr>
              </w:pPr>
              <w:ins w:id="708" w:author="DARMANA-LEVERT Corentin (FRA-DTI)" w:date="2023-08-29T11:07:00Z">
                <w:r>
                  <w:rPr>
                    <w:b/>
                    <w:bCs/>
                    <w:noProof/>
                  </w:rPr>
                  <w:t xml:space="preserve">23. Dong W, Fei T, Palma-Cando A, Scherf U. Aggregation-induced emission and amplified explosive detection of tetraphenylethylene-substituted polycarbazoles. </w:t>
                </w:r>
                <w:r>
                  <w:rPr>
                    <w:b/>
                    <w:bCs/>
                    <w:i/>
                    <w:iCs/>
                    <w:noProof/>
                  </w:rPr>
                  <w:t xml:space="preserve">Polym Chem. </w:t>
                </w:r>
                <w:r>
                  <w:rPr>
                    <w:b/>
                    <w:bCs/>
                    <w:noProof/>
                  </w:rPr>
                  <w:t>2014, p. 4048.</w:t>
                </w:r>
              </w:ins>
            </w:p>
            <w:p w14:paraId="76488198" w14:textId="77777777" w:rsidR="00321898" w:rsidRDefault="00321898" w:rsidP="00321898">
              <w:pPr>
                <w:pStyle w:val="Bibliographie"/>
                <w:rPr>
                  <w:ins w:id="709" w:author="DARMANA-LEVERT Corentin (FRA-DTI)" w:date="2023-08-29T11:07:00Z"/>
                  <w:b/>
                  <w:bCs/>
                  <w:noProof/>
                </w:rPr>
              </w:pPr>
              <w:ins w:id="710" w:author="DARMANA-LEVERT Corentin (FRA-DTI)" w:date="2023-08-29T11:07:00Z">
                <w:r>
                  <w:rPr>
                    <w:b/>
                    <w:bCs/>
                    <w:noProof/>
                  </w:rPr>
                  <w:t xml:space="preserve">24. Marilyne Bélanger-Bouliga, Brandon Andrade-Gagnon, Diep Thi Hong Nguyen. Size-tunable fluorescent dendrimersomes via aggregation-induced emission. </w:t>
                </w:r>
                <w:r>
                  <w:rPr>
                    <w:b/>
                    <w:bCs/>
                    <w:i/>
                    <w:iCs/>
                    <w:noProof/>
                  </w:rPr>
                  <w:t xml:space="preserve">ChemComm. </w:t>
                </w:r>
                <w:r>
                  <w:rPr>
                    <w:b/>
                    <w:bCs/>
                    <w:noProof/>
                  </w:rPr>
                  <w:t>2021.</w:t>
                </w:r>
              </w:ins>
            </w:p>
            <w:p w14:paraId="56A0A0D3" w14:textId="77777777" w:rsidR="00321898" w:rsidRDefault="00321898" w:rsidP="00321898">
              <w:pPr>
                <w:pStyle w:val="Bibliographie"/>
                <w:rPr>
                  <w:ins w:id="711" w:author="DARMANA-LEVERT Corentin (FRA-DTI)" w:date="2023-08-29T11:07:00Z"/>
                  <w:b/>
                  <w:bCs/>
                  <w:noProof/>
                </w:rPr>
              </w:pPr>
              <w:ins w:id="712" w:author="DARMANA-LEVERT Corentin (FRA-DTI)" w:date="2023-08-29T11:07:00Z">
                <w:r>
                  <w:rPr>
                    <w:b/>
                    <w:bCs/>
                    <w:noProof/>
                  </w:rPr>
                  <w:t xml:space="preserve">25. Khalid Ferji, Pierre Venturini, Franck Cleymand, Christophe Chassenieux and Jean-Luc Six. In situ glyco-nanostructure formulation via photopolymerization induced self-assembly. </w:t>
                </w:r>
                <w:r>
                  <w:rPr>
                    <w:b/>
                    <w:bCs/>
                    <w:i/>
                    <w:iCs/>
                    <w:noProof/>
                  </w:rPr>
                  <w:t xml:space="preserve">Polymer Chemistry. </w:t>
                </w:r>
                <w:r>
                  <w:rPr>
                    <w:b/>
                    <w:bCs/>
                    <w:noProof/>
                  </w:rPr>
                  <w:t>2018, p. 2868.</w:t>
                </w:r>
              </w:ins>
            </w:p>
            <w:p w14:paraId="6B469B30" w14:textId="77777777" w:rsidR="00321898" w:rsidRDefault="00321898" w:rsidP="00321898">
              <w:pPr>
                <w:pStyle w:val="Bibliographie"/>
                <w:rPr>
                  <w:ins w:id="713" w:author="DARMANA-LEVERT Corentin (FRA-DTI)" w:date="2023-08-29T11:07:00Z"/>
                  <w:b/>
                  <w:bCs/>
                  <w:noProof/>
                </w:rPr>
              </w:pPr>
              <w:ins w:id="714" w:author="DARMANA-LEVERT Corentin (FRA-DTI)" w:date="2023-08-29T11:07:00Z">
                <w:r>
                  <w:rPr>
                    <w:b/>
                    <w:bCs/>
                    <w:noProof/>
                  </w:rPr>
                  <w:t xml:space="preserve">26. Soliman Mehawed Abdellatif Solimana, , Ludovic Colombeau, Cécile Nouvel, Jérôme Babin, Jean-Luc Six. Amphiphilic photosensitive dextran-g-poly(o-nitrobenzyl acrylate)glycopolymers. </w:t>
                </w:r>
                <w:r>
                  <w:rPr>
                    <w:b/>
                    <w:bCs/>
                    <w:i/>
                    <w:iCs/>
                    <w:noProof/>
                  </w:rPr>
                  <w:t xml:space="preserve">Carbohydrate Polymers. </w:t>
                </w:r>
                <w:r>
                  <w:rPr>
                    <w:b/>
                    <w:bCs/>
                    <w:noProof/>
                  </w:rPr>
                  <w:t>2016, 136, pp. 598-608.</w:t>
                </w:r>
              </w:ins>
            </w:p>
            <w:p w14:paraId="0EBC66CB" w14:textId="77777777" w:rsidR="00321898" w:rsidRDefault="00321898" w:rsidP="00321898">
              <w:pPr>
                <w:pStyle w:val="Bibliographie"/>
                <w:rPr>
                  <w:ins w:id="715" w:author="DARMANA-LEVERT Corentin (FRA-DTI)" w:date="2023-08-29T11:07:00Z"/>
                  <w:b/>
                  <w:bCs/>
                  <w:noProof/>
                </w:rPr>
              </w:pPr>
              <w:ins w:id="716" w:author="DARMANA-LEVERT Corentin (FRA-DTI)" w:date="2023-08-29T11:07:00Z">
                <w:r>
                  <w:rPr>
                    <w:b/>
                    <w:bCs/>
                    <w:noProof/>
                  </w:rPr>
                  <w:t xml:space="preserve">27. HERON J., BALCELLS D. Concerted Cycloaddition Mechanism in the CuAAC Reaction Catalyzed by 1,8-Naphthyridine Dicopper Complexes. </w:t>
                </w:r>
                <w:r>
                  <w:rPr>
                    <w:b/>
                    <w:bCs/>
                    <w:i/>
                    <w:iCs/>
                    <w:noProof/>
                  </w:rPr>
                  <w:t xml:space="preserve">ACS Catalysis. </w:t>
                </w:r>
                <w:r>
                  <w:rPr>
                    <w:b/>
                    <w:bCs/>
                    <w:noProof/>
                  </w:rPr>
                  <w:t>2022, Vol. 12, 8, pp. 4744-4753.</w:t>
                </w:r>
              </w:ins>
            </w:p>
            <w:p w14:paraId="6169DB22" w14:textId="7D18FF01" w:rsidR="00D45538" w:rsidDel="00D45538" w:rsidRDefault="00D45538" w:rsidP="00321898">
              <w:pPr>
                <w:pStyle w:val="Bibliographie"/>
                <w:rPr>
                  <w:del w:id="717" w:author="DARMANA-LEVERT Corentin (FRA-DTI)" w:date="2023-08-27T19:33:00Z"/>
                  <w:noProof/>
                  <w:sz w:val="24"/>
                </w:rPr>
              </w:pPr>
              <w:del w:id="718" w:author="DARMANA-LEVERT Corentin (FRA-DTI)" w:date="2023-08-27T19:33:00Z">
                <w:r w:rsidDel="00D45538">
                  <w:rPr>
                    <w:noProof/>
                  </w:rPr>
                  <w:delText xml:space="preserve">1. </w:delText>
                </w:r>
                <w:r w:rsidDel="00D45538">
                  <w:rPr>
                    <w:b/>
                    <w:bCs/>
                    <w:noProof/>
                  </w:rPr>
                  <w:delText>C., Darmana--Levert.</w:delText>
                </w:r>
                <w:r w:rsidDel="00D45538">
                  <w:rPr>
                    <w:noProof/>
                  </w:rPr>
                  <w:delText xml:space="preserve"> </w:delText>
                </w:r>
                <w:r w:rsidDel="00D45538">
                  <w:rPr>
                    <w:i/>
                    <w:iCs/>
                    <w:noProof/>
                  </w:rPr>
                  <w:delText xml:space="preserve">D02-DTIMM-F-21-0061 - Synthèse des travaux métallurgiques relatifs au projet MOPPEC. </w:delText>
                </w:r>
                <w:r w:rsidDel="00D45538">
                  <w:rPr>
                    <w:noProof/>
                  </w:rPr>
                  <w:delText>2021.</w:delText>
                </w:r>
              </w:del>
            </w:p>
            <w:p w14:paraId="35088457" w14:textId="77777777" w:rsidR="00D45538" w:rsidDel="00D45538" w:rsidRDefault="00D45538" w:rsidP="00321898">
              <w:pPr>
                <w:pStyle w:val="Bibliographie"/>
                <w:rPr>
                  <w:del w:id="719" w:author="DARMANA-LEVERT Corentin (FRA-DTI)" w:date="2023-08-27T19:33:00Z"/>
                  <w:noProof/>
                </w:rPr>
              </w:pPr>
              <w:del w:id="720" w:author="DARMANA-LEVERT Corentin (FRA-DTI)" w:date="2023-08-27T19:33:00Z">
                <w:r w:rsidDel="00D45538">
                  <w:rPr>
                    <w:noProof/>
                  </w:rPr>
                  <w:delText xml:space="preserve">2. </w:delText>
                </w:r>
                <w:r w:rsidDel="00D45538">
                  <w:rPr>
                    <w:b/>
                    <w:bCs/>
                    <w:noProof/>
                  </w:rPr>
                  <w:delText>Viard, E.</w:delText>
                </w:r>
                <w:r w:rsidDel="00D45538">
                  <w:rPr>
                    <w:noProof/>
                  </w:rPr>
                  <w:delText xml:space="preserve"> </w:delText>
                </w:r>
                <w:r w:rsidDel="00D45538">
                  <w:rPr>
                    <w:i/>
                    <w:iCs/>
                    <w:noProof/>
                  </w:rPr>
                  <w:delText xml:space="preserve">PEEL-F DC 10122 : Qualification des pièces écrasées Prédiction des Propriétés mécanique - Synthèse et analyse des résultats. </w:delText>
                </w:r>
                <w:r w:rsidDel="00D45538">
                  <w:rPr>
                    <w:noProof/>
                  </w:rPr>
                  <w:delText>2015.</w:delText>
                </w:r>
              </w:del>
            </w:p>
            <w:p w14:paraId="22C9C10B" w14:textId="77777777" w:rsidR="00D45538" w:rsidDel="00D45538" w:rsidRDefault="00D45538" w:rsidP="00321898">
              <w:pPr>
                <w:pStyle w:val="Bibliographie"/>
                <w:rPr>
                  <w:del w:id="721" w:author="DARMANA-LEVERT Corentin (FRA-DTI)" w:date="2023-08-27T19:33:00Z"/>
                  <w:b/>
                  <w:bCs/>
                  <w:noProof/>
                </w:rPr>
              </w:pPr>
              <w:del w:id="722" w:author="DARMANA-LEVERT Corentin (FRA-DTI)" w:date="2023-08-27T19:33:00Z">
                <w:r w:rsidDel="00D45538">
                  <w:rPr>
                    <w:noProof/>
                  </w:rPr>
                  <w:delText xml:space="preserve">3. </w:delText>
                </w:r>
                <w:r w:rsidDel="00D45538">
                  <w:rPr>
                    <w:b/>
                    <w:bCs/>
                    <w:i/>
                    <w:iCs/>
                    <w:noProof/>
                  </w:rPr>
                  <w:delText xml:space="preserve">D02-ARV-01-101-167 Synthèse des essais mécaniques du programme sacrificiel calottes de cuve EPR FA3. </w:delText>
                </w:r>
                <w:r w:rsidDel="00D45538">
                  <w:rPr>
                    <w:b/>
                    <w:bCs/>
                    <w:noProof/>
                  </w:rPr>
                  <w:delText>2017.</w:delText>
                </w:r>
              </w:del>
            </w:p>
            <w:p w14:paraId="30FF88C1" w14:textId="77777777" w:rsidR="00D45538" w:rsidDel="00D45538" w:rsidRDefault="00D45538" w:rsidP="00321898">
              <w:pPr>
                <w:pStyle w:val="Bibliographie"/>
                <w:rPr>
                  <w:del w:id="723" w:author="DARMANA-LEVERT Corentin (FRA-DTI)" w:date="2023-08-27T19:33:00Z"/>
                  <w:b/>
                  <w:bCs/>
                  <w:noProof/>
                </w:rPr>
              </w:pPr>
              <w:del w:id="724" w:author="DARMANA-LEVERT Corentin (FRA-DTI)" w:date="2023-08-27T19:33:00Z">
                <w:r w:rsidDel="00D45538">
                  <w:rPr>
                    <w:b/>
                    <w:bCs/>
                    <w:noProof/>
                  </w:rPr>
                  <w:delText xml:space="preserve">4. I., Bobin. </w:delText>
                </w:r>
                <w:r w:rsidDel="00D45538">
                  <w:rPr>
                    <w:b/>
                    <w:bCs/>
                    <w:i/>
                    <w:iCs/>
                    <w:noProof/>
                  </w:rPr>
                  <w:delText xml:space="preserve">NT DT 16 - 542 Bilan de l'expertise 2016 du bloom MOPPEC. </w:delText>
                </w:r>
                <w:r w:rsidDel="00D45538">
                  <w:rPr>
                    <w:b/>
                    <w:bCs/>
                    <w:noProof/>
                  </w:rPr>
                  <w:delText>2016.</w:delText>
                </w:r>
              </w:del>
            </w:p>
            <w:p w14:paraId="562E3213" w14:textId="77777777" w:rsidR="00D45538" w:rsidDel="00D45538" w:rsidRDefault="00D45538" w:rsidP="00321898">
              <w:pPr>
                <w:pStyle w:val="Bibliographie"/>
                <w:rPr>
                  <w:del w:id="725" w:author="DARMANA-LEVERT Corentin (FRA-DTI)" w:date="2023-08-27T19:33:00Z"/>
                  <w:b/>
                  <w:bCs/>
                  <w:noProof/>
                </w:rPr>
              </w:pPr>
              <w:del w:id="726" w:author="DARMANA-LEVERT Corentin (FRA-DTI)" w:date="2023-08-27T19:33:00Z">
                <w:r w:rsidDel="00D45538">
                  <w:rPr>
                    <w:b/>
                    <w:bCs/>
                    <w:noProof/>
                  </w:rPr>
                  <w:delText xml:space="preserve">5. </w:delText>
                </w:r>
                <w:r w:rsidDel="00D45538">
                  <w:rPr>
                    <w:b/>
                    <w:bCs/>
                    <w:i/>
                    <w:iCs/>
                    <w:noProof/>
                  </w:rPr>
                  <w:delText xml:space="preserve">To be published. </w:delText>
                </w:r>
              </w:del>
            </w:p>
            <w:p w14:paraId="4543D433" w14:textId="77777777" w:rsidR="00D45538" w:rsidDel="00D45538" w:rsidRDefault="00D45538" w:rsidP="00321898">
              <w:pPr>
                <w:pStyle w:val="Bibliographie"/>
                <w:rPr>
                  <w:del w:id="727" w:author="DARMANA-LEVERT Corentin (FRA-DTI)" w:date="2023-08-27T19:33:00Z"/>
                  <w:b/>
                  <w:bCs/>
                  <w:noProof/>
                </w:rPr>
              </w:pPr>
              <w:del w:id="728" w:author="DARMANA-LEVERT Corentin (FRA-DTI)" w:date="2023-08-27T19:33:00Z">
                <w:r w:rsidDel="00D45538">
                  <w:rPr>
                    <w:b/>
                    <w:bCs/>
                    <w:noProof/>
                  </w:rPr>
                  <w:delText xml:space="preserve">6. </w:delText>
                </w:r>
                <w:r w:rsidDel="00D45538">
                  <w:rPr>
                    <w:b/>
                    <w:bCs/>
                    <w:i/>
                    <w:iCs/>
                    <w:noProof/>
                  </w:rPr>
                  <w:delText xml:space="preserve">hétérogénéité des gros lingots de forge. étude de l'influence des impûretés et des éléments d'alliage sur la ségrégation. </w:delText>
                </w:r>
                <w:r w:rsidDel="00D45538">
                  <w:rPr>
                    <w:b/>
                    <w:bCs/>
                    <w:noProof/>
                  </w:rPr>
                  <w:delText>Comon J., Delorme J., Bastien P. Cherry Hill : s.n., 1972. 6è congrés international de la Grosse Forge.</w:delText>
                </w:r>
              </w:del>
            </w:p>
            <w:p w14:paraId="56308570" w14:textId="77777777" w:rsidR="00D45538" w:rsidDel="00D45538" w:rsidRDefault="00D45538" w:rsidP="00321898">
              <w:pPr>
                <w:pStyle w:val="Bibliographie"/>
                <w:rPr>
                  <w:del w:id="729" w:author="DARMANA-LEVERT Corentin (FRA-DTI)" w:date="2023-08-27T19:33:00Z"/>
                  <w:b/>
                  <w:bCs/>
                  <w:noProof/>
                </w:rPr>
              </w:pPr>
              <w:del w:id="730" w:author="DARMANA-LEVERT Corentin (FRA-DTI)" w:date="2023-08-27T19:33:00Z">
                <w:r w:rsidDel="00D45538">
                  <w:rPr>
                    <w:b/>
                    <w:bCs/>
                    <w:noProof/>
                  </w:rPr>
                  <w:delText xml:space="preserve">7. Loire, Creusot. Industrial problems related to solidification: case of forgings produced from ingots. </w:delText>
                </w:r>
                <w:r w:rsidDel="00D45538">
                  <w:rPr>
                    <w:b/>
                    <w:bCs/>
                    <w:i/>
                    <w:iCs/>
                    <w:noProof/>
                  </w:rPr>
                  <w:delText xml:space="preserve">Métallurgie. </w:delText>
                </w:r>
                <w:r w:rsidDel="00D45538">
                  <w:rPr>
                    <w:b/>
                    <w:bCs/>
                    <w:noProof/>
                  </w:rPr>
                  <w:delText>1989.</w:delText>
                </w:r>
              </w:del>
            </w:p>
            <w:p w14:paraId="1E7BFC85" w14:textId="77777777" w:rsidR="00D45538" w:rsidDel="00D45538" w:rsidRDefault="00D45538" w:rsidP="00321898">
              <w:pPr>
                <w:pStyle w:val="Bibliographie"/>
                <w:rPr>
                  <w:del w:id="731" w:author="DARMANA-LEVERT Corentin (FRA-DTI)" w:date="2023-08-27T19:33:00Z"/>
                  <w:b/>
                  <w:bCs/>
                  <w:noProof/>
                </w:rPr>
              </w:pPr>
              <w:del w:id="732" w:author="DARMANA-LEVERT Corentin (FRA-DTI)" w:date="2023-08-27T19:33:00Z">
                <w:r w:rsidDel="00D45538">
                  <w:rPr>
                    <w:b/>
                    <w:bCs/>
                    <w:noProof/>
                  </w:rPr>
                  <w:delText xml:space="preserve">8. Berger, T. </w:delText>
                </w:r>
                <w:r w:rsidDel="00D45538">
                  <w:rPr>
                    <w:b/>
                    <w:bCs/>
                    <w:i/>
                    <w:iCs/>
                    <w:noProof/>
                  </w:rPr>
                  <w:delText xml:space="preserve">21-TB-292 Les pièces forgées pour la fabrication des gros composants primaires. </w:delText>
                </w:r>
                <w:r w:rsidDel="00D45538">
                  <w:rPr>
                    <w:b/>
                    <w:bCs/>
                    <w:noProof/>
                  </w:rPr>
                  <w:delText>2022.</w:delText>
                </w:r>
              </w:del>
            </w:p>
            <w:p w14:paraId="15934433" w14:textId="77777777" w:rsidR="00D45538" w:rsidDel="00D45538" w:rsidRDefault="00D45538" w:rsidP="00321898">
              <w:pPr>
                <w:pStyle w:val="Bibliographie"/>
                <w:rPr>
                  <w:del w:id="733" w:author="DARMANA-LEVERT Corentin (FRA-DTI)" w:date="2023-08-27T19:33:00Z"/>
                  <w:b/>
                  <w:bCs/>
                  <w:noProof/>
                </w:rPr>
              </w:pPr>
              <w:del w:id="734" w:author="DARMANA-LEVERT Corentin (FRA-DTI)" w:date="2023-08-27T19:33:00Z">
                <w:r w:rsidDel="00D45538">
                  <w:rPr>
                    <w:b/>
                    <w:bCs/>
                    <w:noProof/>
                  </w:rPr>
                  <w:delText xml:space="preserve">9. G. Azizi, T. G. Brian, A.Z. Mohsen. Review of Peritectic Solidification Mechanisms and Effects in Steel Casting. </w:delText>
                </w:r>
                <w:r w:rsidDel="00D45538">
                  <w:rPr>
                    <w:b/>
                    <w:bCs/>
                    <w:i/>
                    <w:iCs/>
                    <w:noProof/>
                  </w:rPr>
                  <w:delText xml:space="preserve">Metallurgical and Materials Transactions B. </w:delText>
                </w:r>
                <w:r w:rsidDel="00D45538">
                  <w:rPr>
                    <w:b/>
                    <w:bCs/>
                    <w:noProof/>
                  </w:rPr>
                  <w:delText>Aug 2020, Vol. 51, 5, pp. 1875-1903.</w:delText>
                </w:r>
              </w:del>
            </w:p>
            <w:p w14:paraId="4DAC0FC0" w14:textId="77777777" w:rsidR="00D45538" w:rsidDel="00D45538" w:rsidRDefault="00D45538" w:rsidP="00321898">
              <w:pPr>
                <w:pStyle w:val="Bibliographie"/>
                <w:rPr>
                  <w:del w:id="735" w:author="DARMANA-LEVERT Corentin (FRA-DTI)" w:date="2023-08-27T19:33:00Z"/>
                  <w:b/>
                  <w:bCs/>
                  <w:noProof/>
                </w:rPr>
              </w:pPr>
              <w:del w:id="736" w:author="DARMANA-LEVERT Corentin (FRA-DTI)" w:date="2023-08-27T19:33:00Z">
                <w:r w:rsidDel="00D45538">
                  <w:rPr>
                    <w:b/>
                    <w:bCs/>
                    <w:noProof/>
                  </w:rPr>
                  <w:delText xml:space="preserve">10. H. Chen, M. Long, J. Cao, D. Chen, T. Liu, Z. Dong. Phase Transition of Peritectic Steel Q345 and Its Effect on the Equilibrium Partition Coefficients of Solutes. </w:delText>
                </w:r>
                <w:r w:rsidDel="00D45538">
                  <w:rPr>
                    <w:b/>
                    <w:bCs/>
                    <w:i/>
                    <w:iCs/>
                    <w:noProof/>
                  </w:rPr>
                  <w:delText xml:space="preserve">Metals. </w:delText>
                </w:r>
                <w:r w:rsidDel="00D45538">
                  <w:rPr>
                    <w:b/>
                    <w:bCs/>
                    <w:noProof/>
                  </w:rPr>
                  <w:delText>2017, Vol. 7, 8, p. 288.</w:delText>
                </w:r>
              </w:del>
            </w:p>
            <w:p w14:paraId="5CE50D91" w14:textId="77777777" w:rsidR="00D45538" w:rsidDel="00D45538" w:rsidRDefault="00D45538" w:rsidP="00321898">
              <w:pPr>
                <w:pStyle w:val="Bibliographie"/>
                <w:rPr>
                  <w:del w:id="737" w:author="DARMANA-LEVERT Corentin (FRA-DTI)" w:date="2023-08-27T19:33:00Z"/>
                  <w:b/>
                  <w:bCs/>
                  <w:noProof/>
                </w:rPr>
              </w:pPr>
              <w:del w:id="738" w:author="DARMANA-LEVERT Corentin (FRA-DTI)" w:date="2023-08-27T19:33:00Z">
                <w:r w:rsidDel="00D45538">
                  <w:rPr>
                    <w:b/>
                    <w:bCs/>
                    <w:noProof/>
                  </w:rPr>
                  <w:delText xml:space="preserve">11. </w:delText>
                </w:r>
                <w:r w:rsidDel="00D45538">
                  <w:rPr>
                    <w:b/>
                    <w:bCs/>
                    <w:i/>
                    <w:iCs/>
                    <w:noProof/>
                  </w:rPr>
                  <w:delText xml:space="preserve">Principles of Control of Soundess and homogeneity of Large Ingots. </w:delText>
                </w:r>
                <w:r w:rsidDel="00D45538">
                  <w:rPr>
                    <w:b/>
                    <w:bCs/>
                    <w:noProof/>
                  </w:rPr>
                  <w:delText>Flemings, M. C. Stockholm : s.n., 1975. Axel Huftgren Memorial Leciure.</w:delText>
                </w:r>
              </w:del>
            </w:p>
            <w:p w14:paraId="5A466531" w14:textId="77777777" w:rsidR="00D45538" w:rsidDel="00D45538" w:rsidRDefault="00D45538" w:rsidP="00321898">
              <w:pPr>
                <w:pStyle w:val="Bibliographie"/>
                <w:rPr>
                  <w:del w:id="739" w:author="DARMANA-LEVERT Corentin (FRA-DTI)" w:date="2023-08-27T19:33:00Z"/>
                  <w:b/>
                  <w:bCs/>
                  <w:noProof/>
                </w:rPr>
              </w:pPr>
              <w:del w:id="740" w:author="DARMANA-LEVERT Corentin (FRA-DTI)" w:date="2023-08-27T19:33:00Z">
                <w:r w:rsidDel="00D45538">
                  <w:rPr>
                    <w:b/>
                    <w:bCs/>
                    <w:noProof/>
                  </w:rPr>
                  <w:delText xml:space="preserve">12. Addad, A. </w:delText>
                </w:r>
                <w:r w:rsidDel="00D45538">
                  <w:rPr>
                    <w:b/>
                    <w:bCs/>
                    <w:i/>
                    <w:iCs/>
                    <w:noProof/>
                  </w:rPr>
                  <w:delText xml:space="preserve">Contribution à l'étude expérimentale des microségrégations dans les aciers présentant une réaction péritectique. </w:delText>
                </w:r>
                <w:r w:rsidDel="00D45538">
                  <w:rPr>
                    <w:b/>
                    <w:bCs/>
                    <w:noProof/>
                  </w:rPr>
                  <w:delText>Université de Lorraine. Nancy : s.n., 2007.</w:delText>
                </w:r>
              </w:del>
            </w:p>
            <w:p w14:paraId="59A4E9C2" w14:textId="77777777" w:rsidR="00D45538" w:rsidDel="00D45538" w:rsidRDefault="00D45538" w:rsidP="00321898">
              <w:pPr>
                <w:pStyle w:val="Bibliographie"/>
                <w:rPr>
                  <w:del w:id="741" w:author="DARMANA-LEVERT Corentin (FRA-DTI)" w:date="2023-08-27T19:33:00Z"/>
                  <w:b/>
                  <w:bCs/>
                  <w:noProof/>
                </w:rPr>
              </w:pPr>
              <w:del w:id="742" w:author="DARMANA-LEVERT Corentin (FRA-DTI)" w:date="2023-08-27T19:33:00Z">
                <w:r w:rsidDel="00D45538">
                  <w:rPr>
                    <w:b/>
                    <w:bCs/>
                    <w:noProof/>
                  </w:rPr>
                  <w:delText xml:space="preserve">13. J. Sarkar, Modak P., Singh S., Chakrabarti D. Effect of cooling-rate during solidification on the structure-property relationship of hot deformed low-carbon steel. </w:delText>
                </w:r>
                <w:r w:rsidDel="00D45538">
                  <w:rPr>
                    <w:b/>
                    <w:bCs/>
                    <w:i/>
                    <w:iCs/>
                    <w:noProof/>
                  </w:rPr>
                  <w:delText xml:space="preserve">Materials Chemistry and Physics. </w:delText>
                </w:r>
                <w:r w:rsidDel="00D45538">
                  <w:rPr>
                    <w:b/>
                    <w:bCs/>
                    <w:noProof/>
                  </w:rPr>
                  <w:delText>2021, Vol. 257, p. 123826.</w:delText>
                </w:r>
              </w:del>
            </w:p>
            <w:p w14:paraId="26A892F7" w14:textId="77777777" w:rsidR="00D45538" w:rsidDel="00D45538" w:rsidRDefault="00D45538" w:rsidP="00321898">
              <w:pPr>
                <w:pStyle w:val="Bibliographie"/>
                <w:rPr>
                  <w:del w:id="743" w:author="DARMANA-LEVERT Corentin (FRA-DTI)" w:date="2023-08-27T19:33:00Z"/>
                  <w:b/>
                  <w:bCs/>
                  <w:noProof/>
                </w:rPr>
              </w:pPr>
              <w:del w:id="744" w:author="DARMANA-LEVERT Corentin (FRA-DTI)" w:date="2023-08-27T19:33:00Z">
                <w:r w:rsidDel="00D45538">
                  <w:rPr>
                    <w:b/>
                    <w:bCs/>
                    <w:noProof/>
                  </w:rPr>
                  <w:delText xml:space="preserve">14. Turkeli, A., &amp; Kirkwood, D. H. Back Diffusion of Manganese during Solidification of Carbon Steels. </w:delText>
                </w:r>
                <w:r w:rsidDel="00D45538">
                  <w:rPr>
                    <w:b/>
                    <w:bCs/>
                    <w:i/>
                    <w:iCs/>
                    <w:noProof/>
                  </w:rPr>
                  <w:delText xml:space="preserve">Materials Science Forum. </w:delText>
                </w:r>
                <w:r w:rsidDel="00D45538">
                  <w:rPr>
                    <w:b/>
                    <w:bCs/>
                    <w:noProof/>
                  </w:rPr>
                  <w:delText>Trans Tech Publications, Ltd, 2006, Vol. 508, pp. 443-448.</w:delText>
                </w:r>
              </w:del>
            </w:p>
            <w:p w14:paraId="2C1ADF41" w14:textId="77777777" w:rsidR="00D45538" w:rsidDel="00D45538" w:rsidRDefault="00D45538" w:rsidP="00321898">
              <w:pPr>
                <w:pStyle w:val="Bibliographie"/>
                <w:rPr>
                  <w:del w:id="745" w:author="DARMANA-LEVERT Corentin (FRA-DTI)" w:date="2023-08-27T19:33:00Z"/>
                  <w:b/>
                  <w:bCs/>
                  <w:noProof/>
                </w:rPr>
              </w:pPr>
              <w:del w:id="746" w:author="DARMANA-LEVERT Corentin (FRA-DTI)" w:date="2023-08-27T19:33:00Z">
                <w:r w:rsidDel="00D45538">
                  <w:rPr>
                    <w:b/>
                    <w:bCs/>
                    <w:noProof/>
                  </w:rPr>
                  <w:delText xml:space="preserve">15. Won, YM., Thomas, B.G. Simple model of microsegregation during solidification of steels. </w:delText>
                </w:r>
                <w:r w:rsidDel="00D45538">
                  <w:rPr>
                    <w:b/>
                    <w:bCs/>
                    <w:i/>
                    <w:iCs/>
                    <w:noProof/>
                  </w:rPr>
                  <w:delText xml:space="preserve">Metall Mater Trans A. </w:delText>
                </w:r>
                <w:r w:rsidDel="00D45538">
                  <w:rPr>
                    <w:b/>
                    <w:bCs/>
                    <w:noProof/>
                  </w:rPr>
                  <w:delText>2001, Vol. 32, pp. 1755-1767.</w:delText>
                </w:r>
              </w:del>
            </w:p>
            <w:p w14:paraId="1DF38C12" w14:textId="77777777" w:rsidR="00D45538" w:rsidDel="00D45538" w:rsidRDefault="00D45538" w:rsidP="00321898">
              <w:pPr>
                <w:pStyle w:val="Bibliographie"/>
                <w:rPr>
                  <w:del w:id="747" w:author="DARMANA-LEVERT Corentin (FRA-DTI)" w:date="2023-08-27T19:33:00Z"/>
                  <w:b/>
                  <w:bCs/>
                  <w:noProof/>
                </w:rPr>
              </w:pPr>
              <w:del w:id="748" w:author="DARMANA-LEVERT Corentin (FRA-DTI)" w:date="2023-08-27T19:33:00Z">
                <w:r w:rsidDel="00D45538">
                  <w:rPr>
                    <w:b/>
                    <w:bCs/>
                    <w:noProof/>
                  </w:rPr>
                  <w:delText xml:space="preserve">16. H.D. Brody, M.C. Flemings. </w:delText>
                </w:r>
                <w:r w:rsidDel="00D45538">
                  <w:rPr>
                    <w:b/>
                    <w:bCs/>
                    <w:i/>
                    <w:iCs/>
                    <w:noProof/>
                  </w:rPr>
                  <w:delText xml:space="preserve">Trans. Met. Soc. AIME. </w:delText>
                </w:r>
                <w:r w:rsidDel="00D45538">
                  <w:rPr>
                    <w:b/>
                    <w:bCs/>
                    <w:noProof/>
                  </w:rPr>
                  <w:delText>1966, Vol. 236, p. 615.</w:delText>
                </w:r>
              </w:del>
            </w:p>
            <w:p w14:paraId="23513EA5" w14:textId="77777777" w:rsidR="00D45538" w:rsidDel="00D45538" w:rsidRDefault="00D45538" w:rsidP="00321898">
              <w:pPr>
                <w:pStyle w:val="Bibliographie"/>
                <w:rPr>
                  <w:del w:id="749" w:author="DARMANA-LEVERT Corentin (FRA-DTI)" w:date="2023-08-27T19:33:00Z"/>
                  <w:b/>
                  <w:bCs/>
                  <w:noProof/>
                </w:rPr>
              </w:pPr>
              <w:del w:id="750" w:author="DARMANA-LEVERT Corentin (FRA-DTI)" w:date="2023-08-27T19:33:00Z">
                <w:r w:rsidDel="00D45538">
                  <w:rPr>
                    <w:b/>
                    <w:bCs/>
                    <w:noProof/>
                  </w:rPr>
                  <w:delText xml:space="preserve">17. Huang, Y., Long, M., Liu, P. Effects of Partition Coefficients, Diffusion Coefficients, and Solidification Paths on Microsegregation in Fe-Based Multinary Alloy. </w:delText>
                </w:r>
                <w:r w:rsidDel="00D45538">
                  <w:rPr>
                    <w:b/>
                    <w:bCs/>
                    <w:i/>
                    <w:iCs/>
                    <w:noProof/>
                  </w:rPr>
                  <w:delText xml:space="preserve">Metall Mater Trans B. </w:delText>
                </w:r>
                <w:r w:rsidDel="00D45538">
                  <w:rPr>
                    <w:b/>
                    <w:bCs/>
                    <w:noProof/>
                  </w:rPr>
                  <w:delText>2017, Vol. 48, pp. 2504-2515.</w:delText>
                </w:r>
              </w:del>
            </w:p>
            <w:p w14:paraId="7EDD0AF1" w14:textId="77777777" w:rsidR="00D45538" w:rsidDel="00D45538" w:rsidRDefault="00D45538" w:rsidP="00321898">
              <w:pPr>
                <w:pStyle w:val="Bibliographie"/>
                <w:rPr>
                  <w:del w:id="751" w:author="DARMANA-LEVERT Corentin (FRA-DTI)" w:date="2023-08-27T19:33:00Z"/>
                  <w:b/>
                  <w:bCs/>
                  <w:noProof/>
                </w:rPr>
              </w:pPr>
              <w:del w:id="752" w:author="DARMANA-LEVERT Corentin (FRA-DTI)" w:date="2023-08-27T19:33:00Z">
                <w:r w:rsidDel="00D45538">
                  <w:rPr>
                    <w:b/>
                    <w:bCs/>
                    <w:noProof/>
                  </w:rPr>
                  <w:delText xml:space="preserve">18. Darmana--Levert C., Marceaux Dit Clémenet A. </w:delText>
                </w:r>
                <w:r w:rsidDel="00D45538">
                  <w:rPr>
                    <w:b/>
                    <w:bCs/>
                    <w:i/>
                    <w:iCs/>
                    <w:noProof/>
                  </w:rPr>
                  <w:delText xml:space="preserve">Guide prise en main de l’extension DICTRA du logiciel Thermo-Calc. </w:delText>
                </w:r>
                <w:r w:rsidDel="00D45538">
                  <w:rPr>
                    <w:b/>
                    <w:bCs/>
                    <w:noProof/>
                  </w:rPr>
                  <w:delText>To be published.</w:delText>
                </w:r>
              </w:del>
            </w:p>
            <w:p w14:paraId="00F9B8F0" w14:textId="77777777" w:rsidR="00D45538" w:rsidDel="00D45538" w:rsidRDefault="00D45538" w:rsidP="00321898">
              <w:pPr>
                <w:pStyle w:val="Bibliographie"/>
                <w:rPr>
                  <w:del w:id="753" w:author="DARMANA-LEVERT Corentin (FRA-DTI)" w:date="2023-08-27T19:33:00Z"/>
                  <w:b/>
                  <w:bCs/>
                  <w:noProof/>
                </w:rPr>
              </w:pPr>
              <w:del w:id="754" w:author="DARMANA-LEVERT Corentin (FRA-DTI)" w:date="2023-08-27T19:33:00Z">
                <w:r w:rsidDel="00D45538">
                  <w:rPr>
                    <w:b/>
                    <w:bCs/>
                    <w:noProof/>
                  </w:rPr>
                  <w:delText xml:space="preserve">19. Darken, L. S. Diffusion of Carbon in Austenite with a Discontinuity in Composition. </w:delText>
                </w:r>
                <w:r w:rsidDel="00D45538">
                  <w:rPr>
                    <w:b/>
                    <w:bCs/>
                    <w:i/>
                    <w:iCs/>
                    <w:noProof/>
                  </w:rPr>
                  <w:delText xml:space="preserve">Metals Technology. </w:delText>
                </w:r>
                <w:r w:rsidDel="00D45538">
                  <w:rPr>
                    <w:b/>
                    <w:bCs/>
                    <w:noProof/>
                  </w:rPr>
                  <w:delText>1948, pp. 430-438.</w:delText>
                </w:r>
              </w:del>
            </w:p>
            <w:p w14:paraId="07388C8F" w14:textId="77777777" w:rsidR="00D45538" w:rsidDel="00D45538" w:rsidRDefault="00D45538" w:rsidP="00321898">
              <w:pPr>
                <w:pStyle w:val="Bibliographie"/>
                <w:rPr>
                  <w:del w:id="755" w:author="DARMANA-LEVERT Corentin (FRA-DTI)" w:date="2023-08-27T19:33:00Z"/>
                  <w:b/>
                  <w:bCs/>
                  <w:noProof/>
                </w:rPr>
              </w:pPr>
              <w:del w:id="756" w:author="DARMANA-LEVERT Corentin (FRA-DTI)" w:date="2023-08-27T19:33:00Z">
                <w:r w:rsidDel="00D45538">
                  <w:rPr>
                    <w:b/>
                    <w:bCs/>
                    <w:noProof/>
                  </w:rPr>
                  <w:delText xml:space="preserve">20. Rong Hu, Aujun Qin, Ben Zhong Tang. AIE polymers : Synthesis and applications. </w:delText>
                </w:r>
                <w:r w:rsidDel="00D45538">
                  <w:rPr>
                    <w:b/>
                    <w:bCs/>
                    <w:i/>
                    <w:iCs/>
                    <w:noProof/>
                  </w:rPr>
                  <w:delText xml:space="preserve">Polymer Science. </w:delText>
                </w:r>
                <w:r w:rsidDel="00D45538">
                  <w:rPr>
                    <w:b/>
                    <w:bCs/>
                    <w:noProof/>
                  </w:rPr>
                  <w:delText>2020, p. 100.</w:delText>
                </w:r>
              </w:del>
            </w:p>
            <w:p w14:paraId="1F74F45D" w14:textId="77777777" w:rsidR="00D45538" w:rsidDel="00D45538" w:rsidRDefault="00D45538" w:rsidP="00321898">
              <w:pPr>
                <w:pStyle w:val="Bibliographie"/>
                <w:rPr>
                  <w:del w:id="757" w:author="DARMANA-LEVERT Corentin (FRA-DTI)" w:date="2023-08-27T19:33:00Z"/>
                  <w:b/>
                  <w:bCs/>
                  <w:noProof/>
                </w:rPr>
              </w:pPr>
              <w:del w:id="758" w:author="DARMANA-LEVERT Corentin (FRA-DTI)" w:date="2023-08-27T19:33:00Z">
                <w:r w:rsidDel="00D45538">
                  <w:rPr>
                    <w:b/>
                    <w:bCs/>
                    <w:noProof/>
                  </w:rPr>
                  <w:delText xml:space="preserve">21. Qiu Z, Liu X, Lam JWY, Tang BZ. The marriage of aggregation-induced emission with polymer science. </w:delText>
                </w:r>
                <w:r w:rsidDel="00D45538">
                  <w:rPr>
                    <w:b/>
                    <w:bCs/>
                    <w:i/>
                    <w:iCs/>
                    <w:noProof/>
                  </w:rPr>
                  <w:delText xml:space="preserve">Macromol Rapid Commum. </w:delText>
                </w:r>
                <w:r w:rsidDel="00D45538">
                  <w:rPr>
                    <w:b/>
                    <w:bCs/>
                    <w:noProof/>
                  </w:rPr>
                  <w:delText>2019, pp. 1-15.</w:delText>
                </w:r>
              </w:del>
            </w:p>
            <w:p w14:paraId="64CF4B6B" w14:textId="77777777" w:rsidR="00D45538" w:rsidDel="00D45538" w:rsidRDefault="00D45538" w:rsidP="00321898">
              <w:pPr>
                <w:pStyle w:val="Bibliographie"/>
                <w:rPr>
                  <w:del w:id="759" w:author="DARMANA-LEVERT Corentin (FRA-DTI)" w:date="2023-08-27T19:33:00Z"/>
                  <w:b/>
                  <w:bCs/>
                  <w:noProof/>
                </w:rPr>
              </w:pPr>
              <w:del w:id="760" w:author="DARMANA-LEVERT Corentin (FRA-DTI)" w:date="2023-08-27T19:33:00Z">
                <w:r w:rsidDel="00D45538">
                  <w:rPr>
                    <w:b/>
                    <w:bCs/>
                    <w:noProof/>
                  </w:rPr>
                  <w:delText xml:space="preserve">22. Zhou X, Luo W, Nie H, Xu L, Hu R, Zhao Z, et al. Oligo(maleic anhydride)s: a platform for unveiling the mechanism of clusteroluminescence of non-aromatic polymers. </w:delText>
                </w:r>
                <w:r w:rsidDel="00D45538">
                  <w:rPr>
                    <w:b/>
                    <w:bCs/>
                    <w:i/>
                    <w:iCs/>
                    <w:noProof/>
                  </w:rPr>
                  <w:delText xml:space="preserve">J Mater Chem C. </w:delText>
                </w:r>
                <w:r w:rsidDel="00D45538">
                  <w:rPr>
                    <w:b/>
                    <w:bCs/>
                    <w:noProof/>
                  </w:rPr>
                  <w:delText>2017, p. 4775.</w:delText>
                </w:r>
              </w:del>
            </w:p>
            <w:p w14:paraId="7F8D2FD5" w14:textId="77777777" w:rsidR="00D45538" w:rsidDel="00D45538" w:rsidRDefault="00D45538" w:rsidP="00321898">
              <w:pPr>
                <w:pStyle w:val="Bibliographie"/>
                <w:rPr>
                  <w:del w:id="761" w:author="DARMANA-LEVERT Corentin (FRA-DTI)" w:date="2023-08-27T19:33:00Z"/>
                  <w:b/>
                  <w:bCs/>
                  <w:noProof/>
                </w:rPr>
              </w:pPr>
              <w:del w:id="762" w:author="DARMANA-LEVERT Corentin (FRA-DTI)" w:date="2023-08-27T19:33:00Z">
                <w:r w:rsidDel="00D45538">
                  <w:rPr>
                    <w:b/>
                    <w:bCs/>
                    <w:noProof/>
                  </w:rPr>
                  <w:delText xml:space="preserve">23. Dong W, Fei T, Palma-Cando A, Scherf U. Aggregation-induced emission and amplified explosive detection of tetraphenylethylene-substituted polycarbazoles. </w:delText>
                </w:r>
                <w:r w:rsidDel="00D45538">
                  <w:rPr>
                    <w:b/>
                    <w:bCs/>
                    <w:i/>
                    <w:iCs/>
                    <w:noProof/>
                  </w:rPr>
                  <w:delText xml:space="preserve">Polym Chem. </w:delText>
                </w:r>
                <w:r w:rsidDel="00D45538">
                  <w:rPr>
                    <w:b/>
                    <w:bCs/>
                    <w:noProof/>
                  </w:rPr>
                  <w:delText>2014, p. 4048.</w:delText>
                </w:r>
              </w:del>
            </w:p>
            <w:p w14:paraId="6670EC5F" w14:textId="77777777" w:rsidR="00D45538" w:rsidDel="00D45538" w:rsidRDefault="00D45538" w:rsidP="00321898">
              <w:pPr>
                <w:pStyle w:val="Bibliographie"/>
                <w:rPr>
                  <w:del w:id="763" w:author="DARMANA-LEVERT Corentin (FRA-DTI)" w:date="2023-08-27T19:33:00Z"/>
                  <w:b/>
                  <w:bCs/>
                  <w:noProof/>
                </w:rPr>
              </w:pPr>
              <w:del w:id="764" w:author="DARMANA-LEVERT Corentin (FRA-DTI)" w:date="2023-08-27T19:33:00Z">
                <w:r w:rsidDel="00D45538">
                  <w:rPr>
                    <w:b/>
                    <w:bCs/>
                    <w:noProof/>
                  </w:rPr>
                  <w:delText xml:space="preserve">24. Marilyne Bélanger-Bouliga, Brandon Andrade-Gagnon, Diep Thi Hong Nguyen. Size-tunable fluorescent dendrimersomes via aggregation-induced emission. </w:delText>
                </w:r>
                <w:r w:rsidDel="00D45538">
                  <w:rPr>
                    <w:b/>
                    <w:bCs/>
                    <w:i/>
                    <w:iCs/>
                    <w:noProof/>
                  </w:rPr>
                  <w:delText xml:space="preserve">ChemComm. </w:delText>
                </w:r>
                <w:r w:rsidDel="00D45538">
                  <w:rPr>
                    <w:b/>
                    <w:bCs/>
                    <w:noProof/>
                  </w:rPr>
                  <w:delText>2021.</w:delText>
                </w:r>
              </w:del>
            </w:p>
            <w:p w14:paraId="1528EB3B" w14:textId="77777777" w:rsidR="00D45538" w:rsidDel="00D45538" w:rsidRDefault="00D45538" w:rsidP="00321898">
              <w:pPr>
                <w:pStyle w:val="Bibliographie"/>
                <w:rPr>
                  <w:del w:id="765" w:author="DARMANA-LEVERT Corentin (FRA-DTI)" w:date="2023-08-27T19:33:00Z"/>
                  <w:b/>
                  <w:bCs/>
                  <w:noProof/>
                </w:rPr>
              </w:pPr>
              <w:del w:id="766" w:author="DARMANA-LEVERT Corentin (FRA-DTI)" w:date="2023-08-27T19:33:00Z">
                <w:r w:rsidDel="00D45538">
                  <w:rPr>
                    <w:b/>
                    <w:bCs/>
                    <w:noProof/>
                  </w:rPr>
                  <w:delText xml:space="preserve">25. Khalid Ferji, Pierre Venturini, Franck Cleymand, Christophe Chassenieux and Jean-Luc Six. In situ glyco-nanostructure formulation via photopolymerization induced self-assembly. </w:delText>
                </w:r>
                <w:r w:rsidDel="00D45538">
                  <w:rPr>
                    <w:b/>
                    <w:bCs/>
                    <w:i/>
                    <w:iCs/>
                    <w:noProof/>
                  </w:rPr>
                  <w:delText xml:space="preserve">Polymer Chemistry. </w:delText>
                </w:r>
                <w:r w:rsidDel="00D45538">
                  <w:rPr>
                    <w:b/>
                    <w:bCs/>
                    <w:noProof/>
                  </w:rPr>
                  <w:delText>2018, p. 2868.</w:delText>
                </w:r>
              </w:del>
            </w:p>
            <w:p w14:paraId="5DD4ED6E" w14:textId="77777777" w:rsidR="00D45538" w:rsidDel="00D45538" w:rsidRDefault="00D45538" w:rsidP="00321898">
              <w:pPr>
                <w:pStyle w:val="Bibliographie"/>
                <w:rPr>
                  <w:del w:id="767" w:author="DARMANA-LEVERT Corentin (FRA-DTI)" w:date="2023-08-27T19:33:00Z"/>
                  <w:b/>
                  <w:bCs/>
                  <w:noProof/>
                </w:rPr>
              </w:pPr>
              <w:del w:id="768" w:author="DARMANA-LEVERT Corentin (FRA-DTI)" w:date="2023-08-27T19:33:00Z">
                <w:r w:rsidDel="00D45538">
                  <w:rPr>
                    <w:b/>
                    <w:bCs/>
                    <w:noProof/>
                  </w:rPr>
                  <w:delText xml:space="preserve">26. Soliman Mehawed Abdellatif Solimana, , Ludovic Colombeau, Cécile Nouvel, Jérôme Babin, Jean-Luc Six. Amphiphilic photosensitive dextran-g-poly(o-nitrobenzyl acrylate)glycopolymers. </w:delText>
                </w:r>
                <w:r w:rsidDel="00D45538">
                  <w:rPr>
                    <w:b/>
                    <w:bCs/>
                    <w:i/>
                    <w:iCs/>
                    <w:noProof/>
                  </w:rPr>
                  <w:delText xml:space="preserve">Carbohydrate Polymers. </w:delText>
                </w:r>
                <w:r w:rsidDel="00D45538">
                  <w:rPr>
                    <w:b/>
                    <w:bCs/>
                    <w:noProof/>
                  </w:rPr>
                  <w:delText>2016, 136, pp. 598-608.</w:delText>
                </w:r>
              </w:del>
            </w:p>
            <w:p w14:paraId="4CA57B3D" w14:textId="77777777" w:rsidR="00D45538" w:rsidDel="00D45538" w:rsidRDefault="00D45538" w:rsidP="00321898">
              <w:pPr>
                <w:pStyle w:val="Bibliographie"/>
                <w:rPr>
                  <w:del w:id="769" w:author="DARMANA-LEVERT Corentin (FRA-DTI)" w:date="2023-08-27T19:33:00Z"/>
                  <w:b/>
                  <w:bCs/>
                  <w:noProof/>
                </w:rPr>
              </w:pPr>
              <w:del w:id="770" w:author="DARMANA-LEVERT Corentin (FRA-DTI)" w:date="2023-08-27T19:33:00Z">
                <w:r w:rsidDel="00D45538">
                  <w:rPr>
                    <w:b/>
                    <w:bCs/>
                    <w:noProof/>
                  </w:rPr>
                  <w:delText xml:space="preserve">27. HERON J., BALCELLS D. Concerted Cycloaddition Mechanism in the CuAAC Reaction Catalyzed by 1,8-Naphthyridine Dicopper Complexes. </w:delText>
                </w:r>
                <w:r w:rsidDel="00D45538">
                  <w:rPr>
                    <w:b/>
                    <w:bCs/>
                    <w:i/>
                    <w:iCs/>
                    <w:noProof/>
                  </w:rPr>
                  <w:delText xml:space="preserve">ACS Catalysis. </w:delText>
                </w:r>
                <w:r w:rsidDel="00D45538">
                  <w:rPr>
                    <w:b/>
                    <w:bCs/>
                    <w:noProof/>
                  </w:rPr>
                  <w:delText>2022, Vol. 12, 8, pp. 4744-4753.</w:delText>
                </w:r>
              </w:del>
            </w:p>
            <w:p w14:paraId="5141D191" w14:textId="58FF6784" w:rsidR="00D61271" w:rsidRDefault="00D61271" w:rsidP="00321898">
              <w:r>
                <w:rPr>
                  <w:b/>
                  <w:bCs/>
                </w:rPr>
                <w:fldChar w:fldCharType="end"/>
              </w:r>
            </w:p>
          </w:sdtContent>
        </w:sdt>
      </w:sdtContent>
    </w:sdt>
    <w:p w14:paraId="4CCEC6B2" w14:textId="77777777" w:rsidR="002C28D4" w:rsidRPr="005E7695" w:rsidRDefault="002C28D4" w:rsidP="009C2789">
      <w:pPr>
        <w:rPr>
          <w:lang w:val="en-GB"/>
        </w:rPr>
      </w:pPr>
    </w:p>
    <w:p w14:paraId="33A985BD" w14:textId="13C39C2E" w:rsidR="006435FF" w:rsidRPr="005E7695" w:rsidRDefault="002A6E15" w:rsidP="00F93EF7">
      <w:pPr>
        <w:pStyle w:val="Titre1"/>
        <w:rPr>
          <w:lang w:val="en-GB"/>
        </w:rPr>
      </w:pPr>
      <w:r w:rsidRPr="005E7695">
        <w:rPr>
          <w:lang w:val="en-GB"/>
        </w:rPr>
        <w:br w:type="page"/>
      </w:r>
      <w:bookmarkStart w:id="771" w:name="_Toc144199690"/>
      <w:r w:rsidR="0099751B" w:rsidRPr="005E7695">
        <w:rPr>
          <w:lang w:val="en-GB"/>
        </w:rPr>
        <w:lastRenderedPageBreak/>
        <w:t>Apprenticeship report</w:t>
      </w:r>
      <w:bookmarkEnd w:id="771"/>
    </w:p>
    <w:p w14:paraId="097C6CCB" w14:textId="793A0FB3" w:rsidR="006435FF" w:rsidRPr="005E7695" w:rsidRDefault="007F6FD3" w:rsidP="004827AD">
      <w:pPr>
        <w:pStyle w:val="Titre2"/>
        <w:jc w:val="left"/>
        <w:rPr>
          <w:lang w:val="en-GB"/>
        </w:rPr>
      </w:pPr>
      <w:bookmarkStart w:id="772" w:name="_Toc144199691"/>
      <w:r w:rsidRPr="005E7695">
        <w:rPr>
          <w:lang w:val="en-GB"/>
        </w:rPr>
        <w:t>Context</w:t>
      </w:r>
      <w:r w:rsidR="00BA00CA">
        <w:rPr>
          <w:lang w:val="en-GB"/>
        </w:rPr>
        <w:t xml:space="preserve">, </w:t>
      </w:r>
      <w:proofErr w:type="gramStart"/>
      <w:r w:rsidRPr="005E7695">
        <w:rPr>
          <w:lang w:val="en-GB"/>
        </w:rPr>
        <w:t>company</w:t>
      </w:r>
      <w:proofErr w:type="gramEnd"/>
      <w:r w:rsidR="00BA00CA">
        <w:rPr>
          <w:lang w:val="en-GB"/>
        </w:rPr>
        <w:t xml:space="preserve"> and subjects</w:t>
      </w:r>
      <w:bookmarkEnd w:id="772"/>
    </w:p>
    <w:p w14:paraId="2ACD5F04" w14:textId="0BC7E727" w:rsidR="0099751B" w:rsidRPr="005E7695" w:rsidRDefault="0099751B" w:rsidP="0099751B">
      <w:pPr>
        <w:rPr>
          <w:lang w:val="en-GB"/>
        </w:rPr>
      </w:pPr>
      <w:r w:rsidRPr="005E7695">
        <w:rPr>
          <w:lang w:val="en-GB"/>
        </w:rPr>
        <w:t xml:space="preserve">In May 2020, I graduated from IUT d’Orsay and obtained a 2-year-bachelor’s degree in chemistry. Wanting to pursue my studies, I applied to EEIGM school </w:t>
      </w:r>
      <w:r w:rsidR="0084262C" w:rsidRPr="005E7695">
        <w:rPr>
          <w:lang w:val="en-GB"/>
        </w:rPr>
        <w:t>to</w:t>
      </w:r>
      <w:r w:rsidRPr="005E7695">
        <w:rPr>
          <w:lang w:val="en-GB"/>
        </w:rPr>
        <w:t xml:space="preserve"> specialize in the material</w:t>
      </w:r>
      <w:r w:rsidR="0084262C">
        <w:rPr>
          <w:lang w:val="en-GB"/>
        </w:rPr>
        <w:t>s</w:t>
      </w:r>
      <w:r w:rsidRPr="005E7695">
        <w:rPr>
          <w:lang w:val="en-GB"/>
        </w:rPr>
        <w:t xml:space="preserve"> science field by taking part in a 3-year</w:t>
      </w:r>
      <w:r w:rsidR="0019255A">
        <w:rPr>
          <w:lang w:val="en-GB"/>
        </w:rPr>
        <w:t>-long</w:t>
      </w:r>
      <w:r w:rsidRPr="005E7695">
        <w:rPr>
          <w:lang w:val="en-GB"/>
        </w:rPr>
        <w:t xml:space="preserve"> formation. </w:t>
      </w:r>
      <w:r w:rsidR="007F6FD3" w:rsidRPr="005E7695">
        <w:rPr>
          <w:lang w:val="en-GB"/>
        </w:rPr>
        <w:t xml:space="preserve">The latter took place under a signed apprenticeship contract with Framatome, </w:t>
      </w:r>
      <w:r w:rsidR="0084262C">
        <w:rPr>
          <w:lang w:val="en-GB"/>
        </w:rPr>
        <w:t>a nuclear industry company.</w:t>
      </w:r>
    </w:p>
    <w:p w14:paraId="223DB348" w14:textId="2217E353" w:rsidR="007F6FD3" w:rsidRPr="005E7695" w:rsidRDefault="007F6FD3" w:rsidP="0099751B">
      <w:pPr>
        <w:rPr>
          <w:lang w:val="en-GB"/>
        </w:rPr>
      </w:pPr>
      <w:r w:rsidRPr="005E7695">
        <w:rPr>
          <w:lang w:val="en-GB"/>
        </w:rPr>
        <w:t>Framatome is a French company founded in 1958 which specializes in providing nuclear construction parts for nuclear reactor</w:t>
      </w:r>
      <w:r w:rsidR="0084262C">
        <w:rPr>
          <w:lang w:val="en-GB"/>
        </w:rPr>
        <w:t>s</w:t>
      </w:r>
      <w:r w:rsidRPr="005E7695">
        <w:rPr>
          <w:lang w:val="en-GB"/>
        </w:rPr>
        <w:t xml:space="preserve"> as well as maintenance</w:t>
      </w:r>
      <w:r w:rsidR="0084262C">
        <w:rPr>
          <w:lang w:val="en-GB"/>
        </w:rPr>
        <w:t xml:space="preserve"> operations</w:t>
      </w:r>
      <w:r w:rsidRPr="005E7695">
        <w:rPr>
          <w:lang w:val="en-GB"/>
        </w:rPr>
        <w:t>.</w:t>
      </w:r>
      <w:r w:rsidR="00831F83" w:rsidRPr="005E7695">
        <w:rPr>
          <w:lang w:val="en-GB"/>
        </w:rPr>
        <w:t xml:space="preserve"> In 2001, the company merged with </w:t>
      </w:r>
      <w:proofErr w:type="spellStart"/>
      <w:r w:rsidR="00831F83" w:rsidRPr="005E7695">
        <w:rPr>
          <w:lang w:val="en-GB"/>
        </w:rPr>
        <w:t>Cogema</w:t>
      </w:r>
      <w:proofErr w:type="spellEnd"/>
      <w:r w:rsidR="00831F83" w:rsidRPr="005E7695">
        <w:rPr>
          <w:lang w:val="en-GB"/>
        </w:rPr>
        <w:t xml:space="preserve"> and CEA </w:t>
      </w:r>
      <w:proofErr w:type="spellStart"/>
      <w:r w:rsidR="00831F83" w:rsidRPr="005E7695">
        <w:rPr>
          <w:lang w:val="en-GB"/>
        </w:rPr>
        <w:t>Industrie</w:t>
      </w:r>
      <w:proofErr w:type="spellEnd"/>
      <w:r w:rsidR="00831F83" w:rsidRPr="005E7695">
        <w:rPr>
          <w:lang w:val="en-GB"/>
        </w:rPr>
        <w:t xml:space="preserve"> to form </w:t>
      </w:r>
      <w:proofErr w:type="spellStart"/>
      <w:r w:rsidR="00831F83" w:rsidRPr="005E7695">
        <w:rPr>
          <w:lang w:val="en-GB"/>
        </w:rPr>
        <w:t>Areva</w:t>
      </w:r>
      <w:proofErr w:type="spellEnd"/>
      <w:r w:rsidR="00831F83" w:rsidRPr="005E7695">
        <w:rPr>
          <w:lang w:val="en-GB"/>
        </w:rPr>
        <w:t xml:space="preserve"> NP (for </w:t>
      </w:r>
      <w:proofErr w:type="spellStart"/>
      <w:r w:rsidR="00831F83" w:rsidRPr="005E7695">
        <w:rPr>
          <w:lang w:val="en-GB"/>
        </w:rPr>
        <w:t>Areva</w:t>
      </w:r>
      <w:proofErr w:type="spellEnd"/>
      <w:r w:rsidR="00831F83" w:rsidRPr="005E7695">
        <w:rPr>
          <w:lang w:val="en-GB"/>
        </w:rPr>
        <w:t xml:space="preserve"> Nuclear power) which led to the almost total disappearance of the Framatome branding. Later in 2018, EDF took over and </w:t>
      </w:r>
      <w:proofErr w:type="spellStart"/>
      <w:r w:rsidR="00831F83" w:rsidRPr="005E7695">
        <w:rPr>
          <w:lang w:val="en-GB"/>
        </w:rPr>
        <w:t>Areva</w:t>
      </w:r>
      <w:proofErr w:type="spellEnd"/>
      <w:r w:rsidR="00831F83" w:rsidRPr="005E7695">
        <w:rPr>
          <w:lang w:val="en-GB"/>
        </w:rPr>
        <w:t xml:space="preserve"> split into Framatome and </w:t>
      </w:r>
      <w:proofErr w:type="spellStart"/>
      <w:r w:rsidR="00831F83" w:rsidRPr="005E7695">
        <w:rPr>
          <w:lang w:val="en-GB"/>
        </w:rPr>
        <w:t>Orano</w:t>
      </w:r>
      <w:proofErr w:type="spellEnd"/>
      <w:r w:rsidR="00831F83" w:rsidRPr="005E7695">
        <w:rPr>
          <w:lang w:val="en-GB"/>
        </w:rPr>
        <w:t>. Framatome</w:t>
      </w:r>
      <w:r w:rsidR="000B47A3" w:rsidRPr="005E7695">
        <w:rPr>
          <w:lang w:val="en-GB"/>
        </w:rPr>
        <w:t xml:space="preserve"> became a multinational company by providing 25 powerplants with 68 reactors around the world, 59 of which in France. Framatome is also known for patenting an optimized type of reactor named EPR (European Pressurized Reactor) and implementing </w:t>
      </w:r>
      <w:r w:rsidR="00831F83" w:rsidRPr="005E7695">
        <w:rPr>
          <w:lang w:val="en-GB"/>
        </w:rPr>
        <w:t xml:space="preserve">4 of them in </w:t>
      </w:r>
      <w:proofErr w:type="spellStart"/>
      <w:r w:rsidR="00831F83" w:rsidRPr="005E7695">
        <w:rPr>
          <w:lang w:val="en-GB"/>
        </w:rPr>
        <w:t>Flamanville</w:t>
      </w:r>
      <w:proofErr w:type="spellEnd"/>
      <w:r w:rsidR="0084262C">
        <w:rPr>
          <w:lang w:val="en-GB"/>
        </w:rPr>
        <w:t xml:space="preserve"> (France)</w:t>
      </w:r>
      <w:r w:rsidR="00831F83" w:rsidRPr="005E7695">
        <w:rPr>
          <w:lang w:val="en-GB"/>
        </w:rPr>
        <w:t>, Taishan</w:t>
      </w:r>
      <w:r w:rsidR="0084262C">
        <w:rPr>
          <w:lang w:val="en-GB"/>
        </w:rPr>
        <w:t xml:space="preserve"> (China)</w:t>
      </w:r>
      <w:r w:rsidR="00831F83" w:rsidRPr="005E7695">
        <w:rPr>
          <w:lang w:val="en-GB"/>
        </w:rPr>
        <w:t xml:space="preserve"> and </w:t>
      </w:r>
      <w:proofErr w:type="spellStart"/>
      <w:r w:rsidR="00831F83" w:rsidRPr="005E7695">
        <w:rPr>
          <w:lang w:val="en-GB"/>
        </w:rPr>
        <w:t>Olkiluoto</w:t>
      </w:r>
      <w:proofErr w:type="spellEnd"/>
      <w:r w:rsidR="00831F83" w:rsidRPr="005E7695">
        <w:rPr>
          <w:lang w:val="en-GB"/>
        </w:rPr>
        <w:t xml:space="preserve"> </w:t>
      </w:r>
      <w:r w:rsidR="0084262C">
        <w:rPr>
          <w:lang w:val="en-GB"/>
        </w:rPr>
        <w:t xml:space="preserve">(Finland) </w:t>
      </w:r>
      <w:r w:rsidR="00831F83" w:rsidRPr="005E7695">
        <w:rPr>
          <w:lang w:val="en-GB"/>
        </w:rPr>
        <w:t>more recently.</w:t>
      </w:r>
    </w:p>
    <w:p w14:paraId="1AC6E169" w14:textId="4D44AD6B" w:rsidR="000755FE" w:rsidRPr="005E7695" w:rsidRDefault="0084262C" w:rsidP="0099751B">
      <w:pPr>
        <w:rPr>
          <w:lang w:val="en-GB"/>
        </w:rPr>
      </w:pPr>
      <w:commentRangeStart w:id="773"/>
      <w:commentRangeEnd w:id="773"/>
      <w:r>
        <w:rPr>
          <w:rStyle w:val="Marquedecommentaire"/>
        </w:rPr>
        <w:commentReference w:id="773"/>
      </w:r>
      <w:r w:rsidR="0014012D" w:rsidRPr="005E7695">
        <w:rPr>
          <w:lang w:val="en-GB"/>
        </w:rPr>
        <w:t>Today, Framatome is currently working on other projects such as Hinkley Point C, Sizewell C, ITER as well as the SMR (Small Modular Reactors).</w:t>
      </w:r>
    </w:p>
    <w:p w14:paraId="3CFB520B" w14:textId="1B3A7F91" w:rsidR="0014012D" w:rsidRPr="005E7695" w:rsidRDefault="0014012D" w:rsidP="0099751B">
      <w:pPr>
        <w:rPr>
          <w:lang w:val="en-GB"/>
        </w:rPr>
      </w:pPr>
      <w:r w:rsidRPr="005E7695">
        <w:rPr>
          <w:lang w:val="en-GB"/>
        </w:rPr>
        <w:t xml:space="preserve">During these 3 years, I have been working at Framatome La Défense headquarters in Paris in the </w:t>
      </w:r>
      <w:proofErr w:type="spellStart"/>
      <w:r w:rsidRPr="005E7695">
        <w:rPr>
          <w:lang w:val="en-GB"/>
        </w:rPr>
        <w:t>Areva</w:t>
      </w:r>
      <w:proofErr w:type="spellEnd"/>
      <w:r w:rsidRPr="005E7695">
        <w:rPr>
          <w:lang w:val="en-GB"/>
        </w:rPr>
        <w:t xml:space="preserve"> tower. </w:t>
      </w:r>
      <w:r w:rsidR="004C1C64" w:rsidRPr="005E7695">
        <w:rPr>
          <w:lang w:val="en-GB"/>
        </w:rPr>
        <w:t>I have been assigned to the Research and Development section in metallurgy as an apprentice engineer. My colleagues all have experience or/and a PhD in metallurgy and their work consists in writing technical notes, reports and discussing experimental matters and issues encountered at the factories.</w:t>
      </w:r>
    </w:p>
    <w:p w14:paraId="77E2CB7E" w14:textId="7AD3CC33" w:rsidR="00AD66C5" w:rsidRPr="005E7695" w:rsidRDefault="00AD66C5" w:rsidP="0099751B">
      <w:pPr>
        <w:rPr>
          <w:lang w:val="en-GB"/>
        </w:rPr>
      </w:pPr>
      <w:r w:rsidRPr="005E7695">
        <w:rPr>
          <w:lang w:val="en-GB"/>
        </w:rPr>
        <w:t xml:space="preserve">My apprenticeship work has been along the same lines. I have been doing </w:t>
      </w:r>
      <w:r w:rsidR="00266FB8" w:rsidRPr="005E7695">
        <w:rPr>
          <w:lang w:val="en-GB"/>
        </w:rPr>
        <w:t xml:space="preserve">technical and </w:t>
      </w:r>
      <w:r w:rsidRPr="005E7695">
        <w:rPr>
          <w:lang w:val="en-GB"/>
        </w:rPr>
        <w:t xml:space="preserve">theoretical work </w:t>
      </w:r>
      <w:r w:rsidR="00266FB8" w:rsidRPr="005E7695">
        <w:rPr>
          <w:lang w:val="en-GB"/>
        </w:rPr>
        <w:t>mostly about the solidification of ingots, but also other aspect</w:t>
      </w:r>
      <w:r w:rsidR="00ED39C4">
        <w:rPr>
          <w:lang w:val="en-GB"/>
        </w:rPr>
        <w:t>s</w:t>
      </w:r>
      <w:r w:rsidR="00266FB8" w:rsidRPr="005E7695">
        <w:rPr>
          <w:lang w:val="en-GB"/>
        </w:rPr>
        <w:t xml:space="preserve"> of metallurgy.</w:t>
      </w:r>
    </w:p>
    <w:p w14:paraId="2CF19F8C" w14:textId="5D2F3FB3" w:rsidR="00266FB8" w:rsidRDefault="00266FB8" w:rsidP="0099751B">
      <w:pPr>
        <w:rPr>
          <w:ins w:id="774" w:author="DARMANA-LEVERT Corentin (FRA-DTI)" w:date="2023-08-10T10:59:00Z"/>
          <w:lang w:val="en-GB"/>
        </w:rPr>
      </w:pPr>
      <w:r w:rsidRPr="005E7695">
        <w:rPr>
          <w:lang w:val="en-GB"/>
        </w:rPr>
        <w:t>The report</w:t>
      </w:r>
      <w:r w:rsidR="00ED39C4">
        <w:rPr>
          <w:lang w:val="en-GB"/>
        </w:rPr>
        <w:t xml:space="preserve"> section</w:t>
      </w:r>
      <w:r w:rsidRPr="005E7695">
        <w:rPr>
          <w:lang w:val="en-GB"/>
        </w:rPr>
        <w:t xml:space="preserve"> aims to be a retrospective summary of the work I have done at Framatome. It can be divided in three parts: research, technology, and simulation, encapsulating several projects. This is how this apprenticeship report will be structured below</w:t>
      </w:r>
      <w:r w:rsidR="00314AA8" w:rsidRPr="005E7695">
        <w:rPr>
          <w:lang w:val="en-GB"/>
        </w:rPr>
        <w:t>.</w:t>
      </w:r>
    </w:p>
    <w:p w14:paraId="78AB8C31" w14:textId="77777777" w:rsidR="0089669C" w:rsidRPr="005E7695" w:rsidRDefault="0089669C" w:rsidP="0099751B">
      <w:pPr>
        <w:rPr>
          <w:lang w:val="en-GB"/>
        </w:rPr>
      </w:pPr>
    </w:p>
    <w:p w14:paraId="05666604" w14:textId="5C531B0B" w:rsidR="002C28D4" w:rsidRPr="005E7695" w:rsidRDefault="002C28D4" w:rsidP="00F93EF7">
      <w:pPr>
        <w:pStyle w:val="Titre3"/>
        <w:rPr>
          <w:lang w:val="en-GB"/>
        </w:rPr>
      </w:pPr>
      <w:bookmarkStart w:id="775" w:name="_Toc144199692"/>
      <w:commentRangeStart w:id="776"/>
      <w:r w:rsidRPr="005E7695">
        <w:rPr>
          <w:lang w:val="en-GB"/>
        </w:rPr>
        <w:t>T</w:t>
      </w:r>
      <w:r w:rsidR="00314AA8" w:rsidRPr="005E7695">
        <w:rPr>
          <w:lang w:val="en-GB"/>
        </w:rPr>
        <w:t>echnology subjects</w:t>
      </w:r>
      <w:commentRangeEnd w:id="776"/>
      <w:r w:rsidR="0084262C">
        <w:rPr>
          <w:rStyle w:val="Marquedecommentaire"/>
          <w:b w:val="0"/>
          <w:bCs w:val="0"/>
        </w:rPr>
        <w:commentReference w:id="776"/>
      </w:r>
      <w:bookmarkEnd w:id="775"/>
    </w:p>
    <w:p w14:paraId="5AD33B5E" w14:textId="04281D71" w:rsidR="00314AA8" w:rsidRPr="005E7695" w:rsidRDefault="00314AA8" w:rsidP="00314AA8">
      <w:pPr>
        <w:rPr>
          <w:lang w:val="en-GB"/>
        </w:rPr>
      </w:pPr>
      <w:r w:rsidRPr="005E7695">
        <w:rPr>
          <w:lang w:val="en-GB"/>
        </w:rPr>
        <w:t>Technology work can be defined as work regarding concrete aspects of Framatome, work that is necessary for an ongoing project of Framatome. The goal of a technological work is to communicate, capitalize and centralize</w:t>
      </w:r>
      <w:r w:rsidR="001A07B3" w:rsidRPr="005E7695">
        <w:rPr>
          <w:lang w:val="en-GB"/>
        </w:rPr>
        <w:t xml:space="preserve"> industrial</w:t>
      </w:r>
      <w:r w:rsidRPr="005E7695">
        <w:rPr>
          <w:lang w:val="en-GB"/>
        </w:rPr>
        <w:t xml:space="preserve"> data while bringing a scientific point of view and method</w:t>
      </w:r>
      <w:r w:rsidR="00B80B60" w:rsidRPr="005E7695">
        <w:rPr>
          <w:lang w:val="en-GB"/>
        </w:rPr>
        <w:t xml:space="preserve"> to discuss these data.</w:t>
      </w:r>
    </w:p>
    <w:p w14:paraId="36288724" w14:textId="1E8ECF10" w:rsidR="001A07B3" w:rsidRDefault="001A07B3" w:rsidP="00314AA8">
      <w:pPr>
        <w:rPr>
          <w:ins w:id="777" w:author="DARMANA-LEVERT Corentin (FRA-DTI)" w:date="2023-08-29T08:09:00Z"/>
          <w:lang w:val="en-GB"/>
        </w:rPr>
      </w:pPr>
      <w:r w:rsidRPr="005E7695">
        <w:rPr>
          <w:lang w:val="en-GB"/>
        </w:rPr>
        <w:t xml:space="preserve">I was able to work on two </w:t>
      </w:r>
      <w:ins w:id="778" w:author="DARMANA-LEVERT Corentin (FRA-DTI)" w:date="2023-08-11T09:30:00Z">
        <w:r w:rsidR="00905452">
          <w:rPr>
            <w:lang w:val="en-GB"/>
          </w:rPr>
          <w:t xml:space="preserve">technological </w:t>
        </w:r>
      </w:ins>
      <w:del w:id="779" w:author="DARMANA-LEVERT Corentin (FRA-DTI)" w:date="2023-08-11T09:30:00Z">
        <w:r w:rsidRPr="005E7695" w:rsidDel="00905452">
          <w:rPr>
            <w:lang w:val="en-GB"/>
          </w:rPr>
          <w:delText xml:space="preserve">of Framatome </w:delText>
        </w:r>
      </w:del>
      <w:r w:rsidRPr="005E7695">
        <w:rPr>
          <w:lang w:val="en-GB"/>
        </w:rPr>
        <w:t>projects</w:t>
      </w:r>
      <w:del w:id="780" w:author="DARMANA-LEVERT Corentin (FRA-DTI)" w:date="2023-08-11T09:30:00Z">
        <w:r w:rsidRPr="005E7695" w:rsidDel="00905452">
          <w:rPr>
            <w:lang w:val="en-GB"/>
          </w:rPr>
          <w:delText xml:space="preserve"> </w:delText>
        </w:r>
      </w:del>
      <w:r w:rsidRPr="005E7695">
        <w:rPr>
          <w:lang w:val="en-GB"/>
        </w:rPr>
        <w:t>: MOPPEC (</w:t>
      </w:r>
      <w:proofErr w:type="spellStart"/>
      <w:r w:rsidRPr="001777F7">
        <w:rPr>
          <w:i/>
          <w:iCs/>
          <w:lang w:val="en-GB"/>
          <w:rPrChange w:id="781" w:author="DARMANA-LEVERT Corentin (FRA-DTI)" w:date="2023-08-11T09:31:00Z">
            <w:rPr>
              <w:lang w:val="en-GB"/>
            </w:rPr>
          </w:rPrChange>
        </w:rPr>
        <w:t>MOdélisation</w:t>
      </w:r>
      <w:proofErr w:type="spellEnd"/>
      <w:r w:rsidRPr="001777F7">
        <w:rPr>
          <w:i/>
          <w:iCs/>
          <w:lang w:val="en-GB"/>
          <w:rPrChange w:id="782" w:author="DARMANA-LEVERT Corentin (FRA-DTI)" w:date="2023-08-11T09:31:00Z">
            <w:rPr>
              <w:lang w:val="en-GB"/>
            </w:rPr>
          </w:rPrChange>
        </w:rPr>
        <w:t xml:space="preserve"> des </w:t>
      </w:r>
      <w:proofErr w:type="spellStart"/>
      <w:r w:rsidRPr="001777F7">
        <w:rPr>
          <w:i/>
          <w:iCs/>
          <w:lang w:val="en-GB"/>
          <w:rPrChange w:id="783" w:author="DARMANA-LEVERT Corentin (FRA-DTI)" w:date="2023-08-11T09:31:00Z">
            <w:rPr>
              <w:lang w:val="en-GB"/>
            </w:rPr>
          </w:rPrChange>
        </w:rPr>
        <w:t>Propriétés</w:t>
      </w:r>
      <w:proofErr w:type="spellEnd"/>
      <w:r w:rsidRPr="001777F7">
        <w:rPr>
          <w:i/>
          <w:iCs/>
          <w:lang w:val="en-GB"/>
          <w:rPrChange w:id="784" w:author="DARMANA-LEVERT Corentin (FRA-DTI)" w:date="2023-08-11T09:31:00Z">
            <w:rPr>
              <w:lang w:val="en-GB"/>
            </w:rPr>
          </w:rPrChange>
        </w:rPr>
        <w:t xml:space="preserve"> </w:t>
      </w:r>
      <w:proofErr w:type="spellStart"/>
      <w:r w:rsidRPr="001777F7">
        <w:rPr>
          <w:i/>
          <w:iCs/>
          <w:lang w:val="en-GB"/>
          <w:rPrChange w:id="785" w:author="DARMANA-LEVERT Corentin (FRA-DTI)" w:date="2023-08-11T09:31:00Z">
            <w:rPr>
              <w:lang w:val="en-GB"/>
            </w:rPr>
          </w:rPrChange>
        </w:rPr>
        <w:t>Pièces</w:t>
      </w:r>
      <w:proofErr w:type="spellEnd"/>
      <w:r w:rsidRPr="001777F7">
        <w:rPr>
          <w:i/>
          <w:iCs/>
          <w:lang w:val="en-GB"/>
          <w:rPrChange w:id="786" w:author="DARMANA-LEVERT Corentin (FRA-DTI)" w:date="2023-08-11T09:31:00Z">
            <w:rPr>
              <w:lang w:val="en-GB"/>
            </w:rPr>
          </w:rPrChange>
        </w:rPr>
        <w:t xml:space="preserve"> </w:t>
      </w:r>
      <w:proofErr w:type="spellStart"/>
      <w:r w:rsidRPr="001777F7">
        <w:rPr>
          <w:i/>
          <w:iCs/>
          <w:lang w:val="en-GB"/>
          <w:rPrChange w:id="787" w:author="DARMANA-LEVERT Corentin (FRA-DTI)" w:date="2023-08-11T09:31:00Z">
            <w:rPr>
              <w:lang w:val="en-GB"/>
            </w:rPr>
          </w:rPrChange>
        </w:rPr>
        <w:t>ECrasées</w:t>
      </w:r>
      <w:proofErr w:type="spellEnd"/>
      <w:r w:rsidRPr="005E7695">
        <w:rPr>
          <w:lang w:val="en-GB"/>
        </w:rPr>
        <w:t>) and SimDB (</w:t>
      </w:r>
      <w:commentRangeStart w:id="788"/>
      <w:commentRangeStart w:id="789"/>
      <w:r w:rsidRPr="005E7695">
        <w:rPr>
          <w:lang w:val="en-GB"/>
        </w:rPr>
        <w:t>Sim</w:t>
      </w:r>
      <w:ins w:id="790" w:author="DARMANA-LEVERT Corentin (FRA-DTI)" w:date="2023-08-10T10:59:00Z">
        <w:r w:rsidR="0089669C">
          <w:rPr>
            <w:lang w:val="en-GB"/>
          </w:rPr>
          <w:t>ulation</w:t>
        </w:r>
      </w:ins>
      <w:r w:rsidRPr="005E7695">
        <w:rPr>
          <w:lang w:val="en-GB"/>
        </w:rPr>
        <w:t xml:space="preserve"> </w:t>
      </w:r>
      <w:commentRangeEnd w:id="788"/>
      <w:r w:rsidR="0084262C">
        <w:rPr>
          <w:rStyle w:val="Marquedecommentaire"/>
        </w:rPr>
        <w:commentReference w:id="788"/>
      </w:r>
      <w:commentRangeEnd w:id="789"/>
      <w:r w:rsidR="0089669C">
        <w:rPr>
          <w:rStyle w:val="Marquedecommentaire"/>
        </w:rPr>
        <w:commentReference w:id="789"/>
      </w:r>
      <w:r w:rsidRPr="005E7695">
        <w:rPr>
          <w:lang w:val="en-GB"/>
        </w:rPr>
        <w:t>Database)</w:t>
      </w:r>
      <w:ins w:id="791" w:author="MARCEAUX DIT CLEMENT Arthur (FRA-DTI)" w:date="2023-07-19T10:54:00Z">
        <w:r w:rsidR="00FC3683">
          <w:rPr>
            <w:lang w:val="en-GB"/>
          </w:rPr>
          <w:t>.</w:t>
        </w:r>
      </w:ins>
      <w:del w:id="792" w:author="MARCEAUX DIT CLEMENT Arthur (FRA-DTI)" w:date="2023-07-19T10:54:00Z">
        <w:r w:rsidRPr="005E7695" w:rsidDel="00FC3683">
          <w:rPr>
            <w:lang w:val="en-GB"/>
          </w:rPr>
          <w:delText>;</w:delText>
        </w:r>
      </w:del>
    </w:p>
    <w:p w14:paraId="67AA53DB" w14:textId="77777777" w:rsidR="00850BFD" w:rsidRPr="005E7695" w:rsidRDefault="00850BFD" w:rsidP="00314AA8">
      <w:pPr>
        <w:rPr>
          <w:lang w:val="en-GB"/>
        </w:rPr>
      </w:pPr>
    </w:p>
    <w:p w14:paraId="0CB93B41" w14:textId="053933CF" w:rsidR="001A07B3" w:rsidRPr="005E7695" w:rsidRDefault="001A07B3" w:rsidP="001A07B3">
      <w:pPr>
        <w:pStyle w:val="Titre4"/>
        <w:rPr>
          <w:lang w:val="en-GB"/>
        </w:rPr>
      </w:pPr>
      <w:bookmarkStart w:id="793" w:name="_Toc144199693"/>
      <w:r w:rsidRPr="005E7695">
        <w:rPr>
          <w:lang w:val="en-GB"/>
        </w:rPr>
        <w:t>MOPPEC</w:t>
      </w:r>
      <w:bookmarkEnd w:id="793"/>
    </w:p>
    <w:p w14:paraId="7E854285" w14:textId="271A13E1" w:rsidR="001928C0" w:rsidRPr="005E7695" w:rsidRDefault="001928C0" w:rsidP="0089669C">
      <w:pPr>
        <w:pStyle w:val="Titre5"/>
        <w:rPr>
          <w:lang w:val="en-GB"/>
        </w:rPr>
      </w:pPr>
      <w:r w:rsidRPr="005E7695">
        <w:rPr>
          <w:lang w:val="en-GB"/>
        </w:rPr>
        <w:t>Context</w:t>
      </w:r>
    </w:p>
    <w:p w14:paraId="71D1C35C" w14:textId="09F83538" w:rsidR="003F64F2" w:rsidRPr="005E7695" w:rsidRDefault="003F64F2" w:rsidP="001A07B3">
      <w:pPr>
        <w:rPr>
          <w:lang w:val="en-GB"/>
        </w:rPr>
      </w:pPr>
      <w:r w:rsidRPr="005E7695">
        <w:rPr>
          <w:lang w:val="en-GB"/>
        </w:rPr>
        <w:t xml:space="preserve">This first technological work was a </w:t>
      </w:r>
      <w:r w:rsidR="00C11907" w:rsidRPr="005E7695">
        <w:rPr>
          <w:lang w:val="en-GB"/>
        </w:rPr>
        <w:t>technical note gathering</w:t>
      </w:r>
      <w:r w:rsidRPr="005E7695">
        <w:rPr>
          <w:lang w:val="en-GB"/>
        </w:rPr>
        <w:t xml:space="preserve"> data about the </w:t>
      </w:r>
      <w:commentRangeStart w:id="794"/>
      <w:r w:rsidRPr="005E7695">
        <w:rPr>
          <w:lang w:val="en-GB"/>
        </w:rPr>
        <w:t xml:space="preserve">MOPPEC </w:t>
      </w:r>
      <w:commentRangeEnd w:id="794"/>
      <w:r w:rsidR="00FC3683">
        <w:rPr>
          <w:rStyle w:val="Marquedecommentaire"/>
        </w:rPr>
        <w:commentReference w:id="794"/>
      </w:r>
      <w:r w:rsidRPr="005E7695">
        <w:rPr>
          <w:lang w:val="en-GB"/>
        </w:rPr>
        <w:t>project</w:t>
      </w:r>
      <w:r w:rsidR="00C11907" w:rsidRPr="005E7695">
        <w:rPr>
          <w:lang w:val="en-GB"/>
        </w:rPr>
        <w:t>. These data were chemical characterizations inside of a bloom that was ingot cast.</w:t>
      </w:r>
    </w:p>
    <w:p w14:paraId="6A8BD445" w14:textId="5D571BC9" w:rsidR="001A07B3" w:rsidRPr="005E7695" w:rsidRDefault="00C17BC9" w:rsidP="001A07B3">
      <w:pPr>
        <w:rPr>
          <w:lang w:val="en-GB"/>
        </w:rPr>
      </w:pPr>
      <w:r w:rsidRPr="005E7695">
        <w:rPr>
          <w:lang w:val="en-GB"/>
        </w:rPr>
        <w:t xml:space="preserve">The MOPPEC project is part of the manufacturing processes adaptation for heavy components following the decree issued on December 12, </w:t>
      </w:r>
      <w:proofErr w:type="gramStart"/>
      <w:r w:rsidRPr="005E7695">
        <w:rPr>
          <w:lang w:val="en-GB"/>
        </w:rPr>
        <w:t>2005</w:t>
      </w:r>
      <w:proofErr w:type="gramEnd"/>
      <w:r w:rsidRPr="005E7695">
        <w:rPr>
          <w:lang w:val="en-GB"/>
        </w:rPr>
        <w:t xml:space="preserve"> about Nuclear Pressure Equipment (ESPN), decree amended on December 30, 2015. Appendix 1 of this order prescribes a technical qualification of the equipment components for which heterogeneities in composition or mechanical properties may exist due to the development of the materials or the complexity of the operations of manufacturing.</w:t>
      </w:r>
    </w:p>
    <w:p w14:paraId="446458C2" w14:textId="0F48853D" w:rsidR="00444BD8" w:rsidRPr="005E7695" w:rsidRDefault="00C17BC9" w:rsidP="009802AA">
      <w:pPr>
        <w:rPr>
          <w:lang w:val="en-GB"/>
        </w:rPr>
      </w:pPr>
      <w:r w:rsidRPr="005E7695">
        <w:rPr>
          <w:lang w:val="en-GB"/>
        </w:rPr>
        <w:lastRenderedPageBreak/>
        <w:t>The development of nuclear equipment components such as steam generators or vessel</w:t>
      </w:r>
      <w:r w:rsidR="00ED39C4">
        <w:rPr>
          <w:lang w:val="en-GB"/>
        </w:rPr>
        <w:t>s</w:t>
      </w:r>
      <w:r w:rsidRPr="005E7695">
        <w:rPr>
          <w:lang w:val="en-GB"/>
        </w:rPr>
        <w:t xml:space="preserve"> involves the casting and forging of low-alloy high tonnage steel ingots. During</w:t>
      </w:r>
      <w:del w:id="795" w:author="MARCEAUX DIT CLEMENT Arthur (FRA-DTI)" w:date="2023-07-19T10:56:00Z">
        <w:r w:rsidRPr="005E7695" w:rsidDel="00FC3683">
          <w:rPr>
            <w:lang w:val="en-GB"/>
          </w:rPr>
          <w:delText>,</w:delText>
        </w:r>
      </w:del>
      <w:r w:rsidRPr="005E7695">
        <w:rPr>
          <w:lang w:val="en-GB"/>
        </w:rPr>
        <w:t xml:space="preserve"> solidification of the ingot</w:t>
      </w:r>
      <w:ins w:id="796" w:author="MARCEAUX DIT CLEMENT Arthur (FRA-DTI)" w:date="2023-07-19T10:56:00Z">
        <w:r w:rsidR="00FC3683">
          <w:rPr>
            <w:lang w:val="en-GB"/>
          </w:rPr>
          <w:t>,</w:t>
        </w:r>
      </w:ins>
      <w:r w:rsidRPr="005E7695">
        <w:rPr>
          <w:lang w:val="en-GB"/>
        </w:rPr>
        <w:t xml:space="preserve"> a transport of the alloying elements over a long</w:t>
      </w:r>
      <w:ins w:id="797" w:author="MARCEAUX DIT CLEMENT Arthur (FRA-DTI)" w:date="2023-07-19T10:56:00Z">
        <w:r w:rsidR="00FC3683">
          <w:rPr>
            <w:lang w:val="en-GB"/>
          </w:rPr>
          <w:t xml:space="preserve"> </w:t>
        </w:r>
      </w:ins>
      <w:del w:id="798" w:author="MARCEAUX DIT CLEMENT Arthur (FRA-DTI)" w:date="2023-07-19T10:56:00Z">
        <w:r w:rsidRPr="005E7695" w:rsidDel="00FC3683">
          <w:rPr>
            <w:lang w:val="en-GB"/>
          </w:rPr>
          <w:delText>-</w:delText>
        </w:r>
      </w:del>
      <w:r w:rsidRPr="005E7695">
        <w:rPr>
          <w:lang w:val="en-GB"/>
        </w:rPr>
        <w:t>distance</w:t>
      </w:r>
      <w:r w:rsidR="00FC3683">
        <w:rPr>
          <w:lang w:val="en-GB"/>
        </w:rPr>
        <w:t>s (a few meters)</w:t>
      </w:r>
      <w:r w:rsidRPr="005E7695">
        <w:rPr>
          <w:lang w:val="en-GB"/>
        </w:rPr>
        <w:t xml:space="preserve"> generating carbon macrosegregation</w:t>
      </w:r>
      <w:del w:id="799" w:author="MARCEAUX DIT CLEMENT Arthur (FRA-DTI)" w:date="2023-07-19T10:56:00Z">
        <w:r w:rsidRPr="005E7695" w:rsidDel="00FC3683">
          <w:rPr>
            <w:lang w:val="en-GB"/>
          </w:rPr>
          <w:delText>s</w:delText>
        </w:r>
      </w:del>
      <w:r w:rsidRPr="005E7695">
        <w:rPr>
          <w:lang w:val="en-GB"/>
        </w:rPr>
        <w:t xml:space="preserve"> takes place. These differences in carbon concentrations at the macroscopic scale</w:t>
      </w:r>
      <w:ins w:id="800" w:author="MARCEAUX DIT CLEMENT Arthur (FRA-DTI)" w:date="2023-08-18T09:38:00Z">
        <w:r w:rsidR="00D31BAB">
          <w:rPr>
            <w:lang w:val="en-GB"/>
          </w:rPr>
          <w:t xml:space="preserve"> can </w:t>
        </w:r>
      </w:ins>
      <w:del w:id="801" w:author="DARMANA-LEVERT Corentin (FRA-DTI)" w:date="2023-08-11T09:32:00Z">
        <w:r w:rsidRPr="005E7695" w:rsidDel="001777F7">
          <w:rPr>
            <w:lang w:val="en-GB"/>
          </w:rPr>
          <w:delText xml:space="preserve"> </w:delText>
        </w:r>
        <w:commentRangeStart w:id="802"/>
        <w:commentRangeStart w:id="803"/>
        <w:r w:rsidRPr="005E7695" w:rsidDel="001777F7">
          <w:rPr>
            <w:lang w:val="en-GB"/>
          </w:rPr>
          <w:delText xml:space="preserve">locally </w:delText>
        </w:r>
        <w:commentRangeEnd w:id="802"/>
        <w:r w:rsidR="00FC3683" w:rsidDel="001777F7">
          <w:rPr>
            <w:rStyle w:val="Marquedecommentaire"/>
          </w:rPr>
          <w:commentReference w:id="802"/>
        </w:r>
        <w:commentRangeEnd w:id="803"/>
        <w:r w:rsidR="0089669C" w:rsidDel="001777F7">
          <w:rPr>
            <w:rStyle w:val="Marquedecommentaire"/>
          </w:rPr>
          <w:commentReference w:id="803"/>
        </w:r>
      </w:del>
      <w:r w:rsidRPr="005E7695">
        <w:rPr>
          <w:lang w:val="en-GB"/>
        </w:rPr>
        <w:t>induce significant differences in mechanical properties</w:t>
      </w:r>
      <w:ins w:id="804" w:author="DARMANA-LEVERT Corentin (FRA-DTI)" w:date="2023-08-11T09:32:00Z">
        <w:r w:rsidR="001777F7">
          <w:rPr>
            <w:lang w:val="en-GB"/>
          </w:rPr>
          <w:t xml:space="preserve"> at certain zones of the final part</w:t>
        </w:r>
      </w:ins>
      <w:r w:rsidRPr="005E7695">
        <w:rPr>
          <w:lang w:val="en-GB"/>
        </w:rPr>
        <w:t xml:space="preserve">. In addition, the </w:t>
      </w:r>
      <w:r w:rsidR="000C4F15" w:rsidRPr="005E7695">
        <w:rPr>
          <w:lang w:val="en-GB"/>
        </w:rPr>
        <w:t>significant thickness</w:t>
      </w:r>
      <w:r w:rsidRPr="005E7695">
        <w:rPr>
          <w:lang w:val="en-GB"/>
        </w:rPr>
        <w:t xml:space="preserve"> of certain parts can induce, during the quenching of the final quality heat treatment, differences in cooling speeds that can affect the mechanical properties between the skin of the component and the </w:t>
      </w:r>
      <w:r w:rsidR="00FC3683">
        <w:rPr>
          <w:lang w:val="en-GB"/>
        </w:rPr>
        <w:t>centre</w:t>
      </w:r>
      <w:r w:rsidRPr="005E7695">
        <w:rPr>
          <w:lang w:val="en-GB"/>
        </w:rPr>
        <w:t xml:space="preserve"> of the thickest zone</w:t>
      </w:r>
      <w:ins w:id="805" w:author="MARCEAUX DIT CLEMENT Arthur (FRA-DTI)" w:date="2023-07-19T10:57:00Z">
        <w:r w:rsidR="00FC3683">
          <w:rPr>
            <w:lang w:val="en-GB"/>
          </w:rPr>
          <w:t>s</w:t>
        </w:r>
      </w:ins>
      <w:r w:rsidRPr="005E7695">
        <w:rPr>
          <w:lang w:val="en-GB"/>
        </w:rPr>
        <w:t>.</w:t>
      </w:r>
    </w:p>
    <w:p w14:paraId="19CB4CF8" w14:textId="3C93B876" w:rsidR="000C4F15" w:rsidRPr="005E7695" w:rsidRDefault="000C4F15" w:rsidP="009802AA">
      <w:pPr>
        <w:rPr>
          <w:lang w:val="en-GB"/>
        </w:rPr>
      </w:pPr>
      <w:r w:rsidRPr="005E7695">
        <w:rPr>
          <w:lang w:val="en-GB"/>
        </w:rPr>
        <w:t>The ESPN decree therefore imposes a technical qualification for each type of component that may be affected by a risk of heterogeneity (related to thickness or macrosegregation</w:t>
      </w:r>
      <w:r w:rsidR="00FC3683">
        <w:rPr>
          <w:lang w:val="en-GB"/>
        </w:rPr>
        <w:t>, for low-alloy components</w:t>
      </w:r>
      <w:r w:rsidRPr="005E7695">
        <w:rPr>
          <w:lang w:val="en-GB"/>
        </w:rPr>
        <w:t xml:space="preserve"> in particular) </w:t>
      </w:r>
      <w:del w:id="806" w:author="MARCEAUX DIT CLEMENT Arthur (FRA-DTI)" w:date="2023-08-18T09:39:00Z">
        <w:r w:rsidRPr="005E7695" w:rsidDel="00D31BAB">
          <w:rPr>
            <w:lang w:val="en-GB"/>
          </w:rPr>
          <w:delText>in order to</w:delText>
        </w:r>
      </w:del>
      <w:ins w:id="807" w:author="MARCEAUX DIT CLEMENT Arthur (FRA-DTI)" w:date="2023-08-18T09:39:00Z">
        <w:r w:rsidR="00D31BAB" w:rsidRPr="005E7695">
          <w:rPr>
            <w:lang w:val="en-GB"/>
          </w:rPr>
          <w:t>to</w:t>
        </w:r>
      </w:ins>
      <w:r w:rsidRPr="005E7695">
        <w:rPr>
          <w:lang w:val="en-GB"/>
        </w:rPr>
        <w:t xml:space="preserve"> prove their </w:t>
      </w:r>
      <w:r w:rsidR="00FC3683">
        <w:rPr>
          <w:lang w:val="en-GB"/>
        </w:rPr>
        <w:t>compliance</w:t>
      </w:r>
      <w:r w:rsidR="00FC3683" w:rsidRPr="005E7695">
        <w:rPr>
          <w:lang w:val="en-GB"/>
        </w:rPr>
        <w:t xml:space="preserve"> </w:t>
      </w:r>
      <w:r w:rsidR="00FC3683">
        <w:rPr>
          <w:lang w:val="en-GB"/>
        </w:rPr>
        <w:t xml:space="preserve">to </w:t>
      </w:r>
      <w:r w:rsidRPr="005E7695">
        <w:rPr>
          <w:lang w:val="en-GB"/>
        </w:rPr>
        <w:t xml:space="preserve">the expected quality. </w:t>
      </w:r>
      <w:commentRangeStart w:id="808"/>
      <w:r w:rsidRPr="005E7695">
        <w:rPr>
          <w:lang w:val="en-GB"/>
        </w:rPr>
        <w:t>For them to be carried out</w:t>
      </w:r>
      <w:commentRangeEnd w:id="808"/>
      <w:r w:rsidR="00FC3683">
        <w:rPr>
          <w:rStyle w:val="Marquedecommentaire"/>
        </w:rPr>
        <w:commentReference w:id="808"/>
      </w:r>
      <w:r w:rsidRPr="005E7695">
        <w:rPr>
          <w:lang w:val="en-GB"/>
        </w:rPr>
        <w:t xml:space="preserve">, these characterizations may require the dissection of an industrial </w:t>
      </w:r>
      <w:r w:rsidR="007F7A0D" w:rsidRPr="005E7695">
        <w:rPr>
          <w:lang w:val="en-GB"/>
        </w:rPr>
        <w:t>piece of equipment</w:t>
      </w:r>
      <w:r w:rsidRPr="005E7695">
        <w:rPr>
          <w:lang w:val="en-GB"/>
        </w:rPr>
        <w:t xml:space="preserve"> when the </w:t>
      </w:r>
      <w:r w:rsidR="00ED39C4">
        <w:rPr>
          <w:lang w:val="en-GB"/>
        </w:rPr>
        <w:t>areas of study</w:t>
      </w:r>
      <w:r w:rsidRPr="005E7695">
        <w:rPr>
          <w:lang w:val="en-GB"/>
        </w:rPr>
        <w:t xml:space="preserve"> are not </w:t>
      </w:r>
      <w:r w:rsidR="007F7A0D" w:rsidRPr="005E7695">
        <w:rPr>
          <w:lang w:val="en-GB"/>
        </w:rPr>
        <w:t xml:space="preserve">within </w:t>
      </w:r>
      <w:r w:rsidRPr="005E7695">
        <w:rPr>
          <w:lang w:val="en-GB"/>
        </w:rPr>
        <w:t xml:space="preserve">the </w:t>
      </w:r>
      <w:r w:rsidR="00ED39C4">
        <w:rPr>
          <w:lang w:val="en-GB"/>
        </w:rPr>
        <w:t>mechanical testing</w:t>
      </w:r>
      <w:r w:rsidR="007F7A0D" w:rsidRPr="005E7695">
        <w:rPr>
          <w:lang w:val="en-GB"/>
        </w:rPr>
        <w:t xml:space="preserve"> collection zone</w:t>
      </w:r>
      <w:r w:rsidRPr="005E7695">
        <w:rPr>
          <w:lang w:val="en-GB"/>
        </w:rPr>
        <w:t>. This operation is very expensive and amounts to hundreds of thousands of euros.</w:t>
      </w:r>
    </w:p>
    <w:p w14:paraId="2783E6A3" w14:textId="166820F9" w:rsidR="007F7A0D" w:rsidRPr="005E7695" w:rsidRDefault="007F7A0D" w:rsidP="007F7A0D">
      <w:pPr>
        <w:rPr>
          <w:lang w:val="en-GB"/>
        </w:rPr>
      </w:pPr>
      <w:r w:rsidRPr="005E7695">
        <w:rPr>
          <w:lang w:val="en-GB"/>
        </w:rPr>
        <w:t>Thus, the goal of the MOPPEC project, started in 2011, was</w:t>
      </w:r>
      <w:r w:rsidR="003F64F2" w:rsidRPr="005E7695">
        <w:rPr>
          <w:lang w:val="en-GB"/>
        </w:rPr>
        <w:t xml:space="preserve"> to</w:t>
      </w:r>
      <w:r w:rsidRPr="005E7695">
        <w:rPr>
          <w:lang w:val="en-GB"/>
        </w:rPr>
        <w:t>:</w:t>
      </w:r>
    </w:p>
    <w:p w14:paraId="0A33B73C" w14:textId="6A3886A7" w:rsidR="007F7A0D" w:rsidRPr="005E7695" w:rsidRDefault="003F64F2" w:rsidP="007F7A0D">
      <w:pPr>
        <w:pStyle w:val="Paragraphedeliste"/>
        <w:numPr>
          <w:ilvl w:val="0"/>
          <w:numId w:val="27"/>
        </w:numPr>
        <w:rPr>
          <w:lang w:val="en-GB"/>
        </w:rPr>
      </w:pPr>
      <w:r w:rsidRPr="005E7695">
        <w:rPr>
          <w:lang w:val="en-GB"/>
        </w:rPr>
        <w:t>E</w:t>
      </w:r>
      <w:r w:rsidR="007F7A0D" w:rsidRPr="005E7695">
        <w:rPr>
          <w:lang w:val="en-GB"/>
        </w:rPr>
        <w:t xml:space="preserve">stablish a program for measuring carbon macrosegregation on a bloom from a 169-ton </w:t>
      </w:r>
      <w:r w:rsidRPr="005E7695">
        <w:rPr>
          <w:lang w:val="en-GB"/>
        </w:rPr>
        <w:t>LCO</w:t>
      </w:r>
      <w:r w:rsidR="007F7A0D" w:rsidRPr="005E7695">
        <w:rPr>
          <w:lang w:val="en-GB"/>
        </w:rPr>
        <w:t xml:space="preserve"> 2550 type ingot as well as on various parts forged from a bloom of this type</w:t>
      </w:r>
    </w:p>
    <w:p w14:paraId="0C7A6239" w14:textId="7419199D" w:rsidR="007F7A0D" w:rsidRPr="005E7695" w:rsidRDefault="007F7A0D" w:rsidP="007F7A0D">
      <w:pPr>
        <w:pStyle w:val="Paragraphedeliste"/>
        <w:numPr>
          <w:ilvl w:val="0"/>
          <w:numId w:val="27"/>
        </w:numPr>
        <w:rPr>
          <w:lang w:val="en-GB"/>
        </w:rPr>
      </w:pPr>
      <w:r w:rsidRPr="005E7695">
        <w:rPr>
          <w:lang w:val="en-GB"/>
        </w:rPr>
        <w:t xml:space="preserve">Model the fate of macrosegregations during the forging of this bloom. The distribution of the </w:t>
      </w:r>
      <w:r w:rsidR="00ED39C4">
        <w:rPr>
          <w:lang w:val="en-GB"/>
        </w:rPr>
        <w:t>simulated</w:t>
      </w:r>
      <w:r w:rsidRPr="005E7695">
        <w:rPr>
          <w:lang w:val="en-GB"/>
        </w:rPr>
        <w:t xml:space="preserve"> carbon macrosegregation is compared to the characterizations made on the dissected forgings</w:t>
      </w:r>
    </w:p>
    <w:p w14:paraId="0751621E" w14:textId="3AFB4D0D" w:rsidR="007F7A0D" w:rsidRPr="005E7695" w:rsidRDefault="003F64F2" w:rsidP="007F7A0D">
      <w:pPr>
        <w:pStyle w:val="Paragraphedeliste"/>
        <w:numPr>
          <w:ilvl w:val="0"/>
          <w:numId w:val="27"/>
        </w:numPr>
        <w:rPr>
          <w:lang w:val="en-GB"/>
        </w:rPr>
      </w:pPr>
      <w:r w:rsidRPr="005E7695">
        <w:rPr>
          <w:lang w:val="en-GB"/>
        </w:rPr>
        <w:t>Develop correlations to estimate as accurately as possible the mechanical properties of forgings at any point in the volume. For this step, the correlations focused on tensile properties (Rp</w:t>
      </w:r>
      <w:r w:rsidR="00FC3683">
        <w:rPr>
          <w:lang w:val="en-GB"/>
        </w:rPr>
        <w:t>0,2</w:t>
      </w:r>
      <w:r w:rsidRPr="005E7695">
        <w:rPr>
          <w:lang w:val="en-GB"/>
        </w:rPr>
        <w:t xml:space="preserve">, Rm,) and </w:t>
      </w:r>
      <w:r w:rsidR="00FC3683">
        <w:rPr>
          <w:lang w:val="en-GB"/>
        </w:rPr>
        <w:t>impact toughness</w:t>
      </w:r>
      <w:r w:rsidR="00FC3683" w:rsidRPr="005E7695">
        <w:rPr>
          <w:lang w:val="en-GB"/>
        </w:rPr>
        <w:t xml:space="preserve"> </w:t>
      </w:r>
      <w:r w:rsidRPr="005E7695">
        <w:rPr>
          <w:lang w:val="en-GB"/>
        </w:rPr>
        <w:t>properties (TK56)</w:t>
      </w:r>
    </w:p>
    <w:p w14:paraId="42001E04" w14:textId="2D9C513F" w:rsidR="003F64F2" w:rsidRDefault="003F64F2" w:rsidP="003F64F2">
      <w:pPr>
        <w:rPr>
          <w:ins w:id="809" w:author="MARCEAUX DIT CLEMENT Arthur (FRA-DTI)" w:date="2023-07-19T10:57:00Z"/>
          <w:lang w:val="en-GB"/>
        </w:rPr>
      </w:pPr>
      <w:r w:rsidRPr="005E7695">
        <w:rPr>
          <w:lang w:val="en-GB"/>
        </w:rPr>
        <w:t xml:space="preserve">The final goal was to </w:t>
      </w:r>
      <w:r w:rsidR="00FC3683">
        <w:rPr>
          <w:lang w:val="en-GB"/>
        </w:rPr>
        <w:t xml:space="preserve">help develop a numerical simulation solution </w:t>
      </w:r>
      <w:r w:rsidRPr="005E7695">
        <w:rPr>
          <w:lang w:val="en-GB"/>
        </w:rPr>
        <w:t xml:space="preserve">to </w:t>
      </w:r>
      <w:r w:rsidR="00163018">
        <w:rPr>
          <w:lang w:val="en-GB"/>
        </w:rPr>
        <w:t>replace the costly</w:t>
      </w:r>
      <w:r w:rsidRPr="005E7695">
        <w:rPr>
          <w:lang w:val="en-GB"/>
        </w:rPr>
        <w:t xml:space="preserve"> forgings dissection.</w:t>
      </w:r>
    </w:p>
    <w:p w14:paraId="519A7142" w14:textId="77777777" w:rsidR="00FC3683" w:rsidRPr="005E7695" w:rsidRDefault="00FC3683" w:rsidP="003F64F2">
      <w:pPr>
        <w:rPr>
          <w:lang w:val="en-GB"/>
        </w:rPr>
      </w:pPr>
    </w:p>
    <w:p w14:paraId="262BF542" w14:textId="297D88F4" w:rsidR="00060D71" w:rsidRPr="005E7695" w:rsidRDefault="001928C0" w:rsidP="0089669C">
      <w:pPr>
        <w:pStyle w:val="Titre5"/>
        <w:rPr>
          <w:lang w:val="en-GB"/>
        </w:rPr>
      </w:pPr>
      <w:r w:rsidRPr="005E7695">
        <w:rPr>
          <w:lang w:val="en-GB"/>
        </w:rPr>
        <w:t>MOPPEC synthesis technical note</w:t>
      </w:r>
      <w:r w:rsidR="00C643C2">
        <w:rPr>
          <w:lang w:val="en-GB"/>
        </w:rPr>
        <w:t xml:space="preserve"> </w:t>
      </w:r>
      <w:sdt>
        <w:sdtPr>
          <w:rPr>
            <w:lang w:val="en-GB"/>
          </w:rPr>
          <w:id w:val="1995378210"/>
          <w:citation/>
        </w:sdtPr>
        <w:sdtContent>
          <w:r w:rsidR="00C643C2">
            <w:rPr>
              <w:lang w:val="en-GB"/>
            </w:rPr>
            <w:fldChar w:fldCharType="begin"/>
          </w:r>
          <w:ins w:id="810" w:author="DARMANA-LEVERT Corentin (FRA-DTI)" w:date="2023-08-10T12:07:00Z">
            <w:r w:rsidR="00604562">
              <w:rPr>
                <w:lang w:val="fr-FR"/>
              </w:rPr>
              <w:instrText xml:space="preserve">CITATION DAR21 \l 1036 </w:instrText>
            </w:r>
          </w:ins>
          <w:del w:id="811" w:author="DARMANA-LEVERT Corentin (FRA-DTI)" w:date="2023-08-10T12:07:00Z">
            <w:r w:rsidR="00C643C2" w:rsidDel="00604562">
              <w:rPr>
                <w:lang w:val="fr-FR"/>
              </w:rPr>
              <w:delInstrText xml:space="preserve"> CITATION DAR21 \l 1036 </w:delInstrText>
            </w:r>
          </w:del>
          <w:r w:rsidR="00C643C2">
            <w:rPr>
              <w:lang w:val="en-GB"/>
            </w:rPr>
            <w:fldChar w:fldCharType="separate"/>
          </w:r>
          <w:r w:rsidR="00321898" w:rsidRPr="00321898">
            <w:rPr>
              <w:noProof/>
              <w:lang w:val="fr-FR"/>
            </w:rPr>
            <w:t>(1)</w:t>
          </w:r>
          <w:r w:rsidR="00C643C2">
            <w:rPr>
              <w:lang w:val="en-GB"/>
            </w:rPr>
            <w:fldChar w:fldCharType="end"/>
          </w:r>
        </w:sdtContent>
      </w:sdt>
      <w:r w:rsidR="00FC3683">
        <w:rPr>
          <w:lang w:val="en-GB"/>
        </w:rPr>
        <w:t xml:space="preserve"> - Program</w:t>
      </w:r>
    </w:p>
    <w:p w14:paraId="1B52CBF5" w14:textId="077E9304" w:rsidR="001928C0" w:rsidRPr="005E7695" w:rsidRDefault="001928C0" w:rsidP="001928C0">
      <w:pPr>
        <w:rPr>
          <w:lang w:val="en-GB"/>
        </w:rPr>
      </w:pPr>
      <w:r w:rsidRPr="005E7695">
        <w:rPr>
          <w:lang w:val="en-GB"/>
        </w:rPr>
        <w:t xml:space="preserve">The work I carried out </w:t>
      </w:r>
      <w:del w:id="812" w:author="DARMANA-LEVERT Corentin (FRA-DTI)" w:date="2023-08-27T13:42:00Z">
        <w:r w:rsidRPr="005E7695" w:rsidDel="00661761">
          <w:rPr>
            <w:lang w:val="en-GB"/>
          </w:rPr>
          <w:delText xml:space="preserve">with </w:delText>
        </w:r>
      </w:del>
      <w:ins w:id="813" w:author="DARMANA-LEVERT Corentin (FRA-DTI)" w:date="2023-08-27T13:42:00Z">
        <w:r w:rsidR="00661761">
          <w:rPr>
            <w:lang w:val="en-GB"/>
          </w:rPr>
          <w:t>on</w:t>
        </w:r>
        <w:r w:rsidR="00661761" w:rsidRPr="005E7695">
          <w:rPr>
            <w:lang w:val="en-GB"/>
          </w:rPr>
          <w:t xml:space="preserve"> </w:t>
        </w:r>
      </w:ins>
      <w:r w:rsidRPr="005E7695">
        <w:rPr>
          <w:lang w:val="en-GB"/>
        </w:rPr>
        <w:t>this project was to centralize the chemical data a</w:t>
      </w:r>
      <w:r w:rsidR="00163018">
        <w:rPr>
          <w:lang w:val="en-GB"/>
        </w:rPr>
        <w:t>s</w:t>
      </w:r>
      <w:r w:rsidRPr="005E7695">
        <w:rPr>
          <w:lang w:val="en-GB"/>
        </w:rPr>
        <w:t xml:space="preserve"> well as to summarize </w:t>
      </w:r>
      <w:r w:rsidR="000C3FBA" w:rsidRPr="005E7695">
        <w:rPr>
          <w:lang w:val="en-GB"/>
        </w:rPr>
        <w:t>the methods used to reach the goals.</w:t>
      </w:r>
    </w:p>
    <w:p w14:paraId="02C5B75D" w14:textId="643C3AAA" w:rsidR="000C3FBA" w:rsidRPr="005E7695" w:rsidRDefault="000C3FBA" w:rsidP="001928C0">
      <w:pPr>
        <w:rPr>
          <w:lang w:val="en-GB"/>
        </w:rPr>
      </w:pPr>
      <w:r w:rsidRPr="005E7695">
        <w:rPr>
          <w:lang w:val="en-GB"/>
        </w:rPr>
        <w:t>MOPPEC started with the casting of a 18MND5 steel ingot, which was later bloomed. Th</w:t>
      </w:r>
      <w:r w:rsidR="00163018">
        <w:rPr>
          <w:lang w:val="en-GB"/>
        </w:rPr>
        <w:t>e</w:t>
      </w:r>
      <w:r w:rsidRPr="005E7695">
        <w:rPr>
          <w:lang w:val="en-GB"/>
        </w:rPr>
        <w:t xml:space="preserve"> semi product underwent chemical analysis in 2012 to </w:t>
      </w:r>
      <w:r w:rsidR="00FC3683">
        <w:rPr>
          <w:lang w:val="en-GB"/>
        </w:rPr>
        <w:t xml:space="preserve">establish the carbon macrosegregation </w:t>
      </w:r>
      <w:r w:rsidRPr="005E7695">
        <w:rPr>
          <w:lang w:val="en-GB"/>
        </w:rPr>
        <w:t>cartography. This chemical data</w:t>
      </w:r>
      <w:r w:rsidR="00D435A0" w:rsidRPr="005E7695">
        <w:rPr>
          <w:lang w:val="en-GB"/>
        </w:rPr>
        <w:t xml:space="preserve"> </w:t>
      </w:r>
      <w:r w:rsidRPr="005E7695">
        <w:rPr>
          <w:lang w:val="en-GB"/>
        </w:rPr>
        <w:t xml:space="preserve">was used </w:t>
      </w:r>
      <w:r w:rsidR="00D435A0" w:rsidRPr="005E7695">
        <w:rPr>
          <w:lang w:val="en-GB"/>
        </w:rPr>
        <w:t xml:space="preserve">as </w:t>
      </w:r>
      <w:r w:rsidRPr="005E7695">
        <w:rPr>
          <w:lang w:val="en-GB"/>
        </w:rPr>
        <w:t xml:space="preserve">input data for simulations in the FORGE software. This software allowed the </w:t>
      </w:r>
      <w:r w:rsidR="00163018" w:rsidRPr="005E7695">
        <w:rPr>
          <w:lang w:val="en-GB"/>
        </w:rPr>
        <w:t>modelling</w:t>
      </w:r>
      <w:r w:rsidRPr="005E7695">
        <w:rPr>
          <w:lang w:val="en-GB"/>
        </w:rPr>
        <w:t xml:space="preserve"> of a given chemical cartography while undergoing </w:t>
      </w:r>
      <w:r w:rsidR="0023589C" w:rsidRPr="005E7695">
        <w:rPr>
          <w:lang w:val="en-GB"/>
        </w:rPr>
        <w:t>manufacturing process outlines</w:t>
      </w:r>
      <w:r w:rsidRPr="005E7695">
        <w:rPr>
          <w:lang w:val="en-GB"/>
        </w:rPr>
        <w:t xml:space="preserve">. </w:t>
      </w:r>
    </w:p>
    <w:p w14:paraId="45ECA6C8" w14:textId="1336077B" w:rsidR="000C3FBA" w:rsidRPr="005E7695" w:rsidRDefault="000C3FBA" w:rsidP="001928C0">
      <w:pPr>
        <w:rPr>
          <w:lang w:val="en-GB"/>
        </w:rPr>
      </w:pPr>
      <w:r w:rsidRPr="005E7695">
        <w:rPr>
          <w:lang w:val="en-GB"/>
        </w:rPr>
        <w:t xml:space="preserve">These </w:t>
      </w:r>
      <w:r w:rsidR="00D435A0" w:rsidRPr="005E7695">
        <w:rPr>
          <w:lang w:val="en-GB"/>
        </w:rPr>
        <w:t xml:space="preserve">forging simulations results were also a carbon cartography, which could then be compared to real life equipment parts cartography </w:t>
      </w:r>
      <w:r w:rsidR="00FC3683" w:rsidRPr="005E7695">
        <w:rPr>
          <w:lang w:val="en-GB"/>
        </w:rPr>
        <w:t>to</w:t>
      </w:r>
      <w:r w:rsidR="00D435A0" w:rsidRPr="005E7695">
        <w:rPr>
          <w:lang w:val="en-GB"/>
        </w:rPr>
        <w:t xml:space="preserve"> assess relevancy and accuracy.</w:t>
      </w:r>
      <w:r w:rsidR="0023589C" w:rsidRPr="005E7695">
        <w:rPr>
          <w:lang w:val="en-GB"/>
        </w:rPr>
        <w:t xml:space="preserve"> The manufacturing process outlines of the following products were simulated in FORGE software to model the fate of carbon </w:t>
      </w:r>
      <w:r w:rsidR="00B4651F" w:rsidRPr="005E7695">
        <w:rPr>
          <w:lang w:val="en-GB"/>
        </w:rPr>
        <w:t>segregation:</w:t>
      </w:r>
    </w:p>
    <w:p w14:paraId="37EF9E52" w14:textId="5D83C455" w:rsidR="0023589C" w:rsidRPr="005E7695" w:rsidRDefault="0023589C" w:rsidP="0023589C">
      <w:pPr>
        <w:pStyle w:val="Paragraphedeliste"/>
        <w:numPr>
          <w:ilvl w:val="0"/>
          <w:numId w:val="30"/>
        </w:numPr>
        <w:rPr>
          <w:lang w:val="en-GB"/>
        </w:rPr>
      </w:pPr>
      <w:r w:rsidRPr="005E7695">
        <w:rPr>
          <w:lang w:val="en-GB"/>
        </w:rPr>
        <w:t xml:space="preserve">Tubular </w:t>
      </w:r>
      <w:r w:rsidR="0034372F" w:rsidRPr="005E7695">
        <w:rPr>
          <w:lang w:val="en-GB"/>
        </w:rPr>
        <w:t>p</w:t>
      </w:r>
      <w:r w:rsidRPr="005E7695">
        <w:rPr>
          <w:lang w:val="en-GB"/>
        </w:rPr>
        <w:t>late</w:t>
      </w:r>
      <w:r w:rsidR="00E208BD">
        <w:rPr>
          <w:lang w:val="en-GB"/>
        </w:rPr>
        <w:t xml:space="preserve"> (steam generator) – 2 parts</w:t>
      </w:r>
    </w:p>
    <w:p w14:paraId="21CAA58E" w14:textId="346172A8" w:rsidR="0023589C" w:rsidRPr="005E7695" w:rsidRDefault="0034372F" w:rsidP="0023589C">
      <w:pPr>
        <w:pStyle w:val="Paragraphedeliste"/>
        <w:numPr>
          <w:ilvl w:val="0"/>
          <w:numId w:val="30"/>
        </w:numPr>
        <w:rPr>
          <w:lang w:val="en-GB"/>
        </w:rPr>
      </w:pPr>
      <w:r w:rsidRPr="005E7695">
        <w:rPr>
          <w:lang w:val="en-GB"/>
        </w:rPr>
        <w:t>Channel head</w:t>
      </w:r>
      <w:r w:rsidR="00E208BD">
        <w:rPr>
          <w:lang w:val="en-GB"/>
        </w:rPr>
        <w:t xml:space="preserve"> (steam generator) – 1 part</w:t>
      </w:r>
    </w:p>
    <w:p w14:paraId="4ADFD308" w14:textId="59904B41" w:rsidR="0034372F" w:rsidRPr="005E7695" w:rsidDel="001777F7" w:rsidRDefault="0034372F" w:rsidP="0023589C">
      <w:pPr>
        <w:pStyle w:val="Paragraphedeliste"/>
        <w:numPr>
          <w:ilvl w:val="0"/>
          <w:numId w:val="30"/>
        </w:numPr>
        <w:rPr>
          <w:del w:id="814" w:author="DARMANA-LEVERT Corentin (FRA-DTI)" w:date="2023-08-11T09:33:00Z"/>
          <w:lang w:val="en-GB"/>
        </w:rPr>
      </w:pPr>
      <w:r w:rsidRPr="005E7695">
        <w:rPr>
          <w:lang w:val="en-GB"/>
        </w:rPr>
        <w:t>Blank state elliptic dome for EPR Taishan 2</w:t>
      </w:r>
      <w:r w:rsidR="00E208BD">
        <w:rPr>
          <w:lang w:val="en-GB"/>
        </w:rPr>
        <w:t xml:space="preserve"> (steam generator) – 1 part</w:t>
      </w:r>
      <w:ins w:id="815" w:author="DARMANA-LEVERT Corentin (FRA-DTI)" w:date="2023-08-13T11:41:00Z">
        <w:r w:rsidR="00D7415B">
          <w:rPr>
            <w:lang w:val="en-GB"/>
          </w:rPr>
          <w:t xml:space="preserve">. </w:t>
        </w:r>
      </w:ins>
    </w:p>
    <w:p w14:paraId="42CF23EB" w14:textId="78F203A4" w:rsidR="0034372F" w:rsidRPr="001777F7" w:rsidDel="001777F7" w:rsidRDefault="0034372F">
      <w:pPr>
        <w:pStyle w:val="Paragraphedeliste"/>
        <w:numPr>
          <w:ilvl w:val="0"/>
          <w:numId w:val="30"/>
        </w:numPr>
        <w:rPr>
          <w:del w:id="816" w:author="DARMANA-LEVERT Corentin (FRA-DTI)" w:date="2023-08-11T09:33:00Z"/>
          <w:lang w:val="en-GB"/>
        </w:rPr>
        <w:pPrChange w:id="817" w:author="DARMANA-LEVERT Corentin (FRA-DTI)" w:date="2023-08-11T09:33:00Z">
          <w:pPr>
            <w:pStyle w:val="Paragraphedeliste"/>
          </w:pPr>
        </w:pPrChange>
      </w:pPr>
    </w:p>
    <w:p w14:paraId="2F5F90CA" w14:textId="688E670B" w:rsidR="004A6505" w:rsidRPr="005E7695" w:rsidDel="001777F7" w:rsidRDefault="00E208BD" w:rsidP="004A6505">
      <w:pPr>
        <w:rPr>
          <w:del w:id="818" w:author="DARMANA-LEVERT Corentin (FRA-DTI)" w:date="2023-08-11T09:33:00Z"/>
          <w:lang w:val="en-GB"/>
        </w:rPr>
      </w:pPr>
      <w:commentRangeStart w:id="819"/>
      <w:commentRangeEnd w:id="819"/>
      <w:del w:id="820" w:author="DARMANA-LEVERT Corentin (FRA-DTI)" w:date="2023-08-11T09:33:00Z">
        <w:r w:rsidDel="001777F7">
          <w:rPr>
            <w:rStyle w:val="Marquedecommentaire"/>
          </w:rPr>
          <w:commentReference w:id="819"/>
        </w:r>
      </w:del>
    </w:p>
    <w:p w14:paraId="6BA24269" w14:textId="6A6760AB" w:rsidR="004A6505" w:rsidRPr="005E7695" w:rsidRDefault="004A6505" w:rsidP="004A6505">
      <w:pPr>
        <w:rPr>
          <w:lang w:val="en-GB"/>
        </w:rPr>
      </w:pPr>
      <w:del w:id="821" w:author="DARMANA-LEVERT Corentin (FRA-DTI)" w:date="2023-08-11T09:37:00Z">
        <w:r w:rsidRPr="005E7695" w:rsidDel="00E86B66">
          <w:rPr>
            <w:lang w:val="en-GB"/>
          </w:rPr>
          <w:delText>Are listed below the</w:delText>
        </w:r>
      </w:del>
      <w:ins w:id="822" w:author="DARMANA-LEVERT Corentin (FRA-DTI)" w:date="2023-08-11T09:37:00Z">
        <w:r w:rsidR="00E86B66">
          <w:rPr>
            <w:lang w:val="en-GB"/>
          </w:rPr>
          <w:t>The</w:t>
        </w:r>
      </w:ins>
      <w:r w:rsidRPr="005E7695">
        <w:rPr>
          <w:lang w:val="en-GB"/>
        </w:rPr>
        <w:t xml:space="preserve"> characteristics </w:t>
      </w:r>
      <w:ins w:id="823" w:author="DARMANA-LEVERT Corentin (FRA-DTI)" w:date="2023-08-11T09:36:00Z">
        <w:r w:rsidR="008A0CC1">
          <w:rPr>
            <w:lang w:val="en-GB"/>
          </w:rPr>
          <w:t>of interests</w:t>
        </w:r>
      </w:ins>
      <w:del w:id="824" w:author="DARMANA-LEVERT Corentin (FRA-DTI)" w:date="2023-08-11T09:36:00Z">
        <w:r w:rsidRPr="005E7695" w:rsidDel="008A0CC1">
          <w:rPr>
            <w:lang w:val="en-GB"/>
          </w:rPr>
          <w:delText>of the bloom</w:delText>
        </w:r>
      </w:del>
      <w:ins w:id="825" w:author="DARMANA-LEVERT Corentin (FRA-DTI)" w:date="2023-08-11T09:37:00Z">
        <w:r w:rsidR="008A0CC1">
          <w:rPr>
            <w:lang w:val="en-GB"/>
          </w:rPr>
          <w:t xml:space="preserve"> of the</w:t>
        </w:r>
      </w:ins>
      <w:ins w:id="826" w:author="DARMANA-LEVERT Corentin (FRA-DTI)" w:date="2023-08-13T11:41:00Z">
        <w:r w:rsidR="00D7415B">
          <w:rPr>
            <w:lang w:val="en-GB"/>
          </w:rPr>
          <w:t xml:space="preserve"> </w:t>
        </w:r>
      </w:ins>
      <w:del w:id="827" w:author="DARMANA-LEVERT Corentin (FRA-DTI)" w:date="2023-08-11T09:36:00Z">
        <w:r w:rsidRPr="005E7695" w:rsidDel="008A0CC1">
          <w:rPr>
            <w:lang w:val="en-GB"/>
          </w:rPr>
          <w:delText xml:space="preserve"> </w:delText>
        </w:r>
      </w:del>
      <w:ins w:id="828" w:author="DARMANA-LEVERT Corentin (FRA-DTI)" w:date="2023-08-11T09:36:00Z">
        <w:r w:rsidR="008A0CC1">
          <w:rPr>
            <w:lang w:val="en-GB"/>
          </w:rPr>
          <w:t xml:space="preserve">bloom </w:t>
        </w:r>
      </w:ins>
      <w:del w:id="829" w:author="DARMANA-LEVERT Corentin (FRA-DTI)" w:date="2023-08-11T09:37:00Z">
        <w:r w:rsidRPr="005E7695" w:rsidDel="008A0CC1">
          <w:rPr>
            <w:lang w:val="en-GB"/>
          </w:rPr>
          <w:delText xml:space="preserve">that </w:delText>
        </w:r>
        <w:r w:rsidR="00E208BD" w:rsidDel="008A0CC1">
          <w:rPr>
            <w:lang w:val="en-GB"/>
          </w:rPr>
          <w:delText>were</w:delText>
        </w:r>
        <w:r w:rsidR="00E208BD" w:rsidRPr="005E7695" w:rsidDel="008A0CC1">
          <w:rPr>
            <w:lang w:val="en-GB"/>
          </w:rPr>
          <w:delText xml:space="preserve"> </w:delText>
        </w:r>
        <w:r w:rsidRPr="005E7695" w:rsidDel="008A0CC1">
          <w:rPr>
            <w:lang w:val="en-GB"/>
          </w:rPr>
          <w:delText>used for chemical input data</w:delText>
        </w:r>
      </w:del>
      <w:ins w:id="830" w:author="DARMANA-LEVERT Corentin (FRA-DTI)" w:date="2023-08-11T09:37:00Z">
        <w:r w:rsidR="008A0CC1">
          <w:rPr>
            <w:lang w:val="en-GB"/>
          </w:rPr>
          <w:t xml:space="preserve">are the </w:t>
        </w:r>
      </w:ins>
      <w:del w:id="831" w:author="DARMANA-LEVERT Corentin (FRA-DTI)" w:date="2023-08-13T11:43:00Z">
        <w:r w:rsidRPr="005E7695" w:rsidDel="00192DCB">
          <w:rPr>
            <w:lang w:val="en-GB"/>
          </w:rPr>
          <w:delText xml:space="preserve"> :</w:delText>
        </w:r>
      </w:del>
      <w:ins w:id="832" w:author="DARMANA-LEVERT Corentin (FRA-DTI)" w:date="2023-08-13T11:43:00Z">
        <w:r w:rsidR="00192DCB">
          <w:rPr>
            <w:lang w:val="en-GB"/>
          </w:rPr>
          <w:t>following</w:t>
        </w:r>
        <w:r w:rsidR="00192DCB" w:rsidRPr="005E7695">
          <w:rPr>
            <w:lang w:val="en-GB"/>
          </w:rPr>
          <w:t>:</w:t>
        </w:r>
      </w:ins>
    </w:p>
    <w:p w14:paraId="378F9C6A" w14:textId="757B96A9" w:rsidR="004A6505" w:rsidRPr="005E7695" w:rsidRDefault="004A6505" w:rsidP="004A6505">
      <w:pPr>
        <w:pStyle w:val="Paragraphedeliste"/>
        <w:numPr>
          <w:ilvl w:val="0"/>
          <w:numId w:val="29"/>
        </w:numPr>
        <w:rPr>
          <w:lang w:val="en-GB"/>
        </w:rPr>
      </w:pPr>
      <w:r w:rsidRPr="005E7695">
        <w:rPr>
          <w:lang w:val="en-GB"/>
        </w:rPr>
        <w:t>Ratio of h</w:t>
      </w:r>
      <w:r w:rsidR="00163018">
        <w:rPr>
          <w:lang w:val="en-GB"/>
        </w:rPr>
        <w:t>eight</w:t>
      </w:r>
      <w:r w:rsidRPr="005E7695">
        <w:rPr>
          <w:lang w:val="en-GB"/>
        </w:rPr>
        <w:t xml:space="preserve"> over diameter</w:t>
      </w:r>
    </w:p>
    <w:p w14:paraId="3CFC9781" w14:textId="771F9DF6" w:rsidR="004A6505" w:rsidRPr="005E7695" w:rsidRDefault="004A6505" w:rsidP="004A6505">
      <w:pPr>
        <w:pStyle w:val="Paragraphedeliste"/>
        <w:numPr>
          <w:ilvl w:val="0"/>
          <w:numId w:val="29"/>
        </w:numPr>
        <w:rPr>
          <w:lang w:val="en-GB"/>
        </w:rPr>
      </w:pPr>
      <w:r w:rsidRPr="005E7695">
        <w:rPr>
          <w:lang w:val="en-GB"/>
        </w:rPr>
        <w:t>Ingot mass of about 170 tons</w:t>
      </w:r>
    </w:p>
    <w:p w14:paraId="12FBE167" w14:textId="5412BD0E" w:rsidR="004A6505" w:rsidRPr="005E7695" w:rsidRDefault="004A6505" w:rsidP="004A6505">
      <w:pPr>
        <w:pStyle w:val="Paragraphedeliste"/>
        <w:numPr>
          <w:ilvl w:val="0"/>
          <w:numId w:val="29"/>
        </w:numPr>
        <w:rPr>
          <w:lang w:val="en-GB"/>
        </w:rPr>
      </w:pPr>
      <w:r w:rsidRPr="005E7695">
        <w:rPr>
          <w:lang w:val="en-GB"/>
        </w:rPr>
        <w:t>Feedhead rate of about 16%</w:t>
      </w:r>
    </w:p>
    <w:p w14:paraId="6DEB9EFF" w14:textId="3FAB95AE" w:rsidR="00B4651F" w:rsidRDefault="00B4651F" w:rsidP="00B4651F">
      <w:pPr>
        <w:rPr>
          <w:ins w:id="833" w:author="DARMANA-LEVERT Corentin (FRA-DTI)" w:date="2023-08-10T11:51:00Z"/>
          <w:lang w:val="en-GB"/>
        </w:rPr>
      </w:pPr>
      <w:r w:rsidRPr="005E7695">
        <w:rPr>
          <w:lang w:val="en-GB"/>
        </w:rPr>
        <w:t xml:space="preserve">There were 3 different </w:t>
      </w:r>
      <w:r w:rsidR="00EC309F" w:rsidRPr="005E7695">
        <w:rPr>
          <w:lang w:val="en-GB"/>
        </w:rPr>
        <w:t>chemical measurement campaigns each carried out in 2012, 2016 and 2019.</w:t>
      </w:r>
    </w:p>
    <w:p w14:paraId="3499FEFE" w14:textId="4D507F62" w:rsidR="00D011F8" w:rsidRDefault="00D011F8" w:rsidP="00B4651F">
      <w:pPr>
        <w:rPr>
          <w:ins w:id="834" w:author="DARMANA-LEVERT Corentin (FRA-DTI)" w:date="2023-08-29T11:06:00Z"/>
          <w:lang w:val="en-GB"/>
        </w:rPr>
      </w:pPr>
    </w:p>
    <w:p w14:paraId="24339F7B" w14:textId="6264561A" w:rsidR="00321898" w:rsidRDefault="00321898" w:rsidP="00B4651F">
      <w:pPr>
        <w:rPr>
          <w:ins w:id="835" w:author="DARMANA-LEVERT Corentin (FRA-DTI)" w:date="2023-08-29T11:06:00Z"/>
          <w:lang w:val="en-GB"/>
        </w:rPr>
      </w:pPr>
    </w:p>
    <w:p w14:paraId="3E47FDCF" w14:textId="77777777" w:rsidR="00321898" w:rsidRPr="005E7695" w:rsidRDefault="00321898" w:rsidP="00B4651F">
      <w:pPr>
        <w:rPr>
          <w:lang w:val="en-GB"/>
        </w:rPr>
      </w:pPr>
    </w:p>
    <w:p w14:paraId="6A0BD02E" w14:textId="7C0C2B67" w:rsidR="00BA3271" w:rsidRPr="005E7695" w:rsidRDefault="00EC309F" w:rsidP="0089669C">
      <w:pPr>
        <w:pStyle w:val="Titre5"/>
        <w:rPr>
          <w:lang w:val="en-GB"/>
        </w:rPr>
      </w:pPr>
      <w:r w:rsidRPr="005E7695">
        <w:rPr>
          <w:lang w:val="en-GB"/>
        </w:rPr>
        <w:lastRenderedPageBreak/>
        <w:t xml:space="preserve">First measurements </w:t>
      </w:r>
      <w:r w:rsidR="00E208BD">
        <w:rPr>
          <w:lang w:val="en-GB"/>
        </w:rPr>
        <w:t>on</w:t>
      </w:r>
      <w:r w:rsidR="00E208BD" w:rsidRPr="005E7695">
        <w:rPr>
          <w:lang w:val="en-GB"/>
        </w:rPr>
        <w:t xml:space="preserve"> </w:t>
      </w:r>
      <w:r w:rsidRPr="005E7695">
        <w:rPr>
          <w:lang w:val="en-GB"/>
        </w:rPr>
        <w:t xml:space="preserve">the bloom </w:t>
      </w:r>
      <w:r w:rsidR="00E208BD">
        <w:rPr>
          <w:lang w:val="en-GB"/>
        </w:rPr>
        <w:t>(</w:t>
      </w:r>
      <w:r w:rsidRPr="005E7695">
        <w:rPr>
          <w:lang w:val="en-GB"/>
        </w:rPr>
        <w:t>2012</w:t>
      </w:r>
      <w:r w:rsidR="00E208BD">
        <w:rPr>
          <w:lang w:val="en-GB"/>
        </w:rPr>
        <w:t>)</w:t>
      </w:r>
      <w:sdt>
        <w:sdtPr>
          <w:rPr>
            <w:lang w:val="en-GB"/>
          </w:rPr>
          <w:id w:val="-1026476715"/>
          <w:citation/>
        </w:sdtPr>
        <w:sdtContent>
          <w:r w:rsidR="00E63EAD">
            <w:rPr>
              <w:lang w:val="en-GB"/>
            </w:rPr>
            <w:fldChar w:fldCharType="begin"/>
          </w:r>
          <w:r w:rsidR="00E63EAD">
            <w:rPr>
              <w:lang w:val="fr-FR"/>
            </w:rPr>
            <w:instrText xml:space="preserve">CITATION Espace_réservé1 \l 1036 </w:instrText>
          </w:r>
          <w:r w:rsidR="00E63EAD">
            <w:rPr>
              <w:lang w:val="en-GB"/>
            </w:rPr>
            <w:fldChar w:fldCharType="separate"/>
          </w:r>
          <w:ins w:id="836" w:author="DARMANA-LEVERT Corentin (FRA-DTI)" w:date="2023-08-29T11:07:00Z">
            <w:r w:rsidR="00321898">
              <w:rPr>
                <w:noProof/>
                <w:lang w:val="fr-FR"/>
              </w:rPr>
              <w:t xml:space="preserve"> </w:t>
            </w:r>
            <w:r w:rsidR="00321898" w:rsidRPr="00321898">
              <w:rPr>
                <w:noProof/>
                <w:lang w:val="fr-FR"/>
              </w:rPr>
              <w:t>(2)</w:t>
            </w:r>
          </w:ins>
          <w:del w:id="837" w:author="DARMANA-LEVERT Corentin (FRA-DTI)" w:date="2023-08-29T08:18:00Z">
            <w:r w:rsidR="00D45538" w:rsidDel="00850BFD">
              <w:rPr>
                <w:noProof/>
                <w:lang w:val="fr-FR"/>
              </w:rPr>
              <w:delText xml:space="preserve"> </w:delText>
            </w:r>
            <w:r w:rsidR="00D45538" w:rsidRPr="00D45538" w:rsidDel="00850BFD">
              <w:rPr>
                <w:noProof/>
                <w:lang w:val="fr-FR"/>
              </w:rPr>
              <w:delText>(2)</w:delText>
            </w:r>
          </w:del>
          <w:r w:rsidR="00E63EAD">
            <w:rPr>
              <w:lang w:val="en-GB"/>
            </w:rPr>
            <w:fldChar w:fldCharType="end"/>
          </w:r>
        </w:sdtContent>
      </w:sdt>
    </w:p>
    <w:p w14:paraId="3A77CC31" w14:textId="02998946" w:rsidR="00BA3271" w:rsidRPr="005E7695" w:rsidRDefault="00BA3271" w:rsidP="00BA3271">
      <w:pPr>
        <w:rPr>
          <w:lang w:val="en-GB"/>
        </w:rPr>
      </w:pPr>
      <w:r w:rsidRPr="005E7695">
        <w:rPr>
          <w:lang w:val="en-GB"/>
        </w:rPr>
        <w:t xml:space="preserve">745 </w:t>
      </w:r>
      <w:r w:rsidR="00E208BD">
        <w:rPr>
          <w:lang w:val="en-GB"/>
        </w:rPr>
        <w:t>samples</w:t>
      </w:r>
      <w:r w:rsidR="00E208BD" w:rsidRPr="005E7695">
        <w:rPr>
          <w:lang w:val="en-GB"/>
        </w:rPr>
        <w:t xml:space="preserve"> </w:t>
      </w:r>
      <w:r w:rsidRPr="005E7695">
        <w:rPr>
          <w:lang w:val="en-GB"/>
        </w:rPr>
        <w:t xml:space="preserve">were </w:t>
      </w:r>
      <w:del w:id="838" w:author="DARMANA-LEVERT Corentin (FRA-DTI)" w:date="2023-08-13T11:43:00Z">
        <w:r w:rsidR="00E208BD" w:rsidDel="00192DCB">
          <w:rPr>
            <w:lang w:val="en-GB"/>
          </w:rPr>
          <w:delText>analyzed</w:delText>
        </w:r>
      </w:del>
      <w:ins w:id="839" w:author="DARMANA-LEVERT Corentin (FRA-DTI)" w:date="2023-08-13T11:43:00Z">
        <w:r w:rsidR="00192DCB">
          <w:rPr>
            <w:lang w:val="en-GB"/>
          </w:rPr>
          <w:t>analysed</w:t>
        </w:r>
      </w:ins>
      <w:r w:rsidR="00E208BD" w:rsidRPr="005E7695">
        <w:rPr>
          <w:lang w:val="en-GB"/>
        </w:rPr>
        <w:t xml:space="preserve"> </w:t>
      </w:r>
      <w:r w:rsidRPr="005E7695">
        <w:rPr>
          <w:lang w:val="en-GB"/>
        </w:rPr>
        <w:t xml:space="preserve">in terms of carbon content. </w:t>
      </w:r>
      <w:r w:rsidR="00E208BD">
        <w:rPr>
          <w:lang w:val="en-GB"/>
        </w:rPr>
        <w:t>The t</w:t>
      </w:r>
      <w:r w:rsidRPr="005E7695">
        <w:rPr>
          <w:lang w:val="en-GB"/>
        </w:rPr>
        <w:t>op of the ingot shows a strong positive segregation in carbon</w:t>
      </w:r>
      <w:r w:rsidR="00E208BD">
        <w:rPr>
          <w:lang w:val="en-GB"/>
        </w:rPr>
        <w:t>,</w:t>
      </w:r>
      <w:r w:rsidRPr="005E7695">
        <w:rPr>
          <w:lang w:val="en-GB"/>
        </w:rPr>
        <w:t xml:space="preserve"> whereas bottom shows strong negative segregation, as observable in </w:t>
      </w:r>
      <w:r w:rsidR="00163018">
        <w:rPr>
          <w:lang w:val="en-GB"/>
        </w:rPr>
        <w:fldChar w:fldCharType="begin"/>
      </w:r>
      <w:r w:rsidR="00163018">
        <w:rPr>
          <w:lang w:val="en-GB"/>
        </w:rPr>
        <w:instrText xml:space="preserve"> REF _Ref132815937 \h </w:instrText>
      </w:r>
      <w:r w:rsidR="00163018">
        <w:rPr>
          <w:lang w:val="en-GB"/>
        </w:rPr>
      </w:r>
      <w:r w:rsidR="00163018">
        <w:rPr>
          <w:lang w:val="en-GB"/>
        </w:rPr>
        <w:fldChar w:fldCharType="separate"/>
      </w:r>
      <w:ins w:id="840" w:author="DARMANA-LEVERT Corentin (FRA-DTI)" w:date="2023-08-29T11:07:00Z">
        <w:r w:rsidR="00321898" w:rsidRPr="005E7695">
          <w:rPr>
            <w:lang w:val="en-GB"/>
          </w:rPr>
          <w:t xml:space="preserve">Figure </w:t>
        </w:r>
        <w:r w:rsidR="00321898">
          <w:rPr>
            <w:noProof/>
            <w:lang w:val="en-GB"/>
          </w:rPr>
          <w:t>1</w:t>
        </w:r>
      </w:ins>
      <w:del w:id="841" w:author="DARMANA-LEVERT Corentin (FRA-DTI)" w:date="2023-08-10T14:38:00Z">
        <w:r w:rsidR="00AF685A" w:rsidRPr="005E7695" w:rsidDel="00D97C1E">
          <w:rPr>
            <w:lang w:val="en-GB"/>
          </w:rPr>
          <w:delText xml:space="preserve">Figure </w:delText>
        </w:r>
        <w:r w:rsidR="00AF685A" w:rsidDel="00D97C1E">
          <w:rPr>
            <w:noProof/>
            <w:lang w:val="en-GB"/>
          </w:rPr>
          <w:delText>1</w:delText>
        </w:r>
      </w:del>
      <w:r w:rsidR="00163018">
        <w:rPr>
          <w:lang w:val="en-GB"/>
        </w:rPr>
        <w:fldChar w:fldCharType="end"/>
      </w:r>
      <w:r w:rsidR="00163018">
        <w:rPr>
          <w:lang w:val="en-GB"/>
        </w:rPr>
        <w:t>.</w:t>
      </w:r>
      <w:r w:rsidR="00E208BD">
        <w:rPr>
          <w:lang w:val="en-GB"/>
        </w:rPr>
        <w:t xml:space="preserve"> </w:t>
      </w:r>
      <w:del w:id="842" w:author="DARMANA-LEVERT Corentin (FRA-DTI)" w:date="2023-08-10T11:07:00Z">
        <w:r w:rsidR="00E208BD" w:rsidDel="0089669C">
          <w:rPr>
            <w:lang w:val="en-GB"/>
          </w:rPr>
          <w:delText>Quelques phrases pour parler de ces deux zones macroségrégées : explique aux neophytes ce que c’est</w:delText>
        </w:r>
      </w:del>
      <w:ins w:id="843" w:author="DARMANA-LEVERT Corentin (FRA-DTI)" w:date="2023-08-10T11:07:00Z">
        <w:r w:rsidR="0089669C">
          <w:rPr>
            <w:lang w:val="en-GB"/>
          </w:rPr>
          <w:t>These 2 seg</w:t>
        </w:r>
      </w:ins>
      <w:ins w:id="844" w:author="DARMANA-LEVERT Corentin (FRA-DTI)" w:date="2023-08-10T11:08:00Z">
        <w:r w:rsidR="00316644">
          <w:rPr>
            <w:lang w:val="en-GB"/>
          </w:rPr>
          <w:t xml:space="preserve">regations areas are characteristic of a cast ingot </w:t>
        </w:r>
      </w:ins>
      <w:ins w:id="845" w:author="DARMANA-LEVERT Corentin (FRA-DTI)" w:date="2023-08-13T11:43:00Z">
        <w:r w:rsidR="00192DCB">
          <w:rPr>
            <w:lang w:val="en-GB"/>
          </w:rPr>
          <w:t>steel:</w:t>
        </w:r>
      </w:ins>
      <w:ins w:id="846" w:author="DARMANA-LEVERT Corentin (FRA-DTI)" w:date="2023-08-10T11:08:00Z">
        <w:r w:rsidR="00316644">
          <w:rPr>
            <w:lang w:val="en-GB"/>
          </w:rPr>
          <w:t xml:space="preserve"> </w:t>
        </w:r>
      </w:ins>
      <w:ins w:id="847" w:author="DARMANA-LEVERT Corentin (FRA-DTI)" w:date="2023-08-10T11:09:00Z">
        <w:r w:rsidR="00316644">
          <w:rPr>
            <w:lang w:val="en-GB"/>
          </w:rPr>
          <w:t xml:space="preserve">the </w:t>
        </w:r>
      </w:ins>
      <w:ins w:id="848" w:author="DARMANA-LEVERT Corentin (FRA-DTI)" w:date="2023-08-11T09:42:00Z">
        <w:r w:rsidR="00E86B66">
          <w:rPr>
            <w:lang w:val="en-GB"/>
          </w:rPr>
          <w:t>bottom part</w:t>
        </w:r>
      </w:ins>
      <w:ins w:id="849" w:author="DARMANA-LEVERT Corentin (FRA-DTI)" w:date="2023-08-10T11:09:00Z">
        <w:r w:rsidR="00316644">
          <w:rPr>
            <w:lang w:val="en-GB"/>
          </w:rPr>
          <w:t xml:space="preserve"> </w:t>
        </w:r>
        <w:del w:id="850" w:author="MARCEAUX DIT CLEMENT Arthur (FRA-DTI)" w:date="2023-08-18T09:40:00Z">
          <w:r w:rsidR="00316644" w:rsidDel="00D31BAB">
            <w:rPr>
              <w:lang w:val="en-GB"/>
            </w:rPr>
            <w:delText>is where the ingot first solidifies</w:delText>
          </w:r>
        </w:del>
      </w:ins>
      <w:ins w:id="851" w:author="DARMANA-LEVERT Corentin (FRA-DTI)" w:date="2023-08-10T11:10:00Z">
        <w:del w:id="852" w:author="MARCEAUX DIT CLEMENT Arthur (FRA-DTI)" w:date="2023-08-18T09:40:00Z">
          <w:r w:rsidR="00316644" w:rsidDel="00D31BAB">
            <w:rPr>
              <w:lang w:val="en-GB"/>
            </w:rPr>
            <w:delText xml:space="preserve"> and </w:delText>
          </w:r>
        </w:del>
        <w:r w:rsidR="00316644">
          <w:rPr>
            <w:lang w:val="en-GB"/>
          </w:rPr>
          <w:t xml:space="preserve">corresponds to the lowest carbon content whereas the </w:t>
        </w:r>
      </w:ins>
      <w:ins w:id="853" w:author="DARMANA-LEVERT Corentin (FRA-DTI)" w:date="2023-08-11T09:40:00Z">
        <w:r w:rsidR="00E86B66">
          <w:rPr>
            <w:lang w:val="en-GB"/>
          </w:rPr>
          <w:t xml:space="preserve">upper </w:t>
        </w:r>
      </w:ins>
      <w:ins w:id="854" w:author="DARMANA-LEVERT Corentin (FRA-DTI)" w:date="2023-08-13T11:43:00Z">
        <w:r w:rsidR="00192DCB">
          <w:rPr>
            <w:lang w:val="en-GB"/>
          </w:rPr>
          <w:t>centre</w:t>
        </w:r>
      </w:ins>
      <w:ins w:id="855" w:author="DARMANA-LEVERT Corentin (FRA-DTI)" w:date="2023-08-10T11:10:00Z">
        <w:r w:rsidR="00316644">
          <w:rPr>
            <w:lang w:val="en-GB"/>
          </w:rPr>
          <w:t xml:space="preserve"> </w:t>
        </w:r>
      </w:ins>
      <w:ins w:id="856" w:author="DARMANA-LEVERT Corentin (FRA-DTI)" w:date="2023-08-11T09:40:00Z">
        <w:r w:rsidR="00E86B66">
          <w:rPr>
            <w:lang w:val="en-GB"/>
          </w:rPr>
          <w:t>zone</w:t>
        </w:r>
      </w:ins>
      <w:ins w:id="857" w:author="DARMANA-LEVERT Corentin (FRA-DTI)" w:date="2023-08-10T11:10:00Z">
        <w:r w:rsidR="00316644">
          <w:rPr>
            <w:lang w:val="en-GB"/>
          </w:rPr>
          <w:t xml:space="preserve"> of the ingot has the highest carbon content. </w:t>
        </w:r>
      </w:ins>
      <w:ins w:id="858" w:author="DARMANA-LEVERT Corentin (FRA-DTI)" w:date="2023-08-10T11:11:00Z">
        <w:r w:rsidR="00316644">
          <w:rPr>
            <w:lang w:val="en-GB"/>
          </w:rPr>
          <w:t xml:space="preserve">The reason for that is detailed in </w:t>
        </w:r>
        <w:r w:rsidR="00316644">
          <w:rPr>
            <w:lang w:val="en-GB"/>
          </w:rPr>
          <w:fldChar w:fldCharType="begin"/>
        </w:r>
        <w:r w:rsidR="00316644">
          <w:rPr>
            <w:lang w:val="en-GB"/>
          </w:rPr>
          <w:instrText xml:space="preserve"> REF _Ref142558309 \r \h </w:instrText>
        </w:r>
      </w:ins>
      <w:r w:rsidR="00316644">
        <w:rPr>
          <w:lang w:val="en-GB"/>
        </w:rPr>
      </w:r>
      <w:r w:rsidR="00316644">
        <w:rPr>
          <w:lang w:val="en-GB"/>
        </w:rPr>
        <w:fldChar w:fldCharType="separate"/>
      </w:r>
      <w:ins w:id="859" w:author="DARMANA-LEVERT Corentin (FRA-DTI)" w:date="2023-08-29T11:07:00Z">
        <w:r w:rsidR="00321898">
          <w:rPr>
            <w:lang w:val="en-GB"/>
          </w:rPr>
          <w:t>2.1.2.1.1</w:t>
        </w:r>
      </w:ins>
      <w:ins w:id="860" w:author="DARMANA-LEVERT Corentin (FRA-DTI)" w:date="2023-08-10T11:11:00Z">
        <w:r w:rsidR="00316644">
          <w:rPr>
            <w:lang w:val="en-GB"/>
          </w:rPr>
          <w:fldChar w:fldCharType="end"/>
        </w:r>
      </w:ins>
      <w:ins w:id="861" w:author="MARCEAUX DIT CLEMENT Arthur (FRA-DTI)" w:date="2023-08-18T09:40:00Z">
        <w:r w:rsidR="00D31BAB">
          <w:rPr>
            <w:lang w:val="en-GB"/>
          </w:rPr>
          <w:t>.</w:t>
        </w:r>
      </w:ins>
      <w:ins w:id="862" w:author="DARMANA-LEVERT Corentin (FRA-DTI)" w:date="2023-08-10T11:12:00Z">
        <w:r w:rsidR="00316644">
          <w:rPr>
            <w:lang w:val="en-GB"/>
          </w:rPr>
          <w:t xml:space="preserve"> </w:t>
        </w:r>
        <w:del w:id="863" w:author="MARCEAUX DIT CLEMENT Arthur (FRA-DTI)" w:date="2023-08-18T09:40:00Z">
          <w:r w:rsidR="00316644" w:rsidDel="00D31BAB">
            <w:rPr>
              <w:lang w:val="en-GB"/>
            </w:rPr>
            <w:delText xml:space="preserve">and is due to local </w:delText>
          </w:r>
        </w:del>
      </w:ins>
      <w:ins w:id="864" w:author="DARMANA-LEVERT Corentin (FRA-DTI)" w:date="2023-08-13T11:43:00Z">
        <w:del w:id="865" w:author="MARCEAUX DIT CLEMENT Arthur (FRA-DTI)" w:date="2023-08-18T09:40:00Z">
          <w:r w:rsidR="00192DCB" w:rsidDel="00D31BAB">
            <w:rPr>
              <w:lang w:val="en-GB"/>
            </w:rPr>
            <w:delText>partitioning</w:delText>
          </w:r>
        </w:del>
      </w:ins>
      <w:ins w:id="866" w:author="DARMANA-LEVERT Corentin (FRA-DTI)" w:date="2023-08-10T11:12:00Z">
        <w:del w:id="867" w:author="MARCEAUX DIT CLEMENT Arthur (FRA-DTI)" w:date="2023-08-18T09:40:00Z">
          <w:r w:rsidR="00316644" w:rsidDel="00D31BAB">
            <w:rPr>
              <w:lang w:val="en-GB"/>
            </w:rPr>
            <w:delText xml:space="preserve"> of the constituents at the phase interface.</w:delText>
          </w:r>
        </w:del>
      </w:ins>
    </w:p>
    <w:p w14:paraId="1AC687C0" w14:textId="77777777" w:rsidR="00060D71" w:rsidRPr="005E7695" w:rsidRDefault="00060D71" w:rsidP="00BA3271">
      <w:pPr>
        <w:rPr>
          <w:lang w:val="en-GB"/>
        </w:rPr>
      </w:pPr>
    </w:p>
    <w:p w14:paraId="434AFA1B" w14:textId="77777777" w:rsidR="00060D71" w:rsidRPr="005E7695" w:rsidRDefault="00060D71" w:rsidP="00060D71">
      <w:pPr>
        <w:keepNext/>
        <w:jc w:val="center"/>
        <w:rPr>
          <w:lang w:val="en-GB"/>
        </w:rPr>
      </w:pPr>
      <w:r w:rsidRPr="005E7695">
        <w:rPr>
          <w:rFonts w:cstheme="minorHAnsi"/>
          <w:noProof/>
          <w:lang w:val="en-GB"/>
        </w:rPr>
        <w:drawing>
          <wp:inline distT="0" distB="0" distL="0" distR="0" wp14:anchorId="12B88B9A" wp14:editId="4CD0461F">
            <wp:extent cx="1950482" cy="2767476"/>
            <wp:effectExtent l="0" t="0" r="0" b="0"/>
            <wp:docPr id="4" name="Image 4" descr="rEPRESENTATION GRAPHIQUE INTERPOLEE DES RESULTATS DE MESURES DE CARBONE DU BLOOM SACRIFICI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PRESENTATION GRAPHIQUE INTERPOLEE DES RESULTATS DE MESURES DE CARBONE DU BLOOM SACRIFICIE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51854" cy="2769423"/>
                    </a:xfrm>
                    <a:prstGeom prst="rect">
                      <a:avLst/>
                    </a:prstGeom>
                    <a:noFill/>
                    <a:ln>
                      <a:noFill/>
                    </a:ln>
                  </pic:spPr>
                </pic:pic>
              </a:graphicData>
            </a:graphic>
          </wp:inline>
        </w:drawing>
      </w:r>
    </w:p>
    <w:p w14:paraId="579E8CC3" w14:textId="5B197CB2" w:rsidR="00060D71" w:rsidRDefault="00060D71" w:rsidP="00060D71">
      <w:pPr>
        <w:pStyle w:val="Lgende"/>
        <w:rPr>
          <w:ins w:id="868" w:author="MARCEAUX DIT CLEMENT Arthur (FRA-DTI)" w:date="2023-07-19T11:07:00Z"/>
          <w:lang w:val="en-GB"/>
        </w:rPr>
      </w:pPr>
      <w:bookmarkStart w:id="869" w:name="_Ref132815937"/>
      <w:bookmarkStart w:id="870" w:name="_Ref136818710"/>
      <w:bookmarkStart w:id="871" w:name="_Toc144199761"/>
      <w:r w:rsidRPr="005E7695">
        <w:rPr>
          <w:lang w:val="en-GB"/>
        </w:rPr>
        <w:t xml:space="preserve">Figure </w:t>
      </w:r>
      <w:r w:rsidR="006B6CDE" w:rsidRPr="005E7695">
        <w:rPr>
          <w:lang w:val="en-GB"/>
        </w:rPr>
        <w:fldChar w:fldCharType="begin"/>
      </w:r>
      <w:r w:rsidR="006B6CDE" w:rsidRPr="005E7695">
        <w:rPr>
          <w:lang w:val="en-GB"/>
        </w:rPr>
        <w:instrText xml:space="preserve"> SEQ Figure \* ARABIC </w:instrText>
      </w:r>
      <w:r w:rsidR="006B6CDE" w:rsidRPr="005E7695">
        <w:rPr>
          <w:lang w:val="en-GB"/>
        </w:rPr>
        <w:fldChar w:fldCharType="separate"/>
      </w:r>
      <w:r w:rsidR="00321898">
        <w:rPr>
          <w:noProof/>
          <w:lang w:val="en-GB"/>
        </w:rPr>
        <w:t>1</w:t>
      </w:r>
      <w:r w:rsidR="006B6CDE" w:rsidRPr="005E7695">
        <w:rPr>
          <w:noProof/>
          <w:lang w:val="en-GB"/>
        </w:rPr>
        <w:fldChar w:fldCharType="end"/>
      </w:r>
      <w:bookmarkEnd w:id="869"/>
      <w:r w:rsidRPr="005E7695">
        <w:rPr>
          <w:lang w:val="en-GB"/>
        </w:rPr>
        <w:t xml:space="preserve"> : MOPPEC bloom chemical characterisation</w:t>
      </w:r>
      <w:bookmarkEnd w:id="870"/>
      <w:bookmarkEnd w:id="871"/>
    </w:p>
    <w:p w14:paraId="7C90A46A" w14:textId="77777777" w:rsidR="00E208BD" w:rsidRPr="00E208BD" w:rsidRDefault="00E208BD">
      <w:pPr>
        <w:rPr>
          <w:lang w:val="en-GB"/>
        </w:rPr>
        <w:pPrChange w:id="872" w:author="MARCEAUX DIT CLEMENT Arthur (FRA-DTI)" w:date="2023-07-19T11:07:00Z">
          <w:pPr>
            <w:pStyle w:val="Lgende"/>
          </w:pPr>
        </w:pPrChange>
      </w:pPr>
    </w:p>
    <w:p w14:paraId="61794C9F" w14:textId="7B18E869" w:rsidR="00060D71" w:rsidRPr="005E7695" w:rsidRDefault="00060D71" w:rsidP="00060D71">
      <w:pPr>
        <w:rPr>
          <w:lang w:val="en-GB"/>
        </w:rPr>
      </w:pPr>
      <w:r w:rsidRPr="005E7695">
        <w:rPr>
          <w:lang w:val="en-GB"/>
        </w:rPr>
        <w:t xml:space="preserve">The carbon macrosegregation profile of the bloom does not appear to be completely symmetrical. Two hypotheses </w:t>
      </w:r>
      <w:r w:rsidR="00932983">
        <w:rPr>
          <w:lang w:val="en-GB"/>
        </w:rPr>
        <w:t>can explain</w:t>
      </w:r>
      <w:r w:rsidRPr="005E7695">
        <w:rPr>
          <w:lang w:val="en-GB"/>
        </w:rPr>
        <w:t xml:space="preserve"> this finding:</w:t>
      </w:r>
    </w:p>
    <w:p w14:paraId="057D47CE" w14:textId="65E676BD" w:rsidR="00060D71" w:rsidRPr="005E7695" w:rsidRDefault="00060D71" w:rsidP="00060D71">
      <w:pPr>
        <w:pStyle w:val="Paragraphedeliste"/>
        <w:numPr>
          <w:ilvl w:val="0"/>
          <w:numId w:val="31"/>
        </w:numPr>
        <w:rPr>
          <w:lang w:val="en-GB"/>
        </w:rPr>
      </w:pPr>
      <w:r w:rsidRPr="005E7695">
        <w:rPr>
          <w:lang w:val="en-GB"/>
        </w:rPr>
        <w:t>Misalignment linked to blooming</w:t>
      </w:r>
    </w:p>
    <w:p w14:paraId="58C5BE54" w14:textId="799B9BF4" w:rsidR="00060D71" w:rsidDel="00192DCB" w:rsidRDefault="00060D71" w:rsidP="00060D71">
      <w:pPr>
        <w:pStyle w:val="Paragraphedeliste"/>
        <w:numPr>
          <w:ilvl w:val="0"/>
          <w:numId w:val="31"/>
        </w:numPr>
        <w:rPr>
          <w:ins w:id="873" w:author="MARCEAUX DIT CLEMENT Arthur (FRA-DTI)" w:date="2023-07-19T11:09:00Z"/>
          <w:del w:id="874" w:author="DARMANA-LEVERT Corentin (FRA-DTI)" w:date="2023-08-13T11:43:00Z"/>
          <w:lang w:val="en-GB"/>
        </w:rPr>
      </w:pPr>
      <w:r w:rsidRPr="005E7695">
        <w:rPr>
          <w:lang w:val="en-GB"/>
        </w:rPr>
        <w:t>Sampling mesh too coarse and imprecise, or elementary volumes related to the analysis not representative</w:t>
      </w:r>
    </w:p>
    <w:p w14:paraId="61BACB03" w14:textId="77777777" w:rsidR="00E208BD" w:rsidRPr="00192DCB" w:rsidRDefault="00E208BD" w:rsidP="00192DCB">
      <w:pPr>
        <w:pStyle w:val="Paragraphedeliste"/>
        <w:numPr>
          <w:ilvl w:val="0"/>
          <w:numId w:val="31"/>
        </w:numPr>
        <w:rPr>
          <w:lang w:val="en-GB"/>
        </w:rPr>
      </w:pPr>
    </w:p>
    <w:p w14:paraId="4669BD23" w14:textId="67C93117" w:rsidR="00060D71" w:rsidRDefault="00060D71" w:rsidP="00060D71">
      <w:pPr>
        <w:rPr>
          <w:ins w:id="875" w:author="DARMANA-LEVERT Corentin (FRA-DTI)" w:date="2023-08-10T11:51:00Z"/>
          <w:lang w:val="en-GB"/>
        </w:rPr>
      </w:pPr>
      <w:proofErr w:type="gramStart"/>
      <w:r w:rsidRPr="005E7695">
        <w:rPr>
          <w:lang w:val="en-GB"/>
        </w:rPr>
        <w:t>In order to</w:t>
      </w:r>
      <w:proofErr w:type="gramEnd"/>
      <w:r w:rsidRPr="005E7695">
        <w:rPr>
          <w:lang w:val="en-GB"/>
        </w:rPr>
        <w:t xml:space="preserve"> verify whether the sacrificial bloom </w:t>
      </w:r>
      <w:r w:rsidR="00E208BD">
        <w:rPr>
          <w:lang w:val="en-GB"/>
        </w:rPr>
        <w:t>showed</w:t>
      </w:r>
      <w:r w:rsidR="00E208BD" w:rsidRPr="005E7695">
        <w:rPr>
          <w:lang w:val="en-GB"/>
        </w:rPr>
        <w:t xml:space="preserve"> </w:t>
      </w:r>
      <w:r w:rsidRPr="005E7695">
        <w:rPr>
          <w:lang w:val="en-GB"/>
        </w:rPr>
        <w:t xml:space="preserve">any outliers, the </w:t>
      </w:r>
      <w:commentRangeStart w:id="876"/>
      <w:r w:rsidRPr="005E7695">
        <w:rPr>
          <w:lang w:val="en-GB"/>
        </w:rPr>
        <w:t>CRMC</w:t>
      </w:r>
      <w:ins w:id="877" w:author="DARMANA-LEVERT Corentin (FRA-DTI)" w:date="2023-08-10T11:13:00Z">
        <w:r w:rsidR="007B6A22">
          <w:rPr>
            <w:lang w:val="en-GB"/>
          </w:rPr>
          <w:t xml:space="preserve"> (</w:t>
        </w:r>
        <w:r w:rsidR="007B6A22" w:rsidRPr="00FD36C0">
          <w:rPr>
            <w:i/>
            <w:iCs/>
            <w:lang w:val="en-GB"/>
          </w:rPr>
          <w:t xml:space="preserve">Centre de Recherche des </w:t>
        </w:r>
        <w:proofErr w:type="spellStart"/>
        <w:r w:rsidR="007B6A22" w:rsidRPr="00FD36C0">
          <w:rPr>
            <w:i/>
            <w:iCs/>
            <w:lang w:val="en-GB"/>
          </w:rPr>
          <w:t>Matériaux</w:t>
        </w:r>
        <w:proofErr w:type="spellEnd"/>
        <w:r w:rsidR="007B6A22" w:rsidRPr="00FD36C0">
          <w:rPr>
            <w:i/>
            <w:iCs/>
            <w:lang w:val="en-GB"/>
          </w:rPr>
          <w:t xml:space="preserve"> du </w:t>
        </w:r>
        <w:proofErr w:type="spellStart"/>
        <w:r w:rsidR="007B6A22" w:rsidRPr="00FD36C0">
          <w:rPr>
            <w:i/>
            <w:iCs/>
            <w:lang w:val="en-GB"/>
          </w:rPr>
          <w:t>Creusot</w:t>
        </w:r>
        <w:proofErr w:type="spellEnd"/>
        <w:r w:rsidR="007B6A22">
          <w:rPr>
            <w:lang w:val="en-GB"/>
          </w:rPr>
          <w:t>)</w:t>
        </w:r>
      </w:ins>
      <w:r w:rsidRPr="005E7695">
        <w:rPr>
          <w:lang w:val="en-GB"/>
        </w:rPr>
        <w:t xml:space="preserve"> </w:t>
      </w:r>
      <w:commentRangeEnd w:id="876"/>
      <w:r w:rsidR="00E208BD">
        <w:rPr>
          <w:rStyle w:val="Marquedecommentaire"/>
        </w:rPr>
        <w:commentReference w:id="876"/>
      </w:r>
      <w:r w:rsidRPr="005E7695">
        <w:rPr>
          <w:lang w:val="en-GB"/>
        </w:rPr>
        <w:t xml:space="preserve">was asked to provide characterization data on other blooms and ingots of the LCO2550 type with different </w:t>
      </w:r>
      <w:commentRangeStart w:id="878"/>
      <w:del w:id="879" w:author="DARMANA-LEVERT Corentin (FRA-DTI)" w:date="2023-08-10T11:14:00Z">
        <w:r w:rsidRPr="005E7695" w:rsidDel="007B6A22">
          <w:rPr>
            <w:lang w:val="en-GB"/>
          </w:rPr>
          <w:delText xml:space="preserve">riser </w:delText>
        </w:r>
      </w:del>
      <w:commentRangeEnd w:id="878"/>
      <w:ins w:id="880" w:author="DARMANA-LEVERT Corentin (FRA-DTI)" w:date="2023-08-10T11:14:00Z">
        <w:r w:rsidR="007B6A22">
          <w:rPr>
            <w:lang w:val="en-GB"/>
          </w:rPr>
          <w:t>feedhead</w:t>
        </w:r>
        <w:r w:rsidR="007B6A22" w:rsidRPr="005E7695">
          <w:rPr>
            <w:lang w:val="en-GB"/>
          </w:rPr>
          <w:t xml:space="preserve"> </w:t>
        </w:r>
      </w:ins>
      <w:r w:rsidR="00E208BD">
        <w:rPr>
          <w:rStyle w:val="Marquedecommentaire"/>
        </w:rPr>
        <w:commentReference w:id="878"/>
      </w:r>
      <w:r w:rsidRPr="005E7695">
        <w:rPr>
          <w:lang w:val="en-GB"/>
        </w:rPr>
        <w:t xml:space="preserve">rates, and maximum carbon content values ​​at the casting. Once all the </w:t>
      </w:r>
      <w:r w:rsidR="00932983">
        <w:rPr>
          <w:lang w:val="en-GB"/>
        </w:rPr>
        <w:t xml:space="preserve">different </w:t>
      </w:r>
      <w:r w:rsidRPr="005E7695">
        <w:rPr>
          <w:lang w:val="en-GB"/>
        </w:rPr>
        <w:t xml:space="preserve">bloom </w:t>
      </w:r>
      <w:r w:rsidR="00932983">
        <w:rPr>
          <w:lang w:val="en-GB"/>
        </w:rPr>
        <w:t>values were</w:t>
      </w:r>
      <w:r w:rsidRPr="005E7695">
        <w:rPr>
          <w:lang w:val="en-GB"/>
        </w:rPr>
        <w:t xml:space="preserve"> statistically compared</w:t>
      </w:r>
      <w:r w:rsidR="00932983">
        <w:rPr>
          <w:lang w:val="en-GB"/>
        </w:rPr>
        <w:t>,</w:t>
      </w:r>
      <w:r w:rsidRPr="005E7695">
        <w:rPr>
          <w:lang w:val="en-GB"/>
        </w:rPr>
        <w:t xml:space="preserve"> the MOPPEC bloom was regarded as statistically </w:t>
      </w:r>
      <w:r w:rsidR="00E208BD">
        <w:rPr>
          <w:lang w:val="en-GB"/>
        </w:rPr>
        <w:t>representative</w:t>
      </w:r>
      <w:del w:id="881" w:author="DARMANA-LEVERT Corentin (FRA-DTI)" w:date="2023-08-29T11:08:00Z">
        <w:r w:rsidRPr="005E7695" w:rsidDel="00321898">
          <w:rPr>
            <w:lang w:val="en-GB"/>
          </w:rPr>
          <w:delText>.</w:delText>
        </w:r>
      </w:del>
      <w:r w:rsidRPr="005E7695">
        <w:rPr>
          <w:lang w:val="en-GB"/>
        </w:rPr>
        <w:t xml:space="preserve"> (Data for the other blooms has </w:t>
      </w:r>
      <w:r w:rsidR="00B31177" w:rsidRPr="005E7695">
        <w:rPr>
          <w:lang w:val="en-GB"/>
        </w:rPr>
        <w:t>not been included</w:t>
      </w:r>
      <w:r w:rsidRPr="005E7695">
        <w:rPr>
          <w:lang w:val="en-GB"/>
        </w:rPr>
        <w:t xml:space="preserve"> for confidentiality matters)</w:t>
      </w:r>
      <w:ins w:id="882" w:author="DARMANA-LEVERT Corentin (FRA-DTI)" w:date="2023-08-29T11:08:00Z">
        <w:r w:rsidR="00321898">
          <w:rPr>
            <w:lang w:val="en-GB"/>
          </w:rPr>
          <w:t>.</w:t>
        </w:r>
      </w:ins>
    </w:p>
    <w:p w14:paraId="0AECA88A" w14:textId="0D28AB1E" w:rsidR="00D011F8" w:rsidRDefault="00D011F8" w:rsidP="00060D71">
      <w:pPr>
        <w:rPr>
          <w:ins w:id="883" w:author="DARMANA-LEVERT Corentin (FRA-DTI)" w:date="2023-08-29T11:06:00Z"/>
          <w:lang w:val="en-GB"/>
        </w:rPr>
      </w:pPr>
    </w:p>
    <w:p w14:paraId="6C395E2F" w14:textId="0B5F628E" w:rsidR="00321898" w:rsidRDefault="00321898" w:rsidP="00060D71">
      <w:pPr>
        <w:rPr>
          <w:ins w:id="884" w:author="DARMANA-LEVERT Corentin (FRA-DTI)" w:date="2023-08-29T11:06:00Z"/>
          <w:lang w:val="en-GB"/>
        </w:rPr>
      </w:pPr>
    </w:p>
    <w:p w14:paraId="65549D9A" w14:textId="57B728C1" w:rsidR="00321898" w:rsidRDefault="00321898" w:rsidP="00060D71">
      <w:pPr>
        <w:rPr>
          <w:ins w:id="885" w:author="DARMANA-LEVERT Corentin (FRA-DTI)" w:date="2023-08-29T11:06:00Z"/>
          <w:lang w:val="en-GB"/>
        </w:rPr>
      </w:pPr>
    </w:p>
    <w:p w14:paraId="28A34C3B" w14:textId="0172B742" w:rsidR="00321898" w:rsidRDefault="00321898" w:rsidP="00060D71">
      <w:pPr>
        <w:rPr>
          <w:ins w:id="886" w:author="DARMANA-LEVERT Corentin (FRA-DTI)" w:date="2023-08-29T11:06:00Z"/>
          <w:lang w:val="en-GB"/>
        </w:rPr>
      </w:pPr>
    </w:p>
    <w:p w14:paraId="28ED0FFB" w14:textId="06B6FC04" w:rsidR="00321898" w:rsidRDefault="00321898" w:rsidP="00060D71">
      <w:pPr>
        <w:rPr>
          <w:ins w:id="887" w:author="DARMANA-LEVERT Corentin (FRA-DTI)" w:date="2023-08-29T11:06:00Z"/>
          <w:lang w:val="en-GB"/>
        </w:rPr>
      </w:pPr>
    </w:p>
    <w:p w14:paraId="34EEE01F" w14:textId="01603888" w:rsidR="00321898" w:rsidRDefault="00321898" w:rsidP="00060D71">
      <w:pPr>
        <w:rPr>
          <w:ins w:id="888" w:author="DARMANA-LEVERT Corentin (FRA-DTI)" w:date="2023-08-29T11:06:00Z"/>
          <w:lang w:val="en-GB"/>
        </w:rPr>
      </w:pPr>
    </w:p>
    <w:p w14:paraId="636576FF" w14:textId="79FC3A69" w:rsidR="00321898" w:rsidRDefault="00321898" w:rsidP="00060D71">
      <w:pPr>
        <w:rPr>
          <w:ins w:id="889" w:author="DARMANA-LEVERT Corentin (FRA-DTI)" w:date="2023-08-29T11:06:00Z"/>
          <w:lang w:val="en-GB"/>
        </w:rPr>
      </w:pPr>
    </w:p>
    <w:p w14:paraId="5C59D0E5" w14:textId="28348C82" w:rsidR="00321898" w:rsidRDefault="00321898" w:rsidP="00060D71">
      <w:pPr>
        <w:rPr>
          <w:ins w:id="890" w:author="DARMANA-LEVERT Corentin (FRA-DTI)" w:date="2023-08-29T11:06:00Z"/>
          <w:lang w:val="en-GB"/>
        </w:rPr>
      </w:pPr>
    </w:p>
    <w:p w14:paraId="02FF28D4" w14:textId="66028F6E" w:rsidR="00321898" w:rsidRDefault="00321898" w:rsidP="00060D71">
      <w:pPr>
        <w:rPr>
          <w:ins w:id="891" w:author="DARMANA-LEVERT Corentin (FRA-DTI)" w:date="2023-08-29T11:06:00Z"/>
          <w:lang w:val="en-GB"/>
        </w:rPr>
      </w:pPr>
    </w:p>
    <w:p w14:paraId="0B45632E" w14:textId="77777777" w:rsidR="00321898" w:rsidRPr="005E7695" w:rsidRDefault="00321898" w:rsidP="00060D71">
      <w:pPr>
        <w:rPr>
          <w:lang w:val="en-GB"/>
        </w:rPr>
      </w:pPr>
    </w:p>
    <w:p w14:paraId="535EA654" w14:textId="546A6A15" w:rsidR="008240CA" w:rsidRPr="005E7695" w:rsidRDefault="008240CA" w:rsidP="007B6A22">
      <w:pPr>
        <w:pStyle w:val="Titre5"/>
        <w:rPr>
          <w:lang w:val="en-GB"/>
        </w:rPr>
      </w:pPr>
      <w:r w:rsidRPr="005E7695">
        <w:rPr>
          <w:lang w:val="en-GB"/>
        </w:rPr>
        <w:lastRenderedPageBreak/>
        <w:t xml:space="preserve">Simulation comparison to </w:t>
      </w:r>
      <w:del w:id="892" w:author="MARCEAUX DIT CLEMENT Arthur (FRA-DTI)" w:date="2023-07-19T11:10:00Z">
        <w:r w:rsidRPr="005E7695" w:rsidDel="00E208BD">
          <w:rPr>
            <w:lang w:val="en-GB"/>
          </w:rPr>
          <w:delText xml:space="preserve">GV </w:delText>
        </w:r>
      </w:del>
      <w:ins w:id="893" w:author="MARCEAUX DIT CLEMENT Arthur (FRA-DTI)" w:date="2023-07-19T11:10:00Z">
        <w:r w:rsidR="00E208BD">
          <w:rPr>
            <w:lang w:val="en-GB"/>
          </w:rPr>
          <w:t>SG</w:t>
        </w:r>
        <w:r w:rsidR="00E208BD" w:rsidRPr="005E7695">
          <w:rPr>
            <w:lang w:val="en-GB"/>
          </w:rPr>
          <w:t xml:space="preserve"> </w:t>
        </w:r>
      </w:ins>
      <w:r w:rsidRPr="005E7695">
        <w:rPr>
          <w:lang w:val="en-GB"/>
        </w:rPr>
        <w:t>900MWe tubular plates</w:t>
      </w:r>
    </w:p>
    <w:p w14:paraId="5E3D256B" w14:textId="4C26F9DA" w:rsidR="007153BB" w:rsidRDefault="007153BB" w:rsidP="007153BB">
      <w:pPr>
        <w:rPr>
          <w:ins w:id="894" w:author="MARCEAUX DIT CLEMENT Arthur (FRA-DTI)" w:date="2023-07-19T11:10:00Z"/>
          <w:lang w:val="en-GB"/>
        </w:rPr>
      </w:pPr>
      <w:r w:rsidRPr="005E7695">
        <w:rPr>
          <w:lang w:val="en-GB"/>
        </w:rPr>
        <w:t>640 samples were taken from the</w:t>
      </w:r>
      <w:ins w:id="895" w:author="DARMANA-LEVERT Corentin (FRA-DTI)" w:date="2023-08-27T13:44:00Z">
        <w:r w:rsidR="00FD36C0">
          <w:rPr>
            <w:lang w:val="en-GB"/>
          </w:rPr>
          <w:t xml:space="preserve"> </w:t>
        </w:r>
      </w:ins>
      <w:del w:id="896" w:author="DARMANA-LEVERT Corentin (FRA-DTI)" w:date="2023-08-13T11:15:00Z">
        <w:r w:rsidRPr="005E7695" w:rsidDel="0050331D">
          <w:rPr>
            <w:lang w:val="en-GB"/>
          </w:rPr>
          <w:delText xml:space="preserve"> GRVP381 </w:delText>
        </w:r>
      </w:del>
      <w:r w:rsidRPr="005E7695">
        <w:rPr>
          <w:lang w:val="en-GB"/>
        </w:rPr>
        <w:t>plate</w:t>
      </w:r>
      <w:ins w:id="897" w:author="DARMANA-LEVERT Corentin (FRA-DTI)" w:date="2023-08-13T11:15:00Z">
        <w:r w:rsidR="0050331D">
          <w:rPr>
            <w:lang w:val="en-GB"/>
          </w:rPr>
          <w:t xml:space="preserve"> 381</w:t>
        </w:r>
      </w:ins>
      <w:r w:rsidRPr="005E7695">
        <w:rPr>
          <w:lang w:val="en-GB"/>
        </w:rPr>
        <w:t xml:space="preserve"> according to a section in the diametric axis of the part (</w:t>
      </w:r>
      <w:r w:rsidRPr="005E7695">
        <w:rPr>
          <w:lang w:val="en-GB"/>
        </w:rPr>
        <w:fldChar w:fldCharType="begin"/>
      </w:r>
      <w:r w:rsidRPr="005E7695">
        <w:rPr>
          <w:lang w:val="en-GB"/>
        </w:rPr>
        <w:instrText xml:space="preserve"> REF _Ref132188808 \h </w:instrText>
      </w:r>
      <w:r w:rsidRPr="005E7695">
        <w:rPr>
          <w:lang w:val="en-GB"/>
        </w:rPr>
      </w:r>
      <w:r w:rsidRPr="005E7695">
        <w:rPr>
          <w:lang w:val="en-GB"/>
        </w:rPr>
        <w:fldChar w:fldCharType="separate"/>
      </w:r>
      <w:ins w:id="898" w:author="DARMANA-LEVERT Corentin (FRA-DTI)" w:date="2023-08-29T11:07:00Z">
        <w:r w:rsidR="00321898" w:rsidRPr="005E7695">
          <w:rPr>
            <w:lang w:val="en-GB"/>
          </w:rPr>
          <w:t xml:space="preserve">Figure </w:t>
        </w:r>
        <w:r w:rsidR="00321898">
          <w:rPr>
            <w:noProof/>
            <w:lang w:val="en-GB"/>
          </w:rPr>
          <w:t>2</w:t>
        </w:r>
      </w:ins>
      <w:del w:id="899" w:author="DARMANA-LEVERT Corentin (FRA-DTI)" w:date="2023-08-10T14:38:00Z">
        <w:r w:rsidR="00AF685A" w:rsidRPr="005E7695" w:rsidDel="00D97C1E">
          <w:rPr>
            <w:lang w:val="en-GB"/>
          </w:rPr>
          <w:delText xml:space="preserve">Figure </w:delText>
        </w:r>
        <w:r w:rsidR="00AF685A" w:rsidDel="00D97C1E">
          <w:rPr>
            <w:noProof/>
            <w:lang w:val="en-GB"/>
          </w:rPr>
          <w:delText>2</w:delText>
        </w:r>
      </w:del>
      <w:r w:rsidRPr="005E7695">
        <w:rPr>
          <w:lang w:val="en-GB"/>
        </w:rPr>
        <w:fldChar w:fldCharType="end"/>
      </w:r>
      <w:r w:rsidRPr="005E7695">
        <w:rPr>
          <w:lang w:val="en-GB"/>
        </w:rPr>
        <w:t>).</w:t>
      </w:r>
    </w:p>
    <w:p w14:paraId="5C34A70E" w14:textId="77777777" w:rsidR="00E208BD" w:rsidRPr="005E7695" w:rsidRDefault="00E208BD" w:rsidP="007153BB">
      <w:pPr>
        <w:rPr>
          <w:lang w:val="en-GB"/>
        </w:rPr>
      </w:pPr>
    </w:p>
    <w:p w14:paraId="215B4DE5" w14:textId="77777777" w:rsidR="007153BB" w:rsidRPr="005E7695" w:rsidRDefault="007153BB" w:rsidP="007153BB">
      <w:pPr>
        <w:keepNext/>
        <w:jc w:val="center"/>
        <w:rPr>
          <w:lang w:val="en-GB"/>
        </w:rPr>
      </w:pPr>
      <w:r w:rsidRPr="005E7695">
        <w:rPr>
          <w:rFonts w:cstheme="minorHAnsi"/>
          <w:noProof/>
          <w:lang w:val="en-GB"/>
        </w:rPr>
        <w:drawing>
          <wp:inline distT="0" distB="0" distL="0" distR="0" wp14:anchorId="07523247" wp14:editId="18A9E260">
            <wp:extent cx="3048183" cy="1701479"/>
            <wp:effectExtent l="0" t="0" r="0" b="0"/>
            <wp:docPr id="14" name="Image 14" descr="C:\Users\cdarmanalevert\AppData\Local\Microsoft\Windows\INetCache\Content.Word\PLAN DE COUPE DE LA PT 381 AU PROFIL TT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darmanalevert\AppData\Local\Microsoft\Windows\INetCache\Content.Word\PLAN DE COUPE DE LA PT 381 AU PROFIL TTQ.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60993" cy="1708629"/>
                    </a:xfrm>
                    <a:prstGeom prst="rect">
                      <a:avLst/>
                    </a:prstGeom>
                    <a:noFill/>
                    <a:ln>
                      <a:noFill/>
                    </a:ln>
                  </pic:spPr>
                </pic:pic>
              </a:graphicData>
            </a:graphic>
          </wp:inline>
        </w:drawing>
      </w:r>
    </w:p>
    <w:p w14:paraId="50B8A580" w14:textId="1DAE00BC" w:rsidR="007153BB" w:rsidRPr="005E7695" w:rsidRDefault="007153BB" w:rsidP="007153BB">
      <w:pPr>
        <w:pStyle w:val="Lgende"/>
        <w:rPr>
          <w:lang w:val="en-GB"/>
        </w:rPr>
      </w:pPr>
      <w:bookmarkStart w:id="900" w:name="_Ref132188808"/>
      <w:bookmarkStart w:id="901" w:name="_Toc144199762"/>
      <w:r w:rsidRPr="005E7695">
        <w:rPr>
          <w:lang w:val="en-GB"/>
        </w:rPr>
        <w:t xml:space="preserve">Figure </w:t>
      </w:r>
      <w:r w:rsidR="006B6CDE" w:rsidRPr="005E7695">
        <w:rPr>
          <w:lang w:val="en-GB"/>
        </w:rPr>
        <w:fldChar w:fldCharType="begin"/>
      </w:r>
      <w:r w:rsidR="006B6CDE" w:rsidRPr="005E7695">
        <w:rPr>
          <w:lang w:val="en-GB"/>
        </w:rPr>
        <w:instrText xml:space="preserve"> SEQ Figure \* ARABIC </w:instrText>
      </w:r>
      <w:r w:rsidR="006B6CDE" w:rsidRPr="005E7695">
        <w:rPr>
          <w:lang w:val="en-GB"/>
        </w:rPr>
        <w:fldChar w:fldCharType="separate"/>
      </w:r>
      <w:r w:rsidR="00321898">
        <w:rPr>
          <w:noProof/>
          <w:lang w:val="en-GB"/>
        </w:rPr>
        <w:t>2</w:t>
      </w:r>
      <w:r w:rsidR="006B6CDE" w:rsidRPr="005E7695">
        <w:rPr>
          <w:noProof/>
          <w:lang w:val="en-GB"/>
        </w:rPr>
        <w:fldChar w:fldCharType="end"/>
      </w:r>
      <w:bookmarkEnd w:id="900"/>
      <w:r w:rsidRPr="005E7695">
        <w:rPr>
          <w:lang w:val="en-GB"/>
        </w:rPr>
        <w:t xml:space="preserve"> : </w:t>
      </w:r>
      <w:r w:rsidR="00E208BD">
        <w:rPr>
          <w:lang w:val="en-GB"/>
        </w:rPr>
        <w:t>Sampling plan</w:t>
      </w:r>
      <w:r w:rsidRPr="005E7695">
        <w:rPr>
          <w:lang w:val="en-GB"/>
        </w:rPr>
        <w:t xml:space="preserve"> in the GVRP381 tubular plate</w:t>
      </w:r>
      <w:bookmarkEnd w:id="901"/>
    </w:p>
    <w:p w14:paraId="17662348" w14:textId="77777777" w:rsidR="007153BB" w:rsidRPr="005E7695" w:rsidRDefault="007153BB" w:rsidP="007153BB">
      <w:pPr>
        <w:rPr>
          <w:lang w:val="en-GB"/>
        </w:rPr>
      </w:pPr>
    </w:p>
    <w:commentRangeStart w:id="902"/>
    <w:p w14:paraId="68972ABC" w14:textId="508AE52C" w:rsidR="007153BB" w:rsidRPr="005E7695" w:rsidRDefault="007153BB" w:rsidP="007153BB">
      <w:pPr>
        <w:rPr>
          <w:lang w:val="en-GB"/>
        </w:rPr>
      </w:pPr>
      <w:r w:rsidRPr="005E7695">
        <w:rPr>
          <w:lang w:val="en-GB"/>
        </w:rPr>
        <w:fldChar w:fldCharType="begin"/>
      </w:r>
      <w:r w:rsidRPr="005E7695">
        <w:rPr>
          <w:lang w:val="en-GB"/>
        </w:rPr>
        <w:instrText xml:space="preserve"> REF _Ref132189015 \h </w:instrText>
      </w:r>
      <w:r w:rsidRPr="005E7695">
        <w:rPr>
          <w:lang w:val="en-GB"/>
        </w:rPr>
      </w:r>
      <w:r w:rsidRPr="005E7695">
        <w:rPr>
          <w:lang w:val="en-GB"/>
        </w:rPr>
        <w:fldChar w:fldCharType="separate"/>
      </w:r>
      <w:ins w:id="903" w:author="DARMANA-LEVERT Corentin (FRA-DTI)" w:date="2023-08-29T11:07:00Z">
        <w:r w:rsidR="00321898" w:rsidRPr="005E7695">
          <w:rPr>
            <w:lang w:val="en-GB"/>
          </w:rPr>
          <w:t xml:space="preserve">Figure </w:t>
        </w:r>
        <w:r w:rsidR="00321898">
          <w:rPr>
            <w:noProof/>
            <w:lang w:val="en-GB"/>
          </w:rPr>
          <w:t>3</w:t>
        </w:r>
      </w:ins>
      <w:del w:id="904" w:author="DARMANA-LEVERT Corentin (FRA-DTI)" w:date="2023-08-10T14:38:00Z">
        <w:r w:rsidR="00AF685A" w:rsidRPr="005E7695" w:rsidDel="00D97C1E">
          <w:rPr>
            <w:lang w:val="en-GB"/>
          </w:rPr>
          <w:delText xml:space="preserve">Figure </w:delText>
        </w:r>
        <w:r w:rsidR="00AF685A" w:rsidDel="00D97C1E">
          <w:rPr>
            <w:noProof/>
            <w:lang w:val="en-GB"/>
          </w:rPr>
          <w:delText>3</w:delText>
        </w:r>
      </w:del>
      <w:r w:rsidRPr="005E7695">
        <w:rPr>
          <w:lang w:val="en-GB"/>
        </w:rPr>
        <w:fldChar w:fldCharType="end"/>
      </w:r>
      <w:r w:rsidRPr="005E7695">
        <w:rPr>
          <w:lang w:val="en-GB"/>
        </w:rPr>
        <w:t xml:space="preserve"> </w:t>
      </w:r>
      <w:r w:rsidR="00E208BD">
        <w:rPr>
          <w:lang w:val="en-GB"/>
        </w:rPr>
        <w:t>shows the</w:t>
      </w:r>
      <w:ins w:id="905" w:author="MARCEAUX DIT CLEMENT Arthur (FRA-DTI)" w:date="2023-07-19T11:11:00Z">
        <w:r w:rsidR="00E208BD">
          <w:rPr>
            <w:lang w:val="en-GB"/>
          </w:rPr>
          <w:t xml:space="preserve"> </w:t>
        </w:r>
      </w:ins>
      <w:r w:rsidRPr="005E7695">
        <w:rPr>
          <w:lang w:val="en-GB"/>
        </w:rPr>
        <w:t>simulation results</w:t>
      </w:r>
      <w:r w:rsidR="005C1084" w:rsidRPr="005E7695">
        <w:rPr>
          <w:lang w:val="en-GB"/>
        </w:rPr>
        <w:t>.</w:t>
      </w:r>
      <w:commentRangeEnd w:id="902"/>
      <w:r w:rsidR="00E208BD">
        <w:rPr>
          <w:rStyle w:val="Marquedecommentaire"/>
        </w:rPr>
        <w:commentReference w:id="902"/>
      </w:r>
      <w:r w:rsidR="005C1084" w:rsidRPr="005E7695">
        <w:rPr>
          <w:lang w:val="en-GB"/>
        </w:rPr>
        <w:t xml:space="preserve"> When comparing it to the real plate, modelling of segregation </w:t>
      </w:r>
      <w:r w:rsidR="00E208BD">
        <w:rPr>
          <w:lang w:val="en-GB"/>
        </w:rPr>
        <w:t>appears</w:t>
      </w:r>
      <w:r w:rsidR="00E208BD" w:rsidRPr="005E7695">
        <w:rPr>
          <w:lang w:val="en-GB"/>
        </w:rPr>
        <w:t xml:space="preserve"> </w:t>
      </w:r>
      <w:r w:rsidR="005C1084" w:rsidRPr="005E7695">
        <w:rPr>
          <w:lang w:val="en-GB"/>
        </w:rPr>
        <w:t>to be globally satisfying.</w:t>
      </w:r>
    </w:p>
    <w:p w14:paraId="7B4A14ED" w14:textId="4C2FCAFC" w:rsidR="005C1084" w:rsidRPr="005E7695" w:rsidRDefault="005C1084" w:rsidP="007153BB">
      <w:pPr>
        <w:rPr>
          <w:lang w:val="en-GB"/>
        </w:rPr>
      </w:pPr>
      <w:r w:rsidRPr="005E7695">
        <w:rPr>
          <w:lang w:val="en-GB"/>
        </w:rPr>
        <w:t xml:space="preserve">The only inaccurate calculations </w:t>
      </w:r>
      <w:proofErr w:type="gramStart"/>
      <w:r w:rsidRPr="005E7695">
        <w:rPr>
          <w:lang w:val="en-GB"/>
        </w:rPr>
        <w:t>were located in</w:t>
      </w:r>
      <w:proofErr w:type="gramEnd"/>
      <w:r w:rsidRPr="005E7695">
        <w:rPr>
          <w:lang w:val="en-GB"/>
        </w:rPr>
        <w:t xml:space="preserve"> the tubular plate axis</w:t>
      </w:r>
      <w:ins w:id="906" w:author="MARCEAUX DIT CLEMENT Arthur (FRA-DTI)" w:date="2023-07-19T11:12:00Z">
        <w:r w:rsidR="00E208BD">
          <w:rPr>
            <w:lang w:val="en-GB"/>
          </w:rPr>
          <w:t>,</w:t>
        </w:r>
      </w:ins>
      <w:r w:rsidRPr="005E7695">
        <w:rPr>
          <w:lang w:val="en-GB"/>
        </w:rPr>
        <w:t xml:space="preserve"> where there is strong positive carbon segregation. The simulation overestimated the actual carbon content by about 12%.</w:t>
      </w:r>
    </w:p>
    <w:p w14:paraId="6FAA851C" w14:textId="24F18986" w:rsidR="005C1084" w:rsidRDefault="005C1084" w:rsidP="007153BB">
      <w:pPr>
        <w:rPr>
          <w:ins w:id="907" w:author="MARCEAUX DIT CLEMENT Arthur (FRA-DTI)" w:date="2023-07-19T11:11:00Z"/>
          <w:lang w:val="en-GB"/>
        </w:rPr>
      </w:pPr>
      <w:r w:rsidRPr="005E7695">
        <w:rPr>
          <w:lang w:val="en-GB"/>
        </w:rPr>
        <w:t>Comparisons were quite accura</w:t>
      </w:r>
      <w:r w:rsidR="00025E9D" w:rsidRPr="005E7695">
        <w:rPr>
          <w:lang w:val="en-GB"/>
        </w:rPr>
        <w:t>te for a</w:t>
      </w:r>
      <w:r w:rsidRPr="005E7695">
        <w:rPr>
          <w:lang w:val="en-GB"/>
        </w:rPr>
        <w:t xml:space="preserve"> radius of about 600 mm </w:t>
      </w:r>
      <w:r w:rsidR="00025E9D" w:rsidRPr="005E7695">
        <w:rPr>
          <w:lang w:val="en-GB"/>
        </w:rPr>
        <w:t xml:space="preserve">and more </w:t>
      </w:r>
      <w:r w:rsidRPr="005E7695">
        <w:rPr>
          <w:lang w:val="en-GB"/>
        </w:rPr>
        <w:t>around the plate central axis</w:t>
      </w:r>
      <w:r w:rsidR="00025E9D" w:rsidRPr="005E7695">
        <w:rPr>
          <w:lang w:val="en-GB"/>
        </w:rPr>
        <w:t xml:space="preserve">. For a </w:t>
      </w:r>
      <w:commentRangeStart w:id="908"/>
      <w:r w:rsidR="00025E9D" w:rsidRPr="005E7695">
        <w:rPr>
          <w:lang w:val="en-GB"/>
        </w:rPr>
        <w:t xml:space="preserve">radius inferior </w:t>
      </w:r>
      <w:del w:id="909" w:author="DARMANA-LEVERT Corentin (FRA-DTI)" w:date="2023-08-10T11:16:00Z">
        <w:r w:rsidR="00025E9D" w:rsidRPr="005E7695" w:rsidDel="007B6A22">
          <w:rPr>
            <w:lang w:val="en-GB"/>
          </w:rPr>
          <w:delText xml:space="preserve">than </w:delText>
        </w:r>
      </w:del>
      <w:commentRangeEnd w:id="908"/>
      <w:ins w:id="910" w:author="DARMANA-LEVERT Corentin (FRA-DTI)" w:date="2023-08-10T11:16:00Z">
        <w:r w:rsidR="007B6A22">
          <w:rPr>
            <w:lang w:val="en-GB"/>
          </w:rPr>
          <w:t>to</w:t>
        </w:r>
        <w:r w:rsidR="007B6A22" w:rsidRPr="005E7695">
          <w:rPr>
            <w:lang w:val="en-GB"/>
          </w:rPr>
          <w:t xml:space="preserve"> </w:t>
        </w:r>
      </w:ins>
      <w:r w:rsidR="00E208BD">
        <w:rPr>
          <w:rStyle w:val="Marquedecommentaire"/>
        </w:rPr>
        <w:commentReference w:id="908"/>
      </w:r>
      <w:r w:rsidR="00025E9D" w:rsidRPr="005E7695">
        <w:rPr>
          <w:lang w:val="en-GB"/>
        </w:rPr>
        <w:t>200 mm</w:t>
      </w:r>
      <w:r w:rsidR="00385BFA" w:rsidRPr="005E7695">
        <w:rPr>
          <w:lang w:val="en-GB"/>
        </w:rPr>
        <w:t>, the simulations overestimated the true segregation rate.</w:t>
      </w:r>
    </w:p>
    <w:p w14:paraId="0565F0DC" w14:textId="77777777" w:rsidR="00E208BD" w:rsidRPr="005E7695" w:rsidRDefault="00E208BD" w:rsidP="007153BB">
      <w:pPr>
        <w:rPr>
          <w:lang w:val="en-GB"/>
        </w:rPr>
      </w:pPr>
    </w:p>
    <w:p w14:paraId="608DDA01" w14:textId="77777777" w:rsidR="007153BB" w:rsidRPr="005E7695" w:rsidRDefault="007153BB" w:rsidP="007153BB">
      <w:pPr>
        <w:keepNext/>
        <w:jc w:val="center"/>
        <w:rPr>
          <w:lang w:val="en-GB"/>
        </w:rPr>
      </w:pPr>
      <w:r w:rsidRPr="005E7695">
        <w:rPr>
          <w:rFonts w:cstheme="minorHAnsi"/>
          <w:noProof/>
          <w:lang w:val="en-GB"/>
        </w:rPr>
        <w:drawing>
          <wp:inline distT="0" distB="0" distL="0" distR="0" wp14:anchorId="61EB260A" wp14:editId="151F2B85">
            <wp:extent cx="5731510" cy="2675890"/>
            <wp:effectExtent l="0" t="0" r="2540" b="0"/>
            <wp:docPr id="15" name="Image 15" descr="C:\Users\cdarmanalevert\AppData\Local\Microsoft\Windows\INetCache\Content.Word\REPRESENTATION GRAPHIQUE DES RESULTATS D’ISOSEGREGATIONS DE CARBONE DANS LA PT 381 VIA LE LOGICIEL STANFORD GRAPH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cdarmanalevert\AppData\Local\Microsoft\Windows\INetCache\Content.Word\REPRESENTATION GRAPHIQUE DES RESULTATS D’ISOSEGREGATIONS DE CARBONE DANS LA PT 381 VIA LE LOGICIEL STANFORD GRAPHICS.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675890"/>
                    </a:xfrm>
                    <a:prstGeom prst="rect">
                      <a:avLst/>
                    </a:prstGeom>
                    <a:noFill/>
                    <a:ln>
                      <a:noFill/>
                    </a:ln>
                  </pic:spPr>
                </pic:pic>
              </a:graphicData>
            </a:graphic>
          </wp:inline>
        </w:drawing>
      </w:r>
    </w:p>
    <w:p w14:paraId="6E5244FF" w14:textId="54B80B11" w:rsidR="00BF55CB" w:rsidRPr="005E7695" w:rsidRDefault="007153BB" w:rsidP="00BF55CB">
      <w:pPr>
        <w:pStyle w:val="Lgende"/>
        <w:rPr>
          <w:lang w:val="en-GB"/>
        </w:rPr>
      </w:pPr>
      <w:bookmarkStart w:id="911" w:name="_Ref132189015"/>
      <w:bookmarkStart w:id="912" w:name="_Toc144199763"/>
      <w:r w:rsidRPr="005E7695">
        <w:rPr>
          <w:lang w:val="en-GB"/>
        </w:rPr>
        <w:t xml:space="preserve">Figure </w:t>
      </w:r>
      <w:r w:rsidR="006B6CDE" w:rsidRPr="005E7695">
        <w:rPr>
          <w:lang w:val="en-GB"/>
        </w:rPr>
        <w:fldChar w:fldCharType="begin"/>
      </w:r>
      <w:r w:rsidR="006B6CDE" w:rsidRPr="005E7695">
        <w:rPr>
          <w:lang w:val="en-GB"/>
        </w:rPr>
        <w:instrText xml:space="preserve"> SEQ Figure \* ARABIC </w:instrText>
      </w:r>
      <w:r w:rsidR="006B6CDE" w:rsidRPr="005E7695">
        <w:rPr>
          <w:lang w:val="en-GB"/>
        </w:rPr>
        <w:fldChar w:fldCharType="separate"/>
      </w:r>
      <w:r w:rsidR="00321898">
        <w:rPr>
          <w:noProof/>
          <w:lang w:val="en-GB"/>
        </w:rPr>
        <w:t>3</w:t>
      </w:r>
      <w:r w:rsidR="006B6CDE" w:rsidRPr="005E7695">
        <w:rPr>
          <w:noProof/>
          <w:lang w:val="en-GB"/>
        </w:rPr>
        <w:fldChar w:fldCharType="end"/>
      </w:r>
      <w:bookmarkEnd w:id="911"/>
      <w:r w:rsidRPr="005E7695">
        <w:rPr>
          <w:lang w:val="en-GB"/>
        </w:rPr>
        <w:t xml:space="preserve"> : Graphic visual of simulation results after manufacturing process outline of GVRP tubular plat</w:t>
      </w:r>
      <w:r w:rsidR="007B12E0">
        <w:rPr>
          <w:lang w:val="en-GB"/>
        </w:rPr>
        <w:t>e</w:t>
      </w:r>
      <w:bookmarkEnd w:id="912"/>
    </w:p>
    <w:p w14:paraId="4544C268" w14:textId="79E2F142" w:rsidR="00BF55CB" w:rsidRPr="005E7695" w:rsidRDefault="00BF55CB" w:rsidP="00BF55CB">
      <w:pPr>
        <w:rPr>
          <w:lang w:val="en-GB"/>
        </w:rPr>
      </w:pPr>
    </w:p>
    <w:p w14:paraId="124E7D3F" w14:textId="101825D0" w:rsidR="00BF55CB" w:rsidRPr="005E7695" w:rsidRDefault="00BF55CB" w:rsidP="00BF55CB">
      <w:pPr>
        <w:rPr>
          <w:lang w:val="en-GB"/>
        </w:rPr>
      </w:pPr>
      <w:commentRangeStart w:id="913"/>
      <w:del w:id="914" w:author="DARMANA-LEVERT Corentin (FRA-DTI)" w:date="2023-08-10T11:23:00Z">
        <w:r w:rsidRPr="005E7695" w:rsidDel="002E2BEC">
          <w:rPr>
            <w:lang w:val="en-GB"/>
          </w:rPr>
          <w:delText>Tubular plate from GVRP383</w:delText>
        </w:r>
      </w:del>
      <w:ins w:id="915" w:author="DARMANA-LEVERT Corentin (FRA-DTI)" w:date="2023-08-10T11:23:00Z">
        <w:r w:rsidR="002E2BEC">
          <w:rPr>
            <w:lang w:val="en-GB"/>
          </w:rPr>
          <w:t>Another tubular</w:t>
        </w:r>
      </w:ins>
      <w:r w:rsidRPr="005E7695">
        <w:rPr>
          <w:lang w:val="en-GB"/>
        </w:rPr>
        <w:t xml:space="preserve"> </w:t>
      </w:r>
      <w:ins w:id="916" w:author="DARMANA-LEVERT Corentin (FRA-DTI)" w:date="2023-08-13T11:14:00Z">
        <w:r w:rsidR="0050331D">
          <w:rPr>
            <w:lang w:val="en-GB"/>
          </w:rPr>
          <w:t>plate (</w:t>
        </w:r>
      </w:ins>
      <w:ins w:id="917" w:author="DARMANA-LEVERT Corentin (FRA-DTI)" w:date="2023-08-13T11:15:00Z">
        <w:r w:rsidR="0050331D">
          <w:rPr>
            <w:lang w:val="en-GB"/>
          </w:rPr>
          <w:t xml:space="preserve">383) </w:t>
        </w:r>
      </w:ins>
      <w:r w:rsidRPr="005E7695">
        <w:rPr>
          <w:lang w:val="en-GB"/>
        </w:rPr>
        <w:t xml:space="preserve">was also dissected and </w:t>
      </w:r>
      <w:del w:id="918" w:author="DARMANA-LEVERT Corentin (FRA-DTI)" w:date="2023-08-13T11:44:00Z">
        <w:r w:rsidRPr="005E7695" w:rsidDel="00192DCB">
          <w:rPr>
            <w:lang w:val="en-GB"/>
          </w:rPr>
          <w:delText>analyzed</w:delText>
        </w:r>
      </w:del>
      <w:ins w:id="919" w:author="DARMANA-LEVERT Corentin (FRA-DTI)" w:date="2023-08-13T11:44:00Z">
        <w:r w:rsidR="00192DCB" w:rsidRPr="005E7695">
          <w:rPr>
            <w:lang w:val="en-GB"/>
          </w:rPr>
          <w:t>analysed</w:t>
        </w:r>
      </w:ins>
      <w:r w:rsidRPr="005E7695">
        <w:rPr>
          <w:lang w:val="en-GB"/>
        </w:rPr>
        <w:t xml:space="preserve"> in the same plane of study as </w:t>
      </w:r>
      <w:del w:id="920" w:author="DARMANA-LEVERT Corentin (FRA-DTI)" w:date="2023-08-10T11:23:00Z">
        <w:r w:rsidRPr="005E7695" w:rsidDel="002E2BEC">
          <w:rPr>
            <w:lang w:val="en-GB"/>
          </w:rPr>
          <w:delText>tubular plate from GVRP381</w:delText>
        </w:r>
      </w:del>
      <w:ins w:id="921" w:author="DARMANA-LEVERT Corentin (FRA-DTI)" w:date="2023-08-10T11:23:00Z">
        <w:r w:rsidR="002E2BEC">
          <w:rPr>
            <w:lang w:val="en-GB"/>
          </w:rPr>
          <w:t>the previous one</w:t>
        </w:r>
      </w:ins>
      <w:ins w:id="922" w:author="DARMANA-LEVERT Corentin (FRA-DTI)" w:date="2023-08-13T11:15:00Z">
        <w:r w:rsidR="0050331D">
          <w:rPr>
            <w:lang w:val="en-GB"/>
          </w:rPr>
          <w:t xml:space="preserve"> (381)</w:t>
        </w:r>
      </w:ins>
      <w:del w:id="923" w:author="DARMANA-LEVERT Corentin (FRA-DTI)" w:date="2023-08-10T11:23:00Z">
        <w:r w:rsidRPr="005E7695" w:rsidDel="002E2BEC">
          <w:rPr>
            <w:lang w:val="en-GB"/>
          </w:rPr>
          <w:delText xml:space="preserve"> </w:delText>
        </w:r>
      </w:del>
      <w:r w:rsidRPr="005E7695">
        <w:rPr>
          <w:lang w:val="en-GB"/>
        </w:rPr>
        <w:t>, with less samples</w:t>
      </w:r>
      <w:ins w:id="924" w:author="DARMANA-LEVERT Corentin (FRA-DTI)" w:date="2023-08-10T11:23:00Z">
        <w:r w:rsidR="002E2BEC">
          <w:rPr>
            <w:lang w:val="en-GB"/>
          </w:rPr>
          <w:t>.</w:t>
        </w:r>
      </w:ins>
      <w:del w:id="925" w:author="DARMANA-LEVERT Corentin (FRA-DTI)" w:date="2023-08-10T11:23:00Z">
        <w:r w:rsidRPr="005E7695" w:rsidDel="002E2BEC">
          <w:rPr>
            <w:lang w:val="en-GB"/>
          </w:rPr>
          <w:delText xml:space="preserve"> than that of GVRP381 tubular plate</w:delText>
        </w:r>
        <w:commentRangeEnd w:id="913"/>
        <w:r w:rsidR="00E208BD" w:rsidDel="002E2BEC">
          <w:rPr>
            <w:rStyle w:val="Marquedecommentaire"/>
          </w:rPr>
          <w:commentReference w:id="913"/>
        </w:r>
        <w:r w:rsidRPr="005E7695" w:rsidDel="002E2BEC">
          <w:rPr>
            <w:lang w:val="en-GB"/>
          </w:rPr>
          <w:delText>.</w:delText>
        </w:r>
      </w:del>
    </w:p>
    <w:p w14:paraId="76D0A72A" w14:textId="4515392C" w:rsidR="00BF55CB" w:rsidRPr="005E7695" w:rsidRDefault="00BF55CB" w:rsidP="00BF55CB">
      <w:pPr>
        <w:rPr>
          <w:lang w:val="en-GB"/>
        </w:rPr>
      </w:pPr>
      <w:r w:rsidRPr="005E7695">
        <w:rPr>
          <w:lang w:val="en-GB"/>
        </w:rPr>
        <w:t xml:space="preserve">Comparisons with simulation led to better conclusions than those of the first tubular </w:t>
      </w:r>
      <w:del w:id="926" w:author="DARMANA-LEVERT Corentin (FRA-DTI)" w:date="2023-08-27T13:45:00Z">
        <w:r w:rsidRPr="005E7695" w:rsidDel="00FD36C0">
          <w:rPr>
            <w:lang w:val="en-GB"/>
          </w:rPr>
          <w:delText>plate :</w:delText>
        </w:r>
      </w:del>
      <w:ins w:id="927" w:author="DARMANA-LEVERT Corentin (FRA-DTI)" w:date="2023-08-27T13:45:00Z">
        <w:r w:rsidR="00FD36C0" w:rsidRPr="005E7695">
          <w:rPr>
            <w:lang w:val="en-GB"/>
          </w:rPr>
          <w:t>plate:</w:t>
        </w:r>
      </w:ins>
      <w:r w:rsidRPr="005E7695">
        <w:rPr>
          <w:lang w:val="en-GB"/>
        </w:rPr>
        <w:t xml:space="preserve"> the simulations agree well with the measurements all along the plane of sampling.</w:t>
      </w:r>
    </w:p>
    <w:p w14:paraId="7BA76C19" w14:textId="4DF4EAB8" w:rsidR="00BA5DF4" w:rsidRDefault="00BA5DF4" w:rsidP="00BF55CB">
      <w:pPr>
        <w:rPr>
          <w:ins w:id="928" w:author="MARCEAUX DIT CLEMENT Arthur (FRA-DTI)" w:date="2023-07-19T11:14:00Z"/>
          <w:lang w:val="en-GB"/>
        </w:rPr>
      </w:pPr>
      <w:r w:rsidRPr="005E7695">
        <w:rPr>
          <w:lang w:val="en-GB"/>
        </w:rPr>
        <w:lastRenderedPageBreak/>
        <w:t xml:space="preserve">In conclusion, the analysis on the tubular </w:t>
      </w:r>
      <w:del w:id="929" w:author="DARMANA-LEVERT Corentin (FRA-DTI)" w:date="2023-08-13T11:15:00Z">
        <w:r w:rsidRPr="005E7695" w:rsidDel="0050331D">
          <w:rPr>
            <w:lang w:val="en-GB"/>
          </w:rPr>
          <w:delText>plate from GVRP</w:delText>
        </w:r>
      </w:del>
      <w:ins w:id="930" w:author="DARMANA-LEVERT Corentin (FRA-DTI)" w:date="2023-08-13T11:15:00Z">
        <w:r w:rsidR="0050331D">
          <w:rPr>
            <w:lang w:val="en-GB"/>
          </w:rPr>
          <w:t>plate</w:t>
        </w:r>
      </w:ins>
      <w:ins w:id="931" w:author="DARMANA-LEVERT Corentin (FRA-DTI)" w:date="2023-08-27T13:45:00Z">
        <w:r w:rsidR="00FD36C0">
          <w:rPr>
            <w:lang w:val="en-GB"/>
          </w:rPr>
          <w:t xml:space="preserve"> </w:t>
        </w:r>
      </w:ins>
      <w:del w:id="932" w:author="DARMANA-LEVERT Corentin (FRA-DTI)" w:date="2023-08-13T11:15:00Z">
        <w:r w:rsidRPr="005E7695" w:rsidDel="0050331D">
          <w:rPr>
            <w:lang w:val="en-GB"/>
          </w:rPr>
          <w:delText xml:space="preserve"> </w:delText>
        </w:r>
      </w:del>
      <w:r w:rsidRPr="005E7695">
        <w:rPr>
          <w:lang w:val="en-GB"/>
        </w:rPr>
        <w:t>383 give good correspondence with the simulations, more than the tubular plate</w:t>
      </w:r>
      <w:ins w:id="933" w:author="DARMANA-LEVERT Corentin (FRA-DTI)" w:date="2023-08-27T13:46:00Z">
        <w:r w:rsidR="00FD36C0">
          <w:rPr>
            <w:lang w:val="en-GB"/>
          </w:rPr>
          <w:t xml:space="preserve"> </w:t>
        </w:r>
      </w:ins>
      <w:del w:id="934" w:author="DARMANA-LEVERT Corentin (FRA-DTI)" w:date="2023-08-13T11:16:00Z">
        <w:r w:rsidRPr="005E7695" w:rsidDel="0050331D">
          <w:rPr>
            <w:lang w:val="en-GB"/>
          </w:rPr>
          <w:delText xml:space="preserve"> from GVRP </w:delText>
        </w:r>
      </w:del>
      <w:r w:rsidRPr="005E7695">
        <w:rPr>
          <w:lang w:val="en-GB"/>
        </w:rPr>
        <w:t xml:space="preserve">381 does. This difference is not explainable by the way of collecting samples nor data treatment, which were identical </w:t>
      </w:r>
      <w:r w:rsidR="00932983">
        <w:rPr>
          <w:lang w:val="en-GB"/>
        </w:rPr>
        <w:t>for</w:t>
      </w:r>
      <w:r w:rsidRPr="005E7695">
        <w:rPr>
          <w:lang w:val="en-GB"/>
        </w:rPr>
        <w:t xml:space="preserve"> both plates. Uncertainty from carbon measurements or meshing during sampling are both too weak to induce such large variability. The two hypotheses kept were that meshing step was too large or that these differences originated from </w:t>
      </w:r>
      <w:ins w:id="935" w:author="MARCEAUX DIT CLEMENT Arthur (FRA-DTI)" w:date="2023-07-19T11:14:00Z">
        <w:r w:rsidR="004B7EDD">
          <w:rPr>
            <w:lang w:val="en-GB"/>
          </w:rPr>
          <w:t xml:space="preserve">the </w:t>
        </w:r>
      </w:ins>
      <w:r w:rsidRPr="005E7695">
        <w:rPr>
          <w:lang w:val="en-GB"/>
        </w:rPr>
        <w:t>manufacturing process.</w:t>
      </w:r>
    </w:p>
    <w:p w14:paraId="3A8F8CCB" w14:textId="77777777" w:rsidR="004B7EDD" w:rsidRPr="005E7695" w:rsidRDefault="004B7EDD" w:rsidP="00BF55CB">
      <w:pPr>
        <w:rPr>
          <w:lang w:val="en-GB"/>
        </w:rPr>
      </w:pPr>
    </w:p>
    <w:p w14:paraId="4360B84C" w14:textId="5A86C138" w:rsidR="00BA5DF4" w:rsidRPr="005E7695" w:rsidRDefault="00BA5DF4" w:rsidP="002E2BEC">
      <w:pPr>
        <w:pStyle w:val="Titre5"/>
        <w:rPr>
          <w:lang w:val="en-GB"/>
        </w:rPr>
      </w:pPr>
      <w:r w:rsidRPr="005E7695">
        <w:rPr>
          <w:lang w:val="en-GB"/>
        </w:rPr>
        <w:t xml:space="preserve">Simulation comparison to </w:t>
      </w:r>
      <w:r w:rsidR="004B7EDD">
        <w:rPr>
          <w:lang w:val="en-GB"/>
        </w:rPr>
        <w:t>SG</w:t>
      </w:r>
      <w:r w:rsidR="004B7EDD" w:rsidRPr="005E7695">
        <w:rPr>
          <w:lang w:val="en-GB"/>
        </w:rPr>
        <w:t xml:space="preserve"> </w:t>
      </w:r>
      <w:r w:rsidRPr="005E7695">
        <w:rPr>
          <w:lang w:val="en-GB"/>
        </w:rPr>
        <w:t>900MWe channel head</w:t>
      </w:r>
    </w:p>
    <w:p w14:paraId="6E0E6AF5" w14:textId="3F12B6C9" w:rsidR="004C3DBE" w:rsidRDefault="004C3DBE" w:rsidP="004C3DBE">
      <w:pPr>
        <w:rPr>
          <w:ins w:id="936" w:author="DARMANA-LEVERT Corentin (FRA-DTI)" w:date="2023-08-10T11:24:00Z"/>
          <w:lang w:val="en-GB"/>
        </w:rPr>
      </w:pPr>
      <w:r w:rsidRPr="005E7695">
        <w:rPr>
          <w:lang w:val="en-GB"/>
        </w:rPr>
        <w:t xml:space="preserve">The channel head was not </w:t>
      </w:r>
      <w:r w:rsidR="004B7EDD" w:rsidRPr="005E7695">
        <w:rPr>
          <w:lang w:val="en-GB"/>
        </w:rPr>
        <w:t xml:space="preserve">as much </w:t>
      </w:r>
      <w:r w:rsidR="00932983" w:rsidRPr="005E7695">
        <w:rPr>
          <w:lang w:val="en-GB"/>
        </w:rPr>
        <w:t>analysed</w:t>
      </w:r>
      <w:r w:rsidRPr="005E7695">
        <w:rPr>
          <w:lang w:val="en-GB"/>
        </w:rPr>
        <w:t xml:space="preserve"> as the tubular plates</w:t>
      </w:r>
      <w:r w:rsidR="004B7EDD">
        <w:rPr>
          <w:lang w:val="en-GB"/>
        </w:rPr>
        <w:t>. T</w:t>
      </w:r>
      <w:r w:rsidRPr="005E7695">
        <w:rPr>
          <w:lang w:val="en-GB"/>
        </w:rPr>
        <w:t xml:space="preserve">here was no sampling in the diametral plane. Samples </w:t>
      </w:r>
      <w:commentRangeStart w:id="937"/>
      <w:r w:rsidR="004B7EDD">
        <w:rPr>
          <w:lang w:val="en-GB"/>
        </w:rPr>
        <w:t>were</w:t>
      </w:r>
      <w:r w:rsidR="004B7EDD" w:rsidRPr="005E7695">
        <w:rPr>
          <w:lang w:val="en-GB"/>
        </w:rPr>
        <w:t xml:space="preserve"> </w:t>
      </w:r>
      <w:commentRangeEnd w:id="937"/>
      <w:r w:rsidR="004B7EDD">
        <w:rPr>
          <w:rStyle w:val="Marquedecommentaire"/>
        </w:rPr>
        <w:commentReference w:id="937"/>
      </w:r>
      <w:r w:rsidRPr="005E7695">
        <w:rPr>
          <w:lang w:val="en-GB"/>
        </w:rPr>
        <w:t>taken at two stages of forging</w:t>
      </w:r>
      <w:r w:rsidR="004B7EDD">
        <w:rPr>
          <w:lang w:val="en-GB"/>
        </w:rPr>
        <w:t>:</w:t>
      </w:r>
      <w:r w:rsidRPr="005E7695">
        <w:rPr>
          <w:lang w:val="en-GB"/>
        </w:rPr>
        <w:t xml:space="preserve"> at the blank stage (before stamping) on the surface</w:t>
      </w:r>
      <w:r w:rsidR="00C433D4" w:rsidRPr="005E7695">
        <w:rPr>
          <w:lang w:val="en-GB"/>
        </w:rPr>
        <w:t xml:space="preserve"> (</w:t>
      </w:r>
      <w:r w:rsidR="00C433D4" w:rsidRPr="005E7695">
        <w:rPr>
          <w:lang w:val="en-GB"/>
        </w:rPr>
        <w:fldChar w:fldCharType="begin"/>
      </w:r>
      <w:r w:rsidR="00C433D4" w:rsidRPr="005E7695">
        <w:rPr>
          <w:lang w:val="en-GB"/>
        </w:rPr>
        <w:instrText xml:space="preserve"> REF _Ref132211520 \h </w:instrText>
      </w:r>
      <w:r w:rsidR="00C433D4" w:rsidRPr="005E7695">
        <w:rPr>
          <w:lang w:val="en-GB"/>
        </w:rPr>
      </w:r>
      <w:r w:rsidR="00C433D4" w:rsidRPr="005E7695">
        <w:rPr>
          <w:lang w:val="en-GB"/>
        </w:rPr>
        <w:fldChar w:fldCharType="separate"/>
      </w:r>
      <w:ins w:id="938" w:author="DARMANA-LEVERT Corentin (FRA-DTI)" w:date="2023-08-29T11:07:00Z">
        <w:r w:rsidR="00321898" w:rsidRPr="005E7695">
          <w:rPr>
            <w:lang w:val="en-GB"/>
          </w:rPr>
          <w:t xml:space="preserve">Figure </w:t>
        </w:r>
        <w:r w:rsidR="00321898">
          <w:rPr>
            <w:noProof/>
            <w:lang w:val="en-GB"/>
          </w:rPr>
          <w:t>4</w:t>
        </w:r>
      </w:ins>
      <w:del w:id="939" w:author="DARMANA-LEVERT Corentin (FRA-DTI)" w:date="2023-08-10T14:38:00Z">
        <w:r w:rsidR="00AF685A" w:rsidRPr="005E7695" w:rsidDel="00D97C1E">
          <w:rPr>
            <w:lang w:val="en-GB"/>
          </w:rPr>
          <w:delText xml:space="preserve">Figure </w:delText>
        </w:r>
        <w:r w:rsidR="00AF685A" w:rsidDel="00D97C1E">
          <w:rPr>
            <w:noProof/>
            <w:lang w:val="en-GB"/>
          </w:rPr>
          <w:delText>4</w:delText>
        </w:r>
      </w:del>
      <w:r w:rsidR="00C433D4" w:rsidRPr="005E7695">
        <w:rPr>
          <w:lang w:val="en-GB"/>
        </w:rPr>
        <w:fldChar w:fldCharType="end"/>
      </w:r>
      <w:r w:rsidR="00C433D4" w:rsidRPr="005E7695">
        <w:rPr>
          <w:lang w:val="en-GB"/>
        </w:rPr>
        <w:t>)</w:t>
      </w:r>
      <w:r w:rsidRPr="005E7695">
        <w:rPr>
          <w:lang w:val="en-GB"/>
        </w:rPr>
        <w:t xml:space="preserve">, </w:t>
      </w:r>
      <w:r w:rsidR="004B7EDD">
        <w:rPr>
          <w:lang w:val="en-GB"/>
        </w:rPr>
        <w:t xml:space="preserve">and </w:t>
      </w:r>
      <w:r w:rsidRPr="005E7695">
        <w:rPr>
          <w:lang w:val="en-GB"/>
        </w:rPr>
        <w:t xml:space="preserve">at the final stage after the heat quality treatment profile on the surface and </w:t>
      </w:r>
      <w:r w:rsidR="004B7EDD">
        <w:rPr>
          <w:lang w:val="en-GB"/>
        </w:rPr>
        <w:t>through the</w:t>
      </w:r>
      <w:r w:rsidR="004B7EDD" w:rsidRPr="005E7695">
        <w:rPr>
          <w:lang w:val="en-GB"/>
        </w:rPr>
        <w:t xml:space="preserve"> </w:t>
      </w:r>
      <w:proofErr w:type="spellStart"/>
      <w:r w:rsidRPr="005E7695">
        <w:rPr>
          <w:lang w:val="en-GB"/>
        </w:rPr>
        <w:t>thickness</w:t>
      </w:r>
      <w:ins w:id="940" w:author="DARMANA-LEVERT Corentin (FRA-DTI)" w:date="2023-08-27T16:24:00Z">
        <w:r w:rsidR="00D940E7">
          <w:rPr>
            <w:lang w:val="en-GB"/>
          </w:rPr>
          <w:t>a</w:t>
        </w:r>
        <w:proofErr w:type="spellEnd"/>
        <w:r w:rsidR="00D940E7">
          <w:rPr>
            <w:lang w:val="en-GB"/>
          </w:rPr>
          <w:t xml:space="preserve"> after stamping (</w:t>
        </w:r>
        <w:r w:rsidR="00D940E7">
          <w:rPr>
            <w:lang w:val="en-GB"/>
          </w:rPr>
          <w:fldChar w:fldCharType="begin"/>
        </w:r>
        <w:r w:rsidR="00D940E7">
          <w:rPr>
            <w:lang w:val="en-GB"/>
          </w:rPr>
          <w:instrText xml:space="preserve"> REF _Ref144045871 \h </w:instrText>
        </w:r>
      </w:ins>
      <w:r w:rsidR="00D940E7">
        <w:rPr>
          <w:lang w:val="en-GB"/>
        </w:rPr>
      </w:r>
      <w:r w:rsidR="00D940E7">
        <w:rPr>
          <w:lang w:val="en-GB"/>
        </w:rPr>
        <w:fldChar w:fldCharType="separate"/>
      </w:r>
      <w:ins w:id="941" w:author="DARMANA-LEVERT Corentin (FRA-DTI)" w:date="2023-08-29T11:07:00Z">
        <w:r w:rsidR="00321898" w:rsidRPr="005E7695">
          <w:rPr>
            <w:lang w:val="en-GB"/>
          </w:rPr>
          <w:t xml:space="preserve">Figure </w:t>
        </w:r>
        <w:r w:rsidR="00321898">
          <w:rPr>
            <w:noProof/>
            <w:lang w:val="en-GB"/>
          </w:rPr>
          <w:t>5</w:t>
        </w:r>
      </w:ins>
      <w:ins w:id="942" w:author="DARMANA-LEVERT Corentin (FRA-DTI)" w:date="2023-08-27T16:24:00Z">
        <w:r w:rsidR="00D940E7">
          <w:rPr>
            <w:lang w:val="en-GB"/>
          </w:rPr>
          <w:fldChar w:fldCharType="end"/>
        </w:r>
        <w:r w:rsidR="00D940E7">
          <w:rPr>
            <w:lang w:val="en-GB"/>
          </w:rPr>
          <w:t>)</w:t>
        </w:r>
      </w:ins>
      <w:r w:rsidRPr="005E7695">
        <w:rPr>
          <w:lang w:val="en-GB"/>
        </w:rPr>
        <w:t>. The samples are taken on two perpendicular axes (0°-180° and 90°-270°).</w:t>
      </w:r>
    </w:p>
    <w:p w14:paraId="3A3235CE" w14:textId="75BA4E0D" w:rsidR="00BD1FA6" w:rsidRDefault="002E2BEC" w:rsidP="004C3DBE">
      <w:pPr>
        <w:rPr>
          <w:ins w:id="943" w:author="MARCEAUX DIT CLEMENT Arthur (FRA-DTI)" w:date="2023-08-18T09:41:00Z"/>
          <w:lang w:val="en-GB"/>
        </w:rPr>
      </w:pPr>
      <w:ins w:id="944" w:author="DARMANA-LEVERT Corentin (FRA-DTI)" w:date="2023-08-10T11:24:00Z">
        <w:r>
          <w:rPr>
            <w:lang w:val="en-GB"/>
          </w:rPr>
          <w:t xml:space="preserve">In the figure </w:t>
        </w:r>
      </w:ins>
      <w:ins w:id="945" w:author="DARMANA-LEVERT Corentin (FRA-DTI)" w:date="2023-08-10T11:25:00Z">
        <w:r>
          <w:rPr>
            <w:lang w:val="en-GB"/>
          </w:rPr>
          <w:t>below, the grey and yellow areas correspond to the less</w:t>
        </w:r>
      </w:ins>
      <w:ins w:id="946" w:author="DARMANA-LEVERT Corentin (FRA-DTI)" w:date="2023-08-11T09:49:00Z">
        <w:r w:rsidR="00693C6E">
          <w:rPr>
            <w:lang w:val="en-GB"/>
          </w:rPr>
          <w:t>e</w:t>
        </w:r>
      </w:ins>
      <w:ins w:id="947" w:author="DARMANA-LEVERT Corentin (FRA-DTI)" w:date="2023-08-10T11:25:00Z">
        <w:r>
          <w:rPr>
            <w:lang w:val="en-GB"/>
          </w:rPr>
          <w:t>r segregated areas whereas the dark blue and red ones indicate higher and</w:t>
        </w:r>
      </w:ins>
      <w:ins w:id="948" w:author="DARMANA-LEVERT Corentin (FRA-DTI)" w:date="2023-08-10T11:26:00Z">
        <w:r>
          <w:rPr>
            <w:lang w:val="en-GB"/>
          </w:rPr>
          <w:t xml:space="preserve"> lower segregation respectively. The notation “%C” symbol</w:t>
        </w:r>
      </w:ins>
      <w:ins w:id="949" w:author="DARMANA-LEVERT Corentin (FRA-DTI)" w:date="2023-08-10T11:27:00Z">
        <w:r>
          <w:rPr>
            <w:lang w:val="en-GB"/>
          </w:rPr>
          <w:t xml:space="preserve">izes the ratio of the difference to the nominal carbon concentration over the nominal </w:t>
        </w:r>
      </w:ins>
      <w:ins w:id="950" w:author="DARMANA-LEVERT Corentin (FRA-DTI)" w:date="2023-08-10T11:28:00Z">
        <w:r w:rsidR="003A76FE">
          <w:rPr>
            <w:lang w:val="en-GB"/>
          </w:rPr>
          <w:t xml:space="preserve">concentration </w:t>
        </w:r>
      </w:ins>
      <m:oMath>
        <m:f>
          <m:fPr>
            <m:ctrlPr>
              <w:ins w:id="951" w:author="DARMANA-LEVERT Corentin (FRA-DTI)" w:date="2023-08-10T11:28:00Z">
                <w:rPr>
                  <w:rFonts w:ascii="Cambria Math" w:hAnsi="Cambria Math"/>
                  <w:i/>
                  <w:lang w:val="en-GB"/>
                </w:rPr>
              </w:ins>
            </m:ctrlPr>
          </m:fPr>
          <m:num>
            <m:sSub>
              <m:sSubPr>
                <m:ctrlPr>
                  <w:ins w:id="952" w:author="DARMANA-LEVERT Corentin (FRA-DTI)" w:date="2023-08-10T11:29:00Z">
                    <w:rPr>
                      <w:rFonts w:ascii="Cambria Math" w:hAnsi="Cambria Math"/>
                      <w:i/>
                      <w:lang w:val="en-GB"/>
                    </w:rPr>
                  </w:ins>
                </m:ctrlPr>
              </m:sSubPr>
              <m:e>
                <m:r>
                  <w:ins w:id="953" w:author="DARMANA-LEVERT Corentin (FRA-DTI)" w:date="2023-08-10T11:29:00Z">
                    <w:rPr>
                      <w:rFonts w:ascii="Cambria Math" w:hAnsi="Cambria Math"/>
                      <w:lang w:val="en-GB"/>
                    </w:rPr>
                    <m:t>W</m:t>
                  </w:ins>
                </m:r>
              </m:e>
              <m:sub>
                <m:r>
                  <w:ins w:id="954" w:author="DARMANA-LEVERT Corentin (FRA-DTI)" w:date="2023-08-10T11:29:00Z">
                    <w:rPr>
                      <w:rFonts w:ascii="Cambria Math" w:hAnsi="Cambria Math"/>
                      <w:lang w:val="en-GB"/>
                    </w:rPr>
                    <m:t>c</m:t>
                  </w:ins>
                </m:r>
              </m:sub>
            </m:sSub>
            <m:r>
              <w:ins w:id="955" w:author="DARMANA-LEVERT Corentin (FRA-DTI)" w:date="2023-08-10T11:30:00Z">
                <w:rPr>
                  <w:rFonts w:ascii="Cambria Math" w:hAnsi="Cambria Math"/>
                  <w:lang w:val="en-GB"/>
                </w:rPr>
                <m:t xml:space="preserve">- </m:t>
              </w:ins>
            </m:r>
            <m:sSub>
              <m:sSubPr>
                <m:ctrlPr>
                  <w:ins w:id="956" w:author="DARMANA-LEVERT Corentin (FRA-DTI)" w:date="2023-08-10T11:30:00Z">
                    <w:rPr>
                      <w:rFonts w:ascii="Cambria Math" w:hAnsi="Cambria Math"/>
                      <w:i/>
                      <w:lang w:val="en-GB"/>
                    </w:rPr>
                  </w:ins>
                </m:ctrlPr>
              </m:sSubPr>
              <m:e>
                <m:r>
                  <w:ins w:id="957" w:author="DARMANA-LEVERT Corentin (FRA-DTI)" w:date="2023-08-10T11:30:00Z">
                    <w:rPr>
                      <w:rFonts w:ascii="Cambria Math" w:hAnsi="Cambria Math"/>
                      <w:lang w:val="en-GB"/>
                    </w:rPr>
                    <m:t>W</m:t>
                  </w:ins>
                </m:r>
              </m:e>
              <m:sub>
                <m:r>
                  <w:ins w:id="958" w:author="DARMANA-LEVERT Corentin (FRA-DTI)" w:date="2023-08-10T11:30:00Z">
                    <w:rPr>
                      <w:rFonts w:ascii="Cambria Math" w:hAnsi="Cambria Math"/>
                      <w:lang w:val="en-GB"/>
                    </w:rPr>
                    <m:t>c nom</m:t>
                  </w:ins>
                </m:r>
                <m:r>
                  <w:ins w:id="959" w:author="DARMANA-LEVERT Corentin (FRA-DTI)" w:date="2023-08-11T09:48:00Z">
                    <w:rPr>
                      <w:rFonts w:ascii="Cambria Math" w:hAnsi="Cambria Math"/>
                      <w:lang w:val="en-GB"/>
                    </w:rPr>
                    <m:t>inal</m:t>
                  </w:ins>
                </m:r>
              </m:sub>
            </m:sSub>
          </m:num>
          <m:den>
            <m:sSub>
              <m:sSubPr>
                <m:ctrlPr>
                  <w:ins w:id="960" w:author="DARMANA-LEVERT Corentin (FRA-DTI)" w:date="2023-08-10T11:30:00Z">
                    <w:rPr>
                      <w:rFonts w:ascii="Cambria Math" w:hAnsi="Cambria Math"/>
                      <w:i/>
                      <w:lang w:val="en-GB"/>
                    </w:rPr>
                  </w:ins>
                </m:ctrlPr>
              </m:sSubPr>
              <m:e>
                <m:r>
                  <w:ins w:id="961" w:author="DARMANA-LEVERT Corentin (FRA-DTI)" w:date="2023-08-10T11:30:00Z">
                    <w:rPr>
                      <w:rFonts w:ascii="Cambria Math" w:hAnsi="Cambria Math"/>
                      <w:lang w:val="en-GB"/>
                    </w:rPr>
                    <m:t>W</m:t>
                  </w:ins>
                </m:r>
              </m:e>
              <m:sub>
                <m:r>
                  <w:ins w:id="962" w:author="DARMANA-LEVERT Corentin (FRA-DTI)" w:date="2023-08-10T11:30:00Z">
                    <w:rPr>
                      <w:rFonts w:ascii="Cambria Math" w:hAnsi="Cambria Math"/>
                      <w:lang w:val="en-GB"/>
                    </w:rPr>
                    <m:t>c nominal</m:t>
                  </w:ins>
                </m:r>
              </m:sub>
            </m:sSub>
          </m:den>
        </m:f>
      </m:oMath>
      <w:ins w:id="963" w:author="DARMANA-LEVERT Corentin (FRA-DTI)" w:date="2023-08-10T11:27:00Z">
        <w:r>
          <w:rPr>
            <w:lang w:val="en-GB"/>
          </w:rPr>
          <w:t>. Th</w:t>
        </w:r>
      </w:ins>
      <w:ins w:id="964" w:author="DARMANA-LEVERT Corentin (FRA-DTI)" w:date="2023-08-11T09:49:00Z">
        <w:r w:rsidR="00971E57">
          <w:rPr>
            <w:lang w:val="en-GB"/>
          </w:rPr>
          <w:t>at ratio</w:t>
        </w:r>
      </w:ins>
      <w:ins w:id="965" w:author="DARMANA-LEVERT Corentin (FRA-DTI)" w:date="2023-08-10T11:27:00Z">
        <w:r>
          <w:rPr>
            <w:lang w:val="en-GB"/>
          </w:rPr>
          <w:t xml:space="preserve"> quantifies the </w:t>
        </w:r>
        <w:r w:rsidR="003A76FE">
          <w:rPr>
            <w:lang w:val="en-GB"/>
          </w:rPr>
          <w:t>segregatio</w:t>
        </w:r>
      </w:ins>
      <w:ins w:id="966" w:author="DARMANA-LEVERT Corentin (FRA-DTI)" w:date="2023-08-10T11:28:00Z">
        <w:r w:rsidR="003A76FE">
          <w:rPr>
            <w:lang w:val="en-GB"/>
          </w:rPr>
          <w:t>n intensity</w:t>
        </w:r>
      </w:ins>
      <w:ins w:id="967" w:author="DARMANA-LEVERT Corentin (FRA-DTI)" w:date="2023-08-10T11:30:00Z">
        <w:r w:rsidR="00406800">
          <w:rPr>
            <w:lang w:val="en-GB"/>
          </w:rPr>
          <w:t>.</w:t>
        </w:r>
      </w:ins>
    </w:p>
    <w:p w14:paraId="07515105" w14:textId="77777777" w:rsidR="00D31BAB" w:rsidRPr="005E7695" w:rsidRDefault="00D31BAB" w:rsidP="004C3DBE">
      <w:pPr>
        <w:rPr>
          <w:lang w:val="en-GB"/>
        </w:rPr>
      </w:pPr>
    </w:p>
    <w:p w14:paraId="18EA8225" w14:textId="77777777" w:rsidR="00C433D4" w:rsidRPr="005E7695" w:rsidRDefault="004C3DBE" w:rsidP="00C433D4">
      <w:pPr>
        <w:keepNext/>
        <w:jc w:val="center"/>
        <w:rPr>
          <w:lang w:val="en-GB"/>
        </w:rPr>
      </w:pPr>
      <w:commentRangeStart w:id="968"/>
      <w:r w:rsidRPr="005E7695">
        <w:rPr>
          <w:rFonts w:cstheme="minorHAnsi"/>
          <w:noProof/>
          <w:lang w:val="en-GB"/>
        </w:rPr>
        <w:drawing>
          <wp:inline distT="0" distB="0" distL="0" distR="0" wp14:anchorId="643664D4" wp14:editId="4970650C">
            <wp:extent cx="3929204" cy="1976136"/>
            <wp:effectExtent l="0" t="0" r="0" b="5080"/>
            <wp:docPr id="18" name="Image 18" descr="C:\Users\cdarmanalevert\AppData\Local\Microsoft\Windows\INetCache\Content.Word\FLAN POUR FOND PRIMAIRE 900MWE AVANT EMBOUTISSAGE (GRIS) DANS SON EBAUCHE DE FORGE (ROUGE) ET PROFIL DE SEGREGATION DE CARBONE CAS DE CHUTAGE V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cdarmanalevert\AppData\Local\Microsoft\Windows\INetCache\Content.Word\FLAN POUR FOND PRIMAIRE 900MWE AVANT EMBOUTISSAGE (GRIS) DANS SON EBAUCHE DE FORGE (ROUGE) ET PROFIL DE SEGREGATION DE CARBONE CAS DE CHUTAGE VISE.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36241" cy="1979675"/>
                    </a:xfrm>
                    <a:prstGeom prst="rect">
                      <a:avLst/>
                    </a:prstGeom>
                    <a:noFill/>
                    <a:ln>
                      <a:noFill/>
                    </a:ln>
                  </pic:spPr>
                </pic:pic>
              </a:graphicData>
            </a:graphic>
          </wp:inline>
        </w:drawing>
      </w:r>
      <w:commentRangeEnd w:id="968"/>
      <w:r w:rsidR="004B7EDD">
        <w:rPr>
          <w:rStyle w:val="Marquedecommentaire"/>
        </w:rPr>
        <w:commentReference w:id="968"/>
      </w:r>
    </w:p>
    <w:p w14:paraId="5C28524D" w14:textId="194A7A89" w:rsidR="004C3DBE" w:rsidRDefault="00C433D4" w:rsidP="00C433D4">
      <w:pPr>
        <w:pStyle w:val="Lgende"/>
        <w:rPr>
          <w:ins w:id="969" w:author="MARCEAUX DIT CLEMENT Arthur (FRA-DTI)" w:date="2023-07-19T11:17:00Z"/>
          <w:lang w:val="en-GB"/>
        </w:rPr>
      </w:pPr>
      <w:bookmarkStart w:id="970" w:name="_Ref132211520"/>
      <w:bookmarkStart w:id="971" w:name="_Toc144199764"/>
      <w:r w:rsidRPr="005E7695">
        <w:rPr>
          <w:lang w:val="en-GB"/>
        </w:rPr>
        <w:t xml:space="preserve">Figure </w:t>
      </w:r>
      <w:r w:rsidR="006B6CDE" w:rsidRPr="005E7695">
        <w:rPr>
          <w:lang w:val="en-GB"/>
        </w:rPr>
        <w:fldChar w:fldCharType="begin"/>
      </w:r>
      <w:r w:rsidR="006B6CDE" w:rsidRPr="005E7695">
        <w:rPr>
          <w:lang w:val="en-GB"/>
        </w:rPr>
        <w:instrText xml:space="preserve"> SEQ Figure \* ARABIC </w:instrText>
      </w:r>
      <w:r w:rsidR="006B6CDE" w:rsidRPr="005E7695">
        <w:rPr>
          <w:lang w:val="en-GB"/>
        </w:rPr>
        <w:fldChar w:fldCharType="separate"/>
      </w:r>
      <w:r w:rsidR="00321898">
        <w:rPr>
          <w:noProof/>
          <w:lang w:val="en-GB"/>
        </w:rPr>
        <w:t>4</w:t>
      </w:r>
      <w:r w:rsidR="006B6CDE" w:rsidRPr="005E7695">
        <w:rPr>
          <w:noProof/>
          <w:lang w:val="en-GB"/>
        </w:rPr>
        <w:fldChar w:fldCharType="end"/>
      </w:r>
      <w:bookmarkEnd w:id="970"/>
      <w:r w:rsidRPr="005E7695">
        <w:rPr>
          <w:lang w:val="en-GB"/>
        </w:rPr>
        <w:t xml:space="preserve"> : Carbon cartography from simulation of a channel head at blank state</w:t>
      </w:r>
      <w:bookmarkEnd w:id="971"/>
    </w:p>
    <w:p w14:paraId="5D47D2CB" w14:textId="77777777" w:rsidR="004B7EDD" w:rsidRPr="004B7EDD" w:rsidRDefault="004B7EDD">
      <w:pPr>
        <w:rPr>
          <w:lang w:val="en-GB"/>
        </w:rPr>
        <w:pPrChange w:id="972" w:author="MARCEAUX DIT CLEMENT Arthur (FRA-DTI)" w:date="2023-07-19T11:17:00Z">
          <w:pPr>
            <w:pStyle w:val="Lgende"/>
          </w:pPr>
        </w:pPrChange>
      </w:pPr>
    </w:p>
    <w:p w14:paraId="6E34029A" w14:textId="77777777" w:rsidR="00C433D4" w:rsidRPr="005E7695" w:rsidRDefault="00C433D4" w:rsidP="00C433D4">
      <w:pPr>
        <w:keepNext/>
        <w:jc w:val="center"/>
        <w:rPr>
          <w:lang w:val="en-GB"/>
        </w:rPr>
      </w:pPr>
      <w:r w:rsidRPr="005E7695">
        <w:rPr>
          <w:rFonts w:cstheme="minorHAnsi"/>
          <w:noProof/>
          <w:lang w:val="en-GB"/>
        </w:rPr>
        <w:drawing>
          <wp:inline distT="0" distB="0" distL="0" distR="0" wp14:anchorId="3E13FFE4" wp14:editId="659EB595">
            <wp:extent cx="3155133" cy="2469234"/>
            <wp:effectExtent l="0" t="0" r="7620" b="7620"/>
            <wp:docPr id="19" name="Image 19" descr="C:\Users\cdarmanalevert\AppData\Local\Microsoft\Windows\INetCache\Content.Word\FOND PRIMAIRE 900MWE AU PROFIL TTQ (GRIS) DANS SON EBAUCHE DE FORGE (ROSE) ET PROFIL DE SEGREGATION DE CARBONE CAS DE CHUTAGE VI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cdarmanalevert\AppData\Local\Microsoft\Windows\INetCache\Content.Word\FOND PRIMAIRE 900MWE AU PROFIL TTQ (GRIS) DANS SON EBAUCHE DE FORGE (ROSE) ET PROFIL DE SEGREGATION DE CARBONE CAS DE CHUTAGE VISE.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67757" cy="2479114"/>
                    </a:xfrm>
                    <a:prstGeom prst="rect">
                      <a:avLst/>
                    </a:prstGeom>
                    <a:noFill/>
                    <a:ln>
                      <a:noFill/>
                    </a:ln>
                  </pic:spPr>
                </pic:pic>
              </a:graphicData>
            </a:graphic>
          </wp:inline>
        </w:drawing>
      </w:r>
    </w:p>
    <w:p w14:paraId="2E17242D" w14:textId="56498B9C" w:rsidR="00BF55CB" w:rsidRDefault="00C433D4" w:rsidP="00C433D4">
      <w:pPr>
        <w:pStyle w:val="Lgende"/>
        <w:rPr>
          <w:ins w:id="973" w:author="MARCEAUX DIT CLEMENT Arthur (FRA-DTI)" w:date="2023-07-19T11:17:00Z"/>
          <w:lang w:val="en-GB"/>
        </w:rPr>
      </w:pPr>
      <w:bookmarkStart w:id="974" w:name="_Ref144045871"/>
      <w:bookmarkStart w:id="975" w:name="_Toc144199765"/>
      <w:r w:rsidRPr="005E7695">
        <w:rPr>
          <w:lang w:val="en-GB"/>
        </w:rPr>
        <w:t xml:space="preserve">Figure </w:t>
      </w:r>
      <w:r w:rsidR="006B6CDE" w:rsidRPr="005E7695">
        <w:rPr>
          <w:lang w:val="en-GB"/>
        </w:rPr>
        <w:fldChar w:fldCharType="begin"/>
      </w:r>
      <w:r w:rsidR="006B6CDE" w:rsidRPr="005E7695">
        <w:rPr>
          <w:lang w:val="en-GB"/>
        </w:rPr>
        <w:instrText xml:space="preserve"> SEQ Figure \* ARABIC </w:instrText>
      </w:r>
      <w:r w:rsidR="006B6CDE" w:rsidRPr="005E7695">
        <w:rPr>
          <w:lang w:val="en-GB"/>
        </w:rPr>
        <w:fldChar w:fldCharType="separate"/>
      </w:r>
      <w:r w:rsidR="00321898">
        <w:rPr>
          <w:noProof/>
          <w:lang w:val="en-GB"/>
        </w:rPr>
        <w:t>5</w:t>
      </w:r>
      <w:r w:rsidR="006B6CDE" w:rsidRPr="005E7695">
        <w:rPr>
          <w:noProof/>
          <w:lang w:val="en-GB"/>
        </w:rPr>
        <w:fldChar w:fldCharType="end"/>
      </w:r>
      <w:bookmarkEnd w:id="974"/>
      <w:r w:rsidRPr="005E7695">
        <w:rPr>
          <w:lang w:val="en-GB"/>
        </w:rPr>
        <w:t xml:space="preserve"> : Carbon cartography from simulation of a channel head after heat quality treat</w:t>
      </w:r>
      <w:r w:rsidR="00146EBD" w:rsidRPr="005E7695">
        <w:rPr>
          <w:lang w:val="en-GB"/>
        </w:rPr>
        <w:t>m</w:t>
      </w:r>
      <w:r w:rsidRPr="005E7695">
        <w:rPr>
          <w:lang w:val="en-GB"/>
        </w:rPr>
        <w:t>ent</w:t>
      </w:r>
      <w:bookmarkEnd w:id="975"/>
    </w:p>
    <w:p w14:paraId="38763924" w14:textId="77777777" w:rsidR="004B7EDD" w:rsidRPr="004B7EDD" w:rsidRDefault="004B7EDD">
      <w:pPr>
        <w:rPr>
          <w:lang w:val="en-GB"/>
        </w:rPr>
        <w:pPrChange w:id="976" w:author="MARCEAUX DIT CLEMENT Arthur (FRA-DTI)" w:date="2023-07-19T11:17:00Z">
          <w:pPr>
            <w:pStyle w:val="Lgende"/>
          </w:pPr>
        </w:pPrChange>
      </w:pPr>
    </w:p>
    <w:p w14:paraId="2DF1DB1C" w14:textId="0D08C33F" w:rsidR="00146EBD" w:rsidRPr="005E7695" w:rsidRDefault="00146EBD" w:rsidP="00146EBD">
      <w:pPr>
        <w:rPr>
          <w:lang w:val="en-GB"/>
        </w:rPr>
      </w:pPr>
      <w:r w:rsidRPr="005E7695">
        <w:rPr>
          <w:lang w:val="en-GB"/>
        </w:rPr>
        <w:t>The comparisons between simulations and characterizations for the blank stage are satisf</w:t>
      </w:r>
      <w:ins w:id="977" w:author="DARMANA-LEVERT Corentin (FRA-DTI)" w:date="2023-08-13T11:44:00Z">
        <w:r w:rsidR="00192DCB">
          <w:rPr>
            <w:lang w:val="en-GB"/>
          </w:rPr>
          <w:t>actory</w:t>
        </w:r>
      </w:ins>
      <w:del w:id="978" w:author="MARCEAUX DIT CLEMENT Arthur (FRA-DTI)" w:date="2023-07-19T11:21:00Z">
        <w:r w:rsidRPr="005E7695" w:rsidDel="00EA287E">
          <w:rPr>
            <w:lang w:val="en-GB"/>
          </w:rPr>
          <w:delText>actory</w:delText>
        </w:r>
      </w:del>
      <w:r w:rsidRPr="005E7695">
        <w:rPr>
          <w:lang w:val="en-GB"/>
        </w:rPr>
        <w:t xml:space="preserve"> for the 2 axes investigated</w:t>
      </w:r>
      <w:ins w:id="979" w:author="MARCEAUX DIT CLEMENT Arthur (FRA-DTI)" w:date="2023-07-19T11:21:00Z">
        <w:r w:rsidR="00EA287E">
          <w:rPr>
            <w:lang w:val="en-GB"/>
          </w:rPr>
          <w:t>,</w:t>
        </w:r>
      </w:ins>
      <w:r w:rsidRPr="005E7695">
        <w:rPr>
          <w:lang w:val="en-GB"/>
        </w:rPr>
        <w:t xml:space="preserve"> apart from a few points around the </w:t>
      </w:r>
      <w:r w:rsidR="00932983" w:rsidRPr="005E7695">
        <w:rPr>
          <w:lang w:val="en-GB"/>
        </w:rPr>
        <w:t>centre</w:t>
      </w:r>
      <w:r w:rsidRPr="005E7695">
        <w:rPr>
          <w:lang w:val="en-GB"/>
        </w:rPr>
        <w:t xml:space="preserve">, </w:t>
      </w:r>
      <w:r w:rsidR="00932983">
        <w:rPr>
          <w:lang w:val="en-GB"/>
        </w:rPr>
        <w:t>indicating a</w:t>
      </w:r>
      <w:r w:rsidRPr="005E7695">
        <w:rPr>
          <w:lang w:val="en-GB"/>
        </w:rPr>
        <w:t xml:space="preserve"> </w:t>
      </w:r>
      <w:r w:rsidR="00932983" w:rsidRPr="005E7695">
        <w:rPr>
          <w:lang w:val="en-GB"/>
        </w:rPr>
        <w:t>decentring</w:t>
      </w:r>
      <w:r w:rsidRPr="005E7695">
        <w:rPr>
          <w:lang w:val="en-GB"/>
        </w:rPr>
        <w:t xml:space="preserve"> of the part, whose origins are revealed </w:t>
      </w:r>
      <w:commentRangeStart w:id="980"/>
      <w:del w:id="981" w:author="DARMANA-LEVERT Corentin (FRA-DTI)" w:date="2023-08-11T09:54:00Z">
        <w:r w:rsidRPr="005E7695" w:rsidDel="00693C6E">
          <w:rPr>
            <w:lang w:val="en-GB"/>
          </w:rPr>
          <w:delText xml:space="preserve">later </w:delText>
        </w:r>
      </w:del>
      <w:commentRangeEnd w:id="980"/>
      <w:ins w:id="982" w:author="DARMANA-LEVERT Corentin (FRA-DTI)" w:date="2023-08-11T09:54:00Z">
        <w:r w:rsidR="00693C6E">
          <w:rPr>
            <w:lang w:val="en-GB"/>
          </w:rPr>
          <w:t>here</w:t>
        </w:r>
      </w:ins>
      <w:ins w:id="983" w:author="DARMANA-LEVERT Corentin (FRA-DTI)" w:date="2023-08-11T09:55:00Z">
        <w:r w:rsidR="007B020A">
          <w:rPr>
            <w:lang w:val="en-GB"/>
          </w:rPr>
          <w:t>under</w:t>
        </w:r>
      </w:ins>
      <w:ins w:id="984" w:author="DARMANA-LEVERT Corentin (FRA-DTI)" w:date="2023-08-11T09:54:00Z">
        <w:r w:rsidR="00693C6E">
          <w:rPr>
            <w:lang w:val="en-GB"/>
          </w:rPr>
          <w:t xml:space="preserve"> and in</w:t>
        </w:r>
        <w:r w:rsidR="00693C6E" w:rsidRPr="005E7695">
          <w:rPr>
            <w:lang w:val="en-GB"/>
          </w:rPr>
          <w:t xml:space="preserve"> </w:t>
        </w:r>
      </w:ins>
      <w:r w:rsidR="00EA287E">
        <w:rPr>
          <w:rStyle w:val="Marquedecommentaire"/>
        </w:rPr>
        <w:commentReference w:id="980"/>
      </w:r>
      <w:del w:id="985" w:author="DARMANA-LEVERT Corentin (FRA-DTI)" w:date="2023-08-11T09:54:00Z">
        <w:r w:rsidRPr="005E7695" w:rsidDel="00693C6E">
          <w:rPr>
            <w:lang w:val="en-GB"/>
          </w:rPr>
          <w:delText>(</w:delText>
        </w:r>
      </w:del>
      <w:r w:rsidRPr="005E7695">
        <w:rPr>
          <w:lang w:val="en-GB"/>
        </w:rPr>
        <w:t>FA3 vessel caps program</w:t>
      </w:r>
      <w:ins w:id="986" w:author="DARMANA-LEVERT Corentin (FRA-DTI)" w:date="2023-08-11T09:54:00Z">
        <w:r w:rsidR="007B020A">
          <w:rPr>
            <w:lang w:val="en-GB"/>
          </w:rPr>
          <w:t xml:space="preserve"> </w:t>
        </w:r>
      </w:ins>
      <w:ins w:id="987" w:author="DARMANA-LEVERT Corentin (FRA-DTI)" w:date="2023-08-11T09:55:00Z">
        <w:r w:rsidR="007B020A">
          <w:rPr>
            <w:lang w:val="en-GB"/>
          </w:rPr>
          <w:t>technical note</w:t>
        </w:r>
      </w:ins>
      <w:del w:id="988" w:author="DARMANA-LEVERT Corentin (FRA-DTI)" w:date="2023-08-11T09:54:00Z">
        <w:r w:rsidRPr="005E7695" w:rsidDel="00693C6E">
          <w:rPr>
            <w:lang w:val="en-GB"/>
          </w:rPr>
          <w:delText>)</w:delText>
        </w:r>
      </w:del>
      <w:r w:rsidRPr="005E7695">
        <w:rPr>
          <w:lang w:val="en-GB"/>
        </w:rPr>
        <w:t>. The prediction is considered efficient for the blank stage of the GVRP381 channel head.</w:t>
      </w:r>
    </w:p>
    <w:p w14:paraId="7A6BF50B" w14:textId="7FDFA069" w:rsidR="00146EBD" w:rsidRPr="005E7695" w:rsidRDefault="00146EBD" w:rsidP="00146EBD">
      <w:pPr>
        <w:rPr>
          <w:lang w:val="en-GB"/>
        </w:rPr>
      </w:pPr>
      <w:r w:rsidRPr="005E7695">
        <w:rPr>
          <w:lang w:val="en-GB"/>
        </w:rPr>
        <w:t xml:space="preserve">For the </w:t>
      </w:r>
      <w:r w:rsidR="008A36E2" w:rsidRPr="005E7695">
        <w:rPr>
          <w:lang w:val="en-GB"/>
        </w:rPr>
        <w:t>after-heat</w:t>
      </w:r>
      <w:r w:rsidRPr="005E7695">
        <w:rPr>
          <w:lang w:val="en-GB"/>
        </w:rPr>
        <w:t xml:space="preserve"> quality treatment stage, two samples </w:t>
      </w:r>
      <w:r w:rsidR="00BD1FA6">
        <w:rPr>
          <w:lang w:val="en-GB"/>
        </w:rPr>
        <w:t>were</w:t>
      </w:r>
      <w:r w:rsidR="00BD1FA6" w:rsidRPr="005E7695">
        <w:rPr>
          <w:lang w:val="en-GB"/>
        </w:rPr>
        <w:t xml:space="preserve"> taken:</w:t>
      </w:r>
      <w:r w:rsidRPr="005E7695">
        <w:rPr>
          <w:lang w:val="en-GB"/>
        </w:rPr>
        <w:t xml:space="preserve"> one at the top of the channel head and one at the bottom. The results of the comparison between the model and the </w:t>
      </w:r>
      <w:r w:rsidR="00BD1FA6">
        <w:rPr>
          <w:lang w:val="en-GB"/>
        </w:rPr>
        <w:t>predictions</w:t>
      </w:r>
      <w:r w:rsidR="00BD1FA6" w:rsidRPr="005E7695">
        <w:rPr>
          <w:lang w:val="en-GB"/>
        </w:rPr>
        <w:t xml:space="preserve"> </w:t>
      </w:r>
      <w:r w:rsidRPr="005E7695">
        <w:rPr>
          <w:lang w:val="en-GB"/>
        </w:rPr>
        <w:t xml:space="preserve">are considered satisfactory, despite an outlying carbon macrosegregation value of -20% at 1750 mm from the </w:t>
      </w:r>
      <w:r w:rsidR="00932983" w:rsidRPr="005E7695">
        <w:rPr>
          <w:lang w:val="en-GB"/>
        </w:rPr>
        <w:t>centre</w:t>
      </w:r>
      <w:r w:rsidRPr="005E7695">
        <w:rPr>
          <w:lang w:val="en-GB"/>
        </w:rPr>
        <w:t xml:space="preserve"> of the bottom.</w:t>
      </w:r>
    </w:p>
    <w:p w14:paraId="38E29A0B" w14:textId="3A63AEEE" w:rsidR="008C6861" w:rsidRPr="005E7695" w:rsidRDefault="008C6861" w:rsidP="00146EBD">
      <w:pPr>
        <w:rPr>
          <w:lang w:val="en-GB"/>
        </w:rPr>
      </w:pPr>
      <w:r w:rsidRPr="005E7695">
        <w:rPr>
          <w:lang w:val="en-GB"/>
        </w:rPr>
        <w:t xml:space="preserve">For the head sampling, the </w:t>
      </w:r>
      <w:r w:rsidR="00EA287E">
        <w:rPr>
          <w:lang w:val="en-GB"/>
        </w:rPr>
        <w:t>simulation results</w:t>
      </w:r>
      <w:r w:rsidR="00EA287E" w:rsidRPr="005E7695">
        <w:rPr>
          <w:lang w:val="en-GB"/>
        </w:rPr>
        <w:t xml:space="preserve"> </w:t>
      </w:r>
      <w:r w:rsidRPr="005E7695">
        <w:rPr>
          <w:lang w:val="en-GB"/>
        </w:rPr>
        <w:t xml:space="preserve">become less efficient, especially in areas of maximum carbon macrosegregation. Where the </w:t>
      </w:r>
      <w:r w:rsidR="00EA287E">
        <w:rPr>
          <w:lang w:val="en-GB"/>
        </w:rPr>
        <w:t>simulation</w:t>
      </w:r>
      <w:r w:rsidR="00EA287E" w:rsidRPr="005E7695">
        <w:rPr>
          <w:lang w:val="en-GB"/>
        </w:rPr>
        <w:t xml:space="preserve"> </w:t>
      </w:r>
      <w:r w:rsidRPr="005E7695">
        <w:rPr>
          <w:lang w:val="en-GB"/>
        </w:rPr>
        <w:t>indicate</w:t>
      </w:r>
      <w:r w:rsidR="00EA287E">
        <w:rPr>
          <w:lang w:val="en-GB"/>
        </w:rPr>
        <w:t>s</w:t>
      </w:r>
      <w:r w:rsidRPr="005E7695">
        <w:rPr>
          <w:lang w:val="en-GB"/>
        </w:rPr>
        <w:t xml:space="preserve"> maximum values ​​capped at 30%, </w:t>
      </w:r>
      <w:r w:rsidR="00932983" w:rsidRPr="005E7695">
        <w:rPr>
          <w:lang w:val="en-GB"/>
        </w:rPr>
        <w:t>analys</w:t>
      </w:r>
      <w:r w:rsidR="00932983">
        <w:rPr>
          <w:lang w:val="en-GB"/>
        </w:rPr>
        <w:t xml:space="preserve">is </w:t>
      </w:r>
      <w:r w:rsidRPr="005E7695">
        <w:rPr>
          <w:lang w:val="en-GB"/>
        </w:rPr>
        <w:t>highlight experimental values ​​that can reach</w:t>
      </w:r>
      <w:del w:id="989" w:author="DARMANA-LEVERT Corentin (FRA-DTI)" w:date="2023-08-11T10:00:00Z">
        <w:r w:rsidRPr="005E7695" w:rsidDel="00983B64">
          <w:rPr>
            <w:lang w:val="en-GB"/>
          </w:rPr>
          <w:delText xml:space="preserve"> </w:delText>
        </w:r>
      </w:del>
      <w:ins w:id="990" w:author="DARMANA-LEVERT Corentin (FRA-DTI)" w:date="2023-08-11T09:59:00Z">
        <w:r w:rsidR="00983B64">
          <w:rPr>
            <w:lang w:val="en-GB"/>
          </w:rPr>
          <w:t xml:space="preserve"> </w:t>
        </w:r>
      </w:ins>
      <w:r w:rsidRPr="005E7695">
        <w:rPr>
          <w:lang w:val="en-GB"/>
        </w:rPr>
        <w:t>+40</w:t>
      </w:r>
      <w:del w:id="991" w:author="DARMANA-LEVERT Corentin (FRA-DTI)" w:date="2023-08-27T14:35:00Z">
        <w:r w:rsidRPr="005E7695" w:rsidDel="0001668F">
          <w:rPr>
            <w:lang w:val="en-GB"/>
          </w:rPr>
          <w:delText>%,</w:delText>
        </w:r>
      </w:del>
      <w:ins w:id="992" w:author="DARMANA-LEVERT Corentin (FRA-DTI)" w:date="2023-08-27T14:35:00Z">
        <w:r w:rsidR="0001668F" w:rsidRPr="005E7695">
          <w:rPr>
            <w:lang w:val="en-GB"/>
          </w:rPr>
          <w:t>%</w:t>
        </w:r>
        <w:r w:rsidR="0001668F">
          <w:rPr>
            <w:lang w:val="en-GB"/>
          </w:rPr>
          <w:t>,</w:t>
        </w:r>
      </w:ins>
      <w:r w:rsidRPr="005E7695">
        <w:rPr>
          <w:lang w:val="en-GB"/>
        </w:rPr>
        <w:t xml:space="preserve"> corresponding to </w:t>
      </w:r>
      <w:commentRangeStart w:id="993"/>
      <w:r w:rsidRPr="005E7695">
        <w:rPr>
          <w:lang w:val="en-GB"/>
        </w:rPr>
        <w:t xml:space="preserve">a </w:t>
      </w:r>
      <w:commentRangeStart w:id="994"/>
      <w:commentRangeStart w:id="995"/>
      <w:ins w:id="996" w:author="MARCEAUX DIT CLEMENT Arthur (FRA-DTI)" w:date="2023-08-18T10:14:00Z">
        <w:r w:rsidR="00FF0149" w:rsidRPr="005E7695">
          <w:rPr>
            <w:lang w:val="en-GB"/>
          </w:rPr>
          <w:t xml:space="preserve">0.02% </w:t>
        </w:r>
        <w:commentRangeEnd w:id="994"/>
        <w:r w:rsidR="00FF0149">
          <w:rPr>
            <w:rStyle w:val="Marquedecommentaire"/>
          </w:rPr>
          <w:commentReference w:id="994"/>
        </w:r>
        <w:commentRangeEnd w:id="995"/>
        <w:r w:rsidR="00FF0149">
          <w:rPr>
            <w:rStyle w:val="Marquedecommentaire"/>
          </w:rPr>
          <w:commentReference w:id="995"/>
        </w:r>
      </w:ins>
      <w:commentRangeEnd w:id="993"/>
      <w:ins w:id="997" w:author="MARCEAUX DIT CLEMENT Arthur (FRA-DTI)" w:date="2023-08-18T10:15:00Z">
        <w:r w:rsidR="00FF0149">
          <w:rPr>
            <w:rStyle w:val="Marquedecommentaire"/>
          </w:rPr>
          <w:commentReference w:id="993"/>
        </w:r>
      </w:ins>
      <w:r w:rsidRPr="005E7695">
        <w:rPr>
          <w:lang w:val="en-GB"/>
        </w:rPr>
        <w:t xml:space="preserve">difference in carbon content of </w:t>
      </w:r>
      <w:commentRangeStart w:id="998"/>
      <w:del w:id="999" w:author="MARCEAUX DIT CLEMENT Arthur (FRA-DTI)" w:date="2023-08-18T10:14:00Z">
        <w:r w:rsidRPr="005E7695" w:rsidDel="00FF0149">
          <w:rPr>
            <w:lang w:val="en-GB"/>
          </w:rPr>
          <w:delText xml:space="preserve">0.02% </w:delText>
        </w:r>
        <w:commentRangeEnd w:id="998"/>
        <w:r w:rsidR="00BF5DFD" w:rsidDel="00FF0149">
          <w:rPr>
            <w:rStyle w:val="Marquedecommentaire"/>
          </w:rPr>
          <w:commentReference w:id="998"/>
        </w:r>
      </w:del>
      <w:r w:rsidRPr="005E7695">
        <w:rPr>
          <w:lang w:val="en-GB"/>
        </w:rPr>
        <w:t>for this grade of the channel head from GVRP381</w:t>
      </w:r>
      <w:ins w:id="1000" w:author="DARMANA-LEVERT Corentin (FRA-DTI)" w:date="2023-08-11T09:59:00Z">
        <w:r w:rsidR="00983B64">
          <w:rPr>
            <w:lang w:val="en-GB"/>
          </w:rPr>
          <w:t xml:space="preserve"> between experimental and simulation result</w:t>
        </w:r>
      </w:ins>
      <w:ins w:id="1001" w:author="DARMANA-LEVERT Corentin (FRA-DTI)" w:date="2023-08-11T10:00:00Z">
        <w:r w:rsidR="00983B64">
          <w:rPr>
            <w:lang w:val="en-GB"/>
          </w:rPr>
          <w:t>s</w:t>
        </w:r>
      </w:ins>
      <w:ins w:id="1002" w:author="DARMANA-LEVERT Corentin (FRA-DTI)" w:date="2023-08-27T14:37:00Z">
        <w:r w:rsidR="0001668F">
          <w:rPr>
            <w:lang w:val="en-GB"/>
          </w:rPr>
          <w:t>.</w:t>
        </w:r>
      </w:ins>
      <w:del w:id="1003" w:author="DARMANA-LEVERT Corentin (FRA-DTI)" w:date="2023-08-11T09:59:00Z">
        <w:r w:rsidRPr="005E7695" w:rsidDel="00983B64">
          <w:rPr>
            <w:lang w:val="en-GB"/>
          </w:rPr>
          <w:delText>.</w:delText>
        </w:r>
      </w:del>
    </w:p>
    <w:p w14:paraId="28EBB517" w14:textId="3DC4E260" w:rsidR="008A36E2" w:rsidRDefault="008C6861" w:rsidP="00146EBD">
      <w:pPr>
        <w:rPr>
          <w:ins w:id="1004" w:author="MARCEAUX DIT CLEMENT Arthur (FRA-DTI)" w:date="2023-07-19T11:33:00Z"/>
          <w:lang w:val="en-GB"/>
        </w:rPr>
      </w:pPr>
      <w:r w:rsidRPr="005E7695">
        <w:rPr>
          <w:lang w:val="en-GB"/>
        </w:rPr>
        <w:t xml:space="preserve">The maxima are also not located at the </w:t>
      </w:r>
      <w:r w:rsidR="00932983" w:rsidRPr="005E7695">
        <w:rPr>
          <w:lang w:val="en-GB"/>
        </w:rPr>
        <w:t>centre</w:t>
      </w:r>
      <w:r w:rsidRPr="005E7695">
        <w:rPr>
          <w:lang w:val="en-GB"/>
        </w:rPr>
        <w:t xml:space="preserve"> of the bottom, but </w:t>
      </w:r>
      <w:commentRangeStart w:id="1005"/>
      <w:commentRangeStart w:id="1006"/>
      <w:r w:rsidRPr="005E7695">
        <w:rPr>
          <w:lang w:val="en-GB"/>
        </w:rPr>
        <w:t xml:space="preserve">shifted </w:t>
      </w:r>
      <w:commentRangeEnd w:id="1005"/>
      <w:r w:rsidR="00BD1FA6">
        <w:rPr>
          <w:rStyle w:val="Marquedecommentaire"/>
        </w:rPr>
        <w:commentReference w:id="1005"/>
      </w:r>
      <w:commentRangeEnd w:id="1006"/>
      <w:r w:rsidR="0001296A">
        <w:rPr>
          <w:rStyle w:val="Marquedecommentaire"/>
        </w:rPr>
        <w:commentReference w:id="1006"/>
      </w:r>
      <w:r w:rsidRPr="005E7695">
        <w:rPr>
          <w:lang w:val="en-GB"/>
        </w:rPr>
        <w:t xml:space="preserve">up to 500 mm, reminiscent of the spatial misalignments mentioned previously and exceeding the shift values ​​observed. This is most likely due to the crushing step in parallel passes of the bloom. </w:t>
      </w:r>
      <w:r w:rsidR="00141FDF">
        <w:rPr>
          <w:lang w:val="en-GB"/>
        </w:rPr>
        <w:t>This consists in a</w:t>
      </w:r>
      <w:r w:rsidR="00C75E8A" w:rsidRPr="005E7695">
        <w:rPr>
          <w:lang w:val="en-GB"/>
        </w:rPr>
        <w:t xml:space="preserve"> </w:t>
      </w:r>
      <w:r w:rsidR="008A36E2" w:rsidRPr="005E7695">
        <w:rPr>
          <w:lang w:val="en-GB"/>
        </w:rPr>
        <w:t>step-by-step</w:t>
      </w:r>
      <w:r w:rsidRPr="005E7695">
        <w:rPr>
          <w:lang w:val="en-GB"/>
        </w:rPr>
        <w:t xml:space="preserve"> deformation over the entire surface of the blank to flatten it</w:t>
      </w:r>
      <w:r w:rsidR="00B4651F" w:rsidRPr="005E7695">
        <w:rPr>
          <w:lang w:val="en-GB"/>
        </w:rPr>
        <w:t xml:space="preserve"> (</w:t>
      </w:r>
      <w:ins w:id="1007" w:author="DARMANA-LEVERT Corentin (FRA-DTI)" w:date="2023-08-27T16:24:00Z">
        <w:r w:rsidR="00D940E7">
          <w:rPr>
            <w:lang w:val="en-GB"/>
          </w:rPr>
          <w:fldChar w:fldCharType="begin"/>
        </w:r>
        <w:r w:rsidR="00D940E7">
          <w:rPr>
            <w:lang w:val="en-GB"/>
          </w:rPr>
          <w:instrText xml:space="preserve"> REF _Ref132271453 \h </w:instrText>
        </w:r>
      </w:ins>
      <w:r w:rsidR="00D940E7">
        <w:rPr>
          <w:lang w:val="en-GB"/>
        </w:rPr>
      </w:r>
      <w:r w:rsidR="00D940E7">
        <w:rPr>
          <w:lang w:val="en-GB"/>
        </w:rPr>
        <w:fldChar w:fldCharType="separate"/>
      </w:r>
      <w:ins w:id="1008" w:author="DARMANA-LEVERT Corentin (FRA-DTI)" w:date="2023-08-29T11:07:00Z">
        <w:r w:rsidR="00321898" w:rsidRPr="005E7695">
          <w:rPr>
            <w:lang w:val="en-GB"/>
          </w:rPr>
          <w:t xml:space="preserve">Figure </w:t>
        </w:r>
        <w:r w:rsidR="00321898">
          <w:rPr>
            <w:noProof/>
            <w:lang w:val="en-GB"/>
          </w:rPr>
          <w:t>7</w:t>
        </w:r>
      </w:ins>
      <w:ins w:id="1009" w:author="DARMANA-LEVERT Corentin (FRA-DTI)" w:date="2023-08-27T16:24:00Z">
        <w:r w:rsidR="00D940E7">
          <w:rPr>
            <w:lang w:val="en-GB"/>
          </w:rPr>
          <w:fldChar w:fldCharType="end"/>
        </w:r>
      </w:ins>
      <w:del w:id="1010" w:author="DARMANA-LEVERT Corentin (FRA-DTI)" w:date="2023-08-27T16:24:00Z">
        <w:r w:rsidR="00B4651F" w:rsidRPr="005E7695" w:rsidDel="00D940E7">
          <w:rPr>
            <w:lang w:val="en-GB"/>
          </w:rPr>
          <w:fldChar w:fldCharType="begin"/>
        </w:r>
        <w:r w:rsidR="00B4651F" w:rsidRPr="005E7695" w:rsidDel="00D940E7">
          <w:rPr>
            <w:lang w:val="en-GB"/>
          </w:rPr>
          <w:delInstrText xml:space="preserve"> REF _Ref132271453 \h </w:delInstrText>
        </w:r>
        <w:r w:rsidR="00B4651F" w:rsidRPr="005E7695" w:rsidDel="00D940E7">
          <w:rPr>
            <w:lang w:val="en-GB"/>
          </w:rPr>
        </w:r>
        <w:r w:rsidR="00B4651F" w:rsidRPr="005E7695" w:rsidDel="00D940E7">
          <w:rPr>
            <w:lang w:val="en-GB"/>
          </w:rPr>
          <w:fldChar w:fldCharType="separate"/>
        </w:r>
      </w:del>
      <w:del w:id="1011" w:author="DARMANA-LEVERT Corentin (FRA-DTI)" w:date="2023-08-10T14:38:00Z">
        <w:r w:rsidR="00AF685A" w:rsidRPr="005E7695" w:rsidDel="00D97C1E">
          <w:rPr>
            <w:lang w:val="en-GB"/>
          </w:rPr>
          <w:delText xml:space="preserve">Figure </w:delText>
        </w:r>
        <w:r w:rsidR="00AF685A" w:rsidDel="00D97C1E">
          <w:rPr>
            <w:noProof/>
            <w:lang w:val="en-GB"/>
          </w:rPr>
          <w:delText>7</w:delText>
        </w:r>
      </w:del>
      <w:del w:id="1012" w:author="DARMANA-LEVERT Corentin (FRA-DTI)" w:date="2023-08-27T16:24:00Z">
        <w:r w:rsidR="00B4651F" w:rsidRPr="005E7695" w:rsidDel="00D940E7">
          <w:rPr>
            <w:lang w:val="en-GB"/>
          </w:rPr>
          <w:fldChar w:fldCharType="end"/>
        </w:r>
        <w:r w:rsidR="00B4651F" w:rsidRPr="005E7695" w:rsidDel="00D940E7">
          <w:rPr>
            <w:lang w:val="en-GB"/>
          </w:rPr>
          <w:delText>)</w:delText>
        </w:r>
      </w:del>
      <w:r w:rsidRPr="005E7695">
        <w:rPr>
          <w:lang w:val="en-GB"/>
        </w:rPr>
        <w:t xml:space="preserve">. </w:t>
      </w:r>
      <w:ins w:id="1013" w:author="DARMANA-LEVERT Corentin (FRA-DTI)" w:date="2023-08-10T11:46:00Z">
        <w:r w:rsidR="00C206D7">
          <w:rPr>
            <w:lang w:val="en-GB"/>
          </w:rPr>
          <w:t>T</w:t>
        </w:r>
      </w:ins>
      <w:del w:id="1014" w:author="MARCEAUX DIT CLEMENT Arthur (FRA-DTI)" w:date="2023-07-19T11:34:00Z">
        <w:r w:rsidRPr="005E7695" w:rsidDel="00141FDF">
          <w:rPr>
            <w:lang w:val="en-GB"/>
          </w:rPr>
          <w:delText>t</w:delText>
        </w:r>
      </w:del>
      <w:ins w:id="1015" w:author="MARCEAUX DIT CLEMENT Arthur (FRA-DTI)" w:date="2023-07-19T11:34:00Z">
        <w:del w:id="1016" w:author="DARMANA-LEVERT Corentin (FRA-DTI)" w:date="2023-08-10T11:46:00Z">
          <w:r w:rsidR="00141FDF" w:rsidDel="00C206D7">
            <w:rPr>
              <w:lang w:val="en-GB"/>
            </w:rPr>
            <w:delText>T</w:delText>
          </w:r>
        </w:del>
      </w:ins>
      <w:r w:rsidRPr="005E7695">
        <w:rPr>
          <w:lang w:val="en-GB"/>
        </w:rPr>
        <w:t xml:space="preserve">his operation does not preserve the </w:t>
      </w:r>
      <w:del w:id="1017" w:author="MARCEAUX DIT CLEMENT Arthur (FRA-DTI)" w:date="2023-08-18T10:15:00Z">
        <w:r w:rsidRPr="005E7695" w:rsidDel="00FF0149">
          <w:rPr>
            <w:lang w:val="en-GB"/>
          </w:rPr>
          <w:delText xml:space="preserve">axisymmetricity </w:delText>
        </w:r>
      </w:del>
      <w:ins w:id="1018" w:author="MARCEAUX DIT CLEMENT Arthur (FRA-DTI)" w:date="2023-08-18T10:15:00Z">
        <w:r w:rsidR="00FF0149">
          <w:rPr>
            <w:lang w:val="en-GB"/>
          </w:rPr>
          <w:t>axial symmetry</w:t>
        </w:r>
        <w:r w:rsidR="00FF0149" w:rsidRPr="005E7695">
          <w:rPr>
            <w:lang w:val="en-GB"/>
          </w:rPr>
          <w:t xml:space="preserve"> </w:t>
        </w:r>
      </w:ins>
      <w:r w:rsidRPr="005E7695">
        <w:rPr>
          <w:lang w:val="en-GB"/>
        </w:rPr>
        <w:t xml:space="preserve">of the ingot, and the </w:t>
      </w:r>
      <w:r w:rsidR="00932983" w:rsidRPr="005E7695">
        <w:rPr>
          <w:lang w:val="en-GB"/>
        </w:rPr>
        <w:t>centre</w:t>
      </w:r>
      <w:r w:rsidRPr="005E7695">
        <w:rPr>
          <w:lang w:val="en-GB"/>
        </w:rPr>
        <w:t xml:space="preserve"> of macrosegregation </w:t>
      </w:r>
      <w:r w:rsidR="00932983">
        <w:rPr>
          <w:lang w:val="en-GB"/>
        </w:rPr>
        <w:t>is</w:t>
      </w:r>
      <w:r w:rsidRPr="005E7695">
        <w:rPr>
          <w:lang w:val="en-GB"/>
        </w:rPr>
        <w:t xml:space="preserve"> displaced from the </w:t>
      </w:r>
      <w:r w:rsidR="00C75E8A" w:rsidRPr="005E7695">
        <w:rPr>
          <w:lang w:val="en-GB"/>
        </w:rPr>
        <w:t xml:space="preserve">piece of equipment </w:t>
      </w:r>
      <w:r w:rsidR="00932983" w:rsidRPr="005E7695">
        <w:rPr>
          <w:lang w:val="en-GB"/>
        </w:rPr>
        <w:t>centre</w:t>
      </w:r>
      <w:r w:rsidR="00C75E8A" w:rsidRPr="005E7695">
        <w:rPr>
          <w:lang w:val="en-GB"/>
        </w:rPr>
        <w:t xml:space="preserve"> </w:t>
      </w:r>
      <w:r w:rsidRPr="005E7695">
        <w:rPr>
          <w:lang w:val="en-GB"/>
        </w:rPr>
        <w:t xml:space="preserve">in proportion to the size of the tool. This phenomenon of shifting was already observed during the analysis of the </w:t>
      </w:r>
      <w:proofErr w:type="spellStart"/>
      <w:r w:rsidRPr="005E7695">
        <w:rPr>
          <w:lang w:val="en-GB"/>
        </w:rPr>
        <w:t>Flamanville</w:t>
      </w:r>
      <w:proofErr w:type="spellEnd"/>
      <w:r w:rsidRPr="005E7695">
        <w:rPr>
          <w:lang w:val="en-GB"/>
        </w:rPr>
        <w:t xml:space="preserve"> EPR domes in 2016</w:t>
      </w:r>
      <w:sdt>
        <w:sdtPr>
          <w:rPr>
            <w:lang w:val="en-GB"/>
          </w:rPr>
          <w:id w:val="480274877"/>
          <w:citation/>
        </w:sdtPr>
        <w:sdtContent>
          <w:r w:rsidR="00246817">
            <w:rPr>
              <w:lang w:val="en-GB"/>
            </w:rPr>
            <w:fldChar w:fldCharType="begin"/>
          </w:r>
          <w:r w:rsidR="00246817">
            <w:rPr>
              <w:lang w:val="fr-FR"/>
            </w:rPr>
            <w:instrText xml:space="preserve"> CITATION D0217 \l 1036 </w:instrText>
          </w:r>
          <w:r w:rsidR="00246817">
            <w:rPr>
              <w:lang w:val="en-GB"/>
            </w:rPr>
            <w:fldChar w:fldCharType="separate"/>
          </w:r>
          <w:ins w:id="1019" w:author="DARMANA-LEVERT Corentin (FRA-DTI)" w:date="2023-08-29T11:07:00Z">
            <w:r w:rsidR="00321898">
              <w:rPr>
                <w:noProof/>
                <w:lang w:val="fr-FR"/>
              </w:rPr>
              <w:t xml:space="preserve"> </w:t>
            </w:r>
            <w:r w:rsidR="00321898" w:rsidRPr="00321898">
              <w:rPr>
                <w:noProof/>
                <w:lang w:val="fr-FR"/>
              </w:rPr>
              <w:t>(3)</w:t>
            </w:r>
          </w:ins>
          <w:del w:id="1020" w:author="DARMANA-LEVERT Corentin (FRA-DTI)" w:date="2023-08-29T08:18:00Z">
            <w:r w:rsidR="00D45538" w:rsidDel="00850BFD">
              <w:rPr>
                <w:noProof/>
                <w:lang w:val="fr-FR"/>
              </w:rPr>
              <w:delText xml:space="preserve"> </w:delText>
            </w:r>
            <w:r w:rsidR="00D45538" w:rsidRPr="00D45538" w:rsidDel="00850BFD">
              <w:rPr>
                <w:noProof/>
                <w:lang w:val="fr-FR"/>
              </w:rPr>
              <w:delText>(3)</w:delText>
            </w:r>
          </w:del>
          <w:r w:rsidR="00246817">
            <w:rPr>
              <w:lang w:val="en-GB"/>
            </w:rPr>
            <w:fldChar w:fldCharType="end"/>
          </w:r>
        </w:sdtContent>
      </w:sdt>
      <w:r w:rsidRPr="005E7695">
        <w:rPr>
          <w:lang w:val="en-GB"/>
        </w:rPr>
        <w:t xml:space="preserve">. This interpretation is plausible </w:t>
      </w:r>
      <w:del w:id="1021" w:author="MARCEAUX DIT CLEMENT Arthur (FRA-DTI)" w:date="2023-08-18T10:18:00Z">
        <w:r w:rsidR="00C75E8A" w:rsidRPr="005E7695" w:rsidDel="00FF0149">
          <w:rPr>
            <w:lang w:val="en-GB"/>
          </w:rPr>
          <w:delText>taking into account</w:delText>
        </w:r>
      </w:del>
      <w:ins w:id="1022" w:author="MARCEAUX DIT CLEMENT Arthur (FRA-DTI)" w:date="2023-08-18T10:18:00Z">
        <w:r w:rsidR="00FF0149">
          <w:rPr>
            <w:lang w:val="en-GB"/>
          </w:rPr>
          <w:t>according to</w:t>
        </w:r>
      </w:ins>
      <w:r w:rsidR="00C75E8A" w:rsidRPr="005E7695">
        <w:rPr>
          <w:lang w:val="en-GB"/>
        </w:rPr>
        <w:t xml:space="preserve"> </w:t>
      </w:r>
      <w:r w:rsidRPr="005E7695">
        <w:rPr>
          <w:lang w:val="en-GB"/>
        </w:rPr>
        <w:t>current knowledge</w:t>
      </w:r>
      <w:r w:rsidR="00FF0149">
        <w:rPr>
          <w:lang w:val="en-GB"/>
        </w:rPr>
        <w:t>.</w:t>
      </w:r>
      <w:ins w:id="1023" w:author="MARCEAUX DIT CLEMENT Arthur (FRA-DTI)" w:date="2023-08-18T10:19:00Z">
        <w:r w:rsidR="00FF0149">
          <w:rPr>
            <w:lang w:val="en-GB"/>
          </w:rPr>
          <w:t xml:space="preserve"> </w:t>
        </w:r>
      </w:ins>
      <w:r w:rsidRPr="005E7695">
        <w:rPr>
          <w:lang w:val="en-GB"/>
        </w:rPr>
        <w:t xml:space="preserve">It is also necessary to </w:t>
      </w:r>
      <w:r w:rsidR="00C75E8A" w:rsidRPr="005E7695">
        <w:rPr>
          <w:lang w:val="en-GB"/>
        </w:rPr>
        <w:t>consider</w:t>
      </w:r>
      <w:r w:rsidRPr="005E7695">
        <w:rPr>
          <w:lang w:val="en-GB"/>
        </w:rPr>
        <w:t xml:space="preserve"> the existence of a very slight </w:t>
      </w:r>
      <w:r w:rsidR="00932983" w:rsidRPr="005E7695">
        <w:rPr>
          <w:lang w:val="en-GB"/>
        </w:rPr>
        <w:t>decentring</w:t>
      </w:r>
      <w:r w:rsidR="008A36E2" w:rsidRPr="005E7695">
        <w:rPr>
          <w:lang w:val="en-GB"/>
        </w:rPr>
        <w:t xml:space="preserve"> during</w:t>
      </w:r>
      <w:r w:rsidRPr="005E7695">
        <w:rPr>
          <w:lang w:val="en-GB"/>
        </w:rPr>
        <w:t xml:space="preserve"> blooming as discussed later in this report, which may also bear some responsibility for the decentration after forging observed on the </w:t>
      </w:r>
      <w:r w:rsidR="008A36E2" w:rsidRPr="005E7695">
        <w:rPr>
          <w:lang w:val="en-GB"/>
        </w:rPr>
        <w:t>head.</w:t>
      </w:r>
    </w:p>
    <w:p w14:paraId="787EA61B" w14:textId="77777777" w:rsidR="00BD1FA6" w:rsidRPr="005E7695" w:rsidRDefault="00BD1FA6" w:rsidP="00146EBD">
      <w:pPr>
        <w:rPr>
          <w:lang w:val="en-GB"/>
        </w:rPr>
      </w:pPr>
    </w:p>
    <w:p w14:paraId="6D59A1AD" w14:textId="77777777" w:rsidR="008A36E2" w:rsidRPr="005E7695" w:rsidRDefault="008A36E2" w:rsidP="008A36E2">
      <w:pPr>
        <w:keepNext/>
        <w:jc w:val="center"/>
        <w:rPr>
          <w:lang w:val="en-GB"/>
        </w:rPr>
      </w:pPr>
      <w:r w:rsidRPr="005E7695">
        <w:rPr>
          <w:noProof/>
          <w:lang w:val="en-GB"/>
        </w:rPr>
        <w:drawing>
          <wp:inline distT="0" distB="0" distL="0" distR="0" wp14:anchorId="57DA37BE" wp14:editId="410E6637">
            <wp:extent cx="5723255" cy="1693291"/>
            <wp:effectExtent l="0" t="0" r="0" b="2540"/>
            <wp:docPr id="23" name="Image 23" descr="EBAUCHE DE FORGE EN DEBUT ET FIN D’ECRASEMENT EN PASSES PARALL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EBAUCHE DE FORGE EN DEBUT ET FIN D’ECRASEMENT EN PASSES PARALLELES"/>
                    <pic:cNvPicPr>
                      <a:picLocks noChangeAspect="1"/>
                    </pic:cNvPicPr>
                  </pic:nvPicPr>
                  <pic:blipFill rotWithShape="1">
                    <a:blip r:embed="rId27">
                      <a:extLst>
                        <a:ext uri="{28A0092B-C50C-407E-A947-70E740481C1C}">
                          <a14:useLocalDpi xmlns:a14="http://schemas.microsoft.com/office/drawing/2010/main" val="0"/>
                        </a:ext>
                      </a:extLst>
                    </a:blip>
                    <a:srcRect t="16276"/>
                    <a:stretch/>
                  </pic:blipFill>
                  <pic:spPr bwMode="auto">
                    <a:xfrm>
                      <a:off x="0" y="0"/>
                      <a:ext cx="5723255" cy="1693291"/>
                    </a:xfrm>
                    <a:prstGeom prst="rect">
                      <a:avLst/>
                    </a:prstGeom>
                    <a:noFill/>
                    <a:ln>
                      <a:noFill/>
                    </a:ln>
                    <a:extLst>
                      <a:ext uri="{53640926-AAD7-44D8-BBD7-CCE9431645EC}">
                        <a14:shadowObscured xmlns:a14="http://schemas.microsoft.com/office/drawing/2010/main"/>
                      </a:ext>
                    </a:extLst>
                  </pic:spPr>
                </pic:pic>
              </a:graphicData>
            </a:graphic>
          </wp:inline>
        </w:drawing>
      </w:r>
    </w:p>
    <w:p w14:paraId="229C6C3A" w14:textId="30D366CC" w:rsidR="008A36E2" w:rsidRDefault="008A36E2" w:rsidP="008A36E2">
      <w:pPr>
        <w:pStyle w:val="Lgende"/>
        <w:rPr>
          <w:lang w:val="en-GB"/>
        </w:rPr>
      </w:pPr>
      <w:bookmarkStart w:id="1024" w:name="_Ref144045887"/>
      <w:bookmarkStart w:id="1025" w:name="_Toc144199766"/>
      <w:r w:rsidRPr="005E7695">
        <w:rPr>
          <w:lang w:val="en-GB"/>
        </w:rPr>
        <w:t xml:space="preserve">Figure </w:t>
      </w:r>
      <w:r w:rsidR="006B6CDE" w:rsidRPr="005E7695">
        <w:rPr>
          <w:lang w:val="en-GB"/>
        </w:rPr>
        <w:fldChar w:fldCharType="begin"/>
      </w:r>
      <w:r w:rsidR="006B6CDE" w:rsidRPr="005E7695">
        <w:rPr>
          <w:lang w:val="en-GB"/>
        </w:rPr>
        <w:instrText xml:space="preserve"> SEQ Figure \* ARABIC </w:instrText>
      </w:r>
      <w:r w:rsidR="006B6CDE" w:rsidRPr="005E7695">
        <w:rPr>
          <w:lang w:val="en-GB"/>
        </w:rPr>
        <w:fldChar w:fldCharType="separate"/>
      </w:r>
      <w:r w:rsidR="00321898">
        <w:rPr>
          <w:noProof/>
          <w:lang w:val="en-GB"/>
        </w:rPr>
        <w:t>6</w:t>
      </w:r>
      <w:r w:rsidR="006B6CDE" w:rsidRPr="005E7695">
        <w:rPr>
          <w:noProof/>
          <w:lang w:val="en-GB"/>
        </w:rPr>
        <w:fldChar w:fldCharType="end"/>
      </w:r>
      <w:bookmarkEnd w:id="1024"/>
      <w:r w:rsidRPr="005E7695">
        <w:rPr>
          <w:lang w:val="en-GB"/>
        </w:rPr>
        <w:t xml:space="preserve"> : Schematic of flattening of the blank by parallel passes</w:t>
      </w:r>
      <w:bookmarkEnd w:id="1025"/>
    </w:p>
    <w:p w14:paraId="3742287C" w14:textId="77777777" w:rsidR="00932983" w:rsidRPr="00932983" w:rsidRDefault="00932983" w:rsidP="00932983">
      <w:pPr>
        <w:rPr>
          <w:lang w:val="en-GB"/>
        </w:rPr>
      </w:pPr>
    </w:p>
    <w:p w14:paraId="7026A240" w14:textId="66290A13" w:rsidR="008A36E2" w:rsidRPr="005E7695" w:rsidRDefault="008A36E2" w:rsidP="00B161CB">
      <w:pPr>
        <w:pStyle w:val="Titre5"/>
        <w:rPr>
          <w:lang w:val="en-GB"/>
        </w:rPr>
      </w:pPr>
      <w:r w:rsidRPr="005E7695">
        <w:rPr>
          <w:lang w:val="en-GB"/>
        </w:rPr>
        <w:t xml:space="preserve">Simulation comparison to </w:t>
      </w:r>
      <w:r w:rsidR="000645FA">
        <w:rPr>
          <w:lang w:val="en-GB"/>
        </w:rPr>
        <w:t>SG</w:t>
      </w:r>
      <w:r w:rsidR="000645FA" w:rsidRPr="005E7695">
        <w:rPr>
          <w:lang w:val="en-GB"/>
        </w:rPr>
        <w:t xml:space="preserve"> </w:t>
      </w:r>
      <w:r w:rsidRPr="005E7695">
        <w:rPr>
          <w:lang w:val="en-GB"/>
        </w:rPr>
        <w:t>900MWe elliptic dome</w:t>
      </w:r>
    </w:p>
    <w:p w14:paraId="3DF6ECF8" w14:textId="160AE58B" w:rsidR="008A36E2" w:rsidRDefault="00B4651F" w:rsidP="008A36E2">
      <w:pPr>
        <w:rPr>
          <w:lang w:val="en-GB"/>
        </w:rPr>
      </w:pPr>
      <w:r w:rsidRPr="005E7695">
        <w:rPr>
          <w:lang w:val="en-GB"/>
        </w:rPr>
        <w:t xml:space="preserve">Three samples are extracted from the elliptical dome of </w:t>
      </w:r>
      <w:r w:rsidR="000645FA">
        <w:rPr>
          <w:lang w:val="en-GB"/>
        </w:rPr>
        <w:t>a steam generator</w:t>
      </w:r>
      <w:r w:rsidRPr="005E7695">
        <w:rPr>
          <w:lang w:val="en-GB"/>
        </w:rPr>
        <w:t xml:space="preserve"> from </w:t>
      </w:r>
      <w:r w:rsidR="000645FA" w:rsidRPr="005E7695">
        <w:rPr>
          <w:lang w:val="en-GB"/>
        </w:rPr>
        <w:t>Taishan 2</w:t>
      </w:r>
      <w:r w:rsidR="000645FA">
        <w:rPr>
          <w:lang w:val="en-GB"/>
        </w:rPr>
        <w:t xml:space="preserve"> </w:t>
      </w:r>
      <w:r w:rsidRPr="005E7695">
        <w:rPr>
          <w:lang w:val="en-GB"/>
        </w:rPr>
        <w:t xml:space="preserve">EPR, the first in the </w:t>
      </w:r>
      <w:r w:rsidR="00795D3C" w:rsidRPr="005E7695">
        <w:rPr>
          <w:lang w:val="en-GB"/>
        </w:rPr>
        <w:t>centre</w:t>
      </w:r>
      <w:r w:rsidRPr="005E7695">
        <w:rPr>
          <w:lang w:val="en-GB"/>
        </w:rPr>
        <w:t xml:space="preserve"> of the dome, the second </w:t>
      </w:r>
      <w:r w:rsidR="000645FA">
        <w:rPr>
          <w:lang w:val="en-GB"/>
        </w:rPr>
        <w:t xml:space="preserve">at </w:t>
      </w:r>
      <w:r w:rsidRPr="005E7695">
        <w:rPr>
          <w:lang w:val="en-GB"/>
        </w:rPr>
        <w:t xml:space="preserve">485 mm from the </w:t>
      </w:r>
      <w:r w:rsidR="00795D3C" w:rsidRPr="005E7695">
        <w:rPr>
          <w:lang w:val="en-GB"/>
        </w:rPr>
        <w:t>centre</w:t>
      </w:r>
      <w:r w:rsidRPr="005E7695">
        <w:rPr>
          <w:lang w:val="en-GB"/>
        </w:rPr>
        <w:t xml:space="preserve"> and the third on the periphery of the dome, close to the external contour (</w:t>
      </w:r>
      <w:r w:rsidRPr="005E7695">
        <w:rPr>
          <w:lang w:val="en-GB"/>
        </w:rPr>
        <w:fldChar w:fldCharType="begin"/>
      </w:r>
      <w:r w:rsidRPr="005E7695">
        <w:rPr>
          <w:lang w:val="en-GB"/>
        </w:rPr>
        <w:instrText xml:space="preserve"> REF _Ref132271453 \h </w:instrText>
      </w:r>
      <w:r w:rsidRPr="005E7695">
        <w:rPr>
          <w:lang w:val="en-GB"/>
        </w:rPr>
      </w:r>
      <w:r w:rsidRPr="005E7695">
        <w:rPr>
          <w:lang w:val="en-GB"/>
        </w:rPr>
        <w:fldChar w:fldCharType="separate"/>
      </w:r>
      <w:ins w:id="1026" w:author="DARMANA-LEVERT Corentin (FRA-DTI)" w:date="2023-08-29T11:07:00Z">
        <w:r w:rsidR="00321898" w:rsidRPr="005E7695">
          <w:rPr>
            <w:lang w:val="en-GB"/>
          </w:rPr>
          <w:t xml:space="preserve">Figure </w:t>
        </w:r>
        <w:r w:rsidR="00321898">
          <w:rPr>
            <w:noProof/>
            <w:lang w:val="en-GB"/>
          </w:rPr>
          <w:t>7</w:t>
        </w:r>
      </w:ins>
      <w:del w:id="1027" w:author="DARMANA-LEVERT Corentin (FRA-DTI)" w:date="2023-08-10T14:38:00Z">
        <w:r w:rsidR="00AF685A" w:rsidRPr="005E7695" w:rsidDel="00D97C1E">
          <w:rPr>
            <w:lang w:val="en-GB"/>
          </w:rPr>
          <w:delText xml:space="preserve">Figure </w:delText>
        </w:r>
        <w:r w:rsidR="00AF685A" w:rsidDel="00D97C1E">
          <w:rPr>
            <w:noProof/>
            <w:lang w:val="en-GB"/>
          </w:rPr>
          <w:delText>7</w:delText>
        </w:r>
      </w:del>
      <w:r w:rsidRPr="005E7695">
        <w:rPr>
          <w:lang w:val="en-GB"/>
        </w:rPr>
        <w:fldChar w:fldCharType="end"/>
      </w:r>
      <w:r w:rsidRPr="005E7695">
        <w:rPr>
          <w:lang w:val="en-GB"/>
        </w:rPr>
        <w:t>).</w:t>
      </w:r>
    </w:p>
    <w:p w14:paraId="0ED89CDA" w14:textId="77777777" w:rsidR="000645FA" w:rsidRPr="005E7695" w:rsidRDefault="000645FA" w:rsidP="008A36E2">
      <w:pPr>
        <w:rPr>
          <w:lang w:val="en-GB"/>
        </w:rPr>
      </w:pPr>
    </w:p>
    <w:p w14:paraId="69F187C6" w14:textId="77777777" w:rsidR="00B4651F" w:rsidRPr="005E7695" w:rsidRDefault="00B4651F" w:rsidP="00B4651F">
      <w:pPr>
        <w:keepNext/>
        <w:jc w:val="center"/>
        <w:rPr>
          <w:lang w:val="en-GB"/>
        </w:rPr>
      </w:pPr>
      <w:r w:rsidRPr="005E7695">
        <w:rPr>
          <w:noProof/>
          <w:lang w:val="en-GB"/>
        </w:rPr>
        <w:lastRenderedPageBreak/>
        <w:drawing>
          <wp:inline distT="0" distB="0" distL="0" distR="0" wp14:anchorId="12775088" wp14:editId="00C7E57F">
            <wp:extent cx="3279530" cy="2838188"/>
            <wp:effectExtent l="0" t="0" r="0" b="63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3285547" cy="2843396"/>
                    </a:xfrm>
                    <a:prstGeom prst="rect">
                      <a:avLst/>
                    </a:prstGeom>
                  </pic:spPr>
                </pic:pic>
              </a:graphicData>
            </a:graphic>
          </wp:inline>
        </w:drawing>
      </w:r>
    </w:p>
    <w:p w14:paraId="4B9365E8" w14:textId="39E5C026" w:rsidR="00B4651F" w:rsidRDefault="00B4651F" w:rsidP="00B4651F">
      <w:pPr>
        <w:pStyle w:val="Lgende"/>
        <w:rPr>
          <w:ins w:id="1028" w:author="DARMANA-LEVERT Corentin (FRA-DTI)" w:date="2023-08-27T15:00:00Z"/>
          <w:lang w:val="en-GB"/>
        </w:rPr>
      </w:pPr>
      <w:bookmarkStart w:id="1029" w:name="_Ref132271453"/>
      <w:bookmarkStart w:id="1030" w:name="_Toc144199767"/>
      <w:r w:rsidRPr="005E7695">
        <w:rPr>
          <w:lang w:val="en-GB"/>
        </w:rPr>
        <w:t xml:space="preserve">Figure </w:t>
      </w:r>
      <w:r w:rsidR="006B6CDE" w:rsidRPr="005E7695">
        <w:rPr>
          <w:lang w:val="en-GB"/>
        </w:rPr>
        <w:fldChar w:fldCharType="begin"/>
      </w:r>
      <w:r w:rsidR="006B6CDE" w:rsidRPr="005E7695">
        <w:rPr>
          <w:lang w:val="en-GB"/>
        </w:rPr>
        <w:instrText xml:space="preserve"> SEQ Figure \* ARABIC </w:instrText>
      </w:r>
      <w:r w:rsidR="006B6CDE" w:rsidRPr="005E7695">
        <w:rPr>
          <w:lang w:val="en-GB"/>
        </w:rPr>
        <w:fldChar w:fldCharType="separate"/>
      </w:r>
      <w:r w:rsidR="00321898">
        <w:rPr>
          <w:noProof/>
          <w:lang w:val="en-GB"/>
        </w:rPr>
        <w:t>7</w:t>
      </w:r>
      <w:r w:rsidR="006B6CDE" w:rsidRPr="005E7695">
        <w:rPr>
          <w:noProof/>
          <w:lang w:val="en-GB"/>
        </w:rPr>
        <w:fldChar w:fldCharType="end"/>
      </w:r>
      <w:bookmarkEnd w:id="1029"/>
      <w:r w:rsidRPr="005E7695">
        <w:rPr>
          <w:lang w:val="en-GB"/>
        </w:rPr>
        <w:t xml:space="preserve"> : Schematic of sampling on the dome</w:t>
      </w:r>
      <w:bookmarkEnd w:id="1030"/>
    </w:p>
    <w:p w14:paraId="3F670656" w14:textId="77777777" w:rsidR="007958A1" w:rsidRPr="007958A1" w:rsidRDefault="007958A1" w:rsidP="007958A1">
      <w:pPr>
        <w:rPr>
          <w:lang w:val="en-GB"/>
        </w:rPr>
      </w:pPr>
    </w:p>
    <w:p w14:paraId="54F592E8" w14:textId="2AFFE895" w:rsidR="008C6861" w:rsidRDefault="00B4651F" w:rsidP="008A36E2">
      <w:pPr>
        <w:rPr>
          <w:ins w:id="1031" w:author="MARCEAUX DIT CLEMENT Arthur (FRA-DTI)" w:date="2023-07-19T11:38:00Z"/>
          <w:lang w:val="en-GB"/>
        </w:rPr>
      </w:pPr>
      <w:r w:rsidRPr="005E7695">
        <w:rPr>
          <w:lang w:val="en-GB"/>
        </w:rPr>
        <w:t xml:space="preserve">The comparison of results between simulation and the two other axial and non-axial cores confirms that the </w:t>
      </w:r>
      <w:r w:rsidR="00795D3C" w:rsidRPr="005E7695">
        <w:rPr>
          <w:lang w:val="en-GB"/>
        </w:rPr>
        <w:t>modelling</w:t>
      </w:r>
      <w:r w:rsidRPr="005E7695">
        <w:rPr>
          <w:lang w:val="en-GB"/>
        </w:rPr>
        <w:t xml:space="preserve"> of carbon distribution at any point of the volume is </w:t>
      </w:r>
      <w:r w:rsidR="00795D3C">
        <w:rPr>
          <w:lang w:val="en-GB"/>
        </w:rPr>
        <w:t>accurate</w:t>
      </w:r>
      <w:r w:rsidRPr="005E7695">
        <w:rPr>
          <w:lang w:val="en-GB"/>
        </w:rPr>
        <w:t>.</w:t>
      </w:r>
    </w:p>
    <w:p w14:paraId="368A70CC" w14:textId="77777777" w:rsidR="000645FA" w:rsidRPr="005E7695" w:rsidRDefault="000645FA" w:rsidP="008A36E2">
      <w:pPr>
        <w:rPr>
          <w:lang w:val="en-GB"/>
        </w:rPr>
      </w:pPr>
    </w:p>
    <w:p w14:paraId="13CF27D1" w14:textId="5735E853" w:rsidR="00B4651F" w:rsidRPr="005E7695" w:rsidRDefault="00EC309F">
      <w:pPr>
        <w:pStyle w:val="Titre5"/>
        <w:rPr>
          <w:lang w:val="en-GB"/>
        </w:rPr>
        <w:pPrChange w:id="1032" w:author="MARCEAUX DIT CLEMENT Arthur (FRA-DTI)" w:date="2023-07-19T11:37:00Z">
          <w:pPr>
            <w:pStyle w:val="Titre7"/>
            <w:numPr>
              <w:ilvl w:val="0"/>
              <w:numId w:val="0"/>
            </w:numPr>
            <w:tabs>
              <w:tab w:val="clear" w:pos="1440"/>
            </w:tabs>
            <w:ind w:left="0" w:firstLine="0"/>
          </w:pPr>
        </w:pPrChange>
      </w:pPr>
      <w:r w:rsidRPr="005E7695">
        <w:rPr>
          <w:lang w:val="en-GB"/>
        </w:rPr>
        <w:t>Chemical analysis of the bloom in 2016</w:t>
      </w:r>
      <w:sdt>
        <w:sdtPr>
          <w:rPr>
            <w:lang w:val="en-GB"/>
          </w:rPr>
          <w:id w:val="1672526275"/>
          <w:citation/>
        </w:sdtPr>
        <w:sdtContent>
          <w:r w:rsidR="00E63EAD">
            <w:rPr>
              <w:lang w:val="en-GB"/>
            </w:rPr>
            <w:fldChar w:fldCharType="begin"/>
          </w:r>
          <w:r w:rsidR="00E63EAD">
            <w:rPr>
              <w:lang w:val="fr-FR"/>
            </w:rPr>
            <w:instrText xml:space="preserve"> CITATION IBO16 \l 1036 </w:instrText>
          </w:r>
          <w:r w:rsidR="00E63EAD">
            <w:rPr>
              <w:lang w:val="en-GB"/>
            </w:rPr>
            <w:fldChar w:fldCharType="separate"/>
          </w:r>
          <w:ins w:id="1033" w:author="DARMANA-LEVERT Corentin (FRA-DTI)" w:date="2023-08-29T11:07:00Z">
            <w:r w:rsidR="00321898">
              <w:rPr>
                <w:noProof/>
                <w:lang w:val="fr-FR"/>
              </w:rPr>
              <w:t xml:space="preserve"> </w:t>
            </w:r>
            <w:r w:rsidR="00321898" w:rsidRPr="00321898">
              <w:rPr>
                <w:noProof/>
                <w:lang w:val="fr-FR"/>
              </w:rPr>
              <w:t>(4)</w:t>
            </w:r>
          </w:ins>
          <w:del w:id="1034" w:author="DARMANA-LEVERT Corentin (FRA-DTI)" w:date="2023-08-29T08:18:00Z">
            <w:r w:rsidR="00D45538" w:rsidDel="00850BFD">
              <w:rPr>
                <w:noProof/>
                <w:lang w:val="fr-FR"/>
              </w:rPr>
              <w:delText xml:space="preserve"> </w:delText>
            </w:r>
            <w:r w:rsidR="00D45538" w:rsidRPr="00D45538" w:rsidDel="00850BFD">
              <w:rPr>
                <w:noProof/>
                <w:lang w:val="fr-FR"/>
              </w:rPr>
              <w:delText>(4)</w:delText>
            </w:r>
          </w:del>
          <w:r w:rsidR="00E63EAD">
            <w:rPr>
              <w:lang w:val="en-GB"/>
            </w:rPr>
            <w:fldChar w:fldCharType="end"/>
          </w:r>
        </w:sdtContent>
      </w:sdt>
    </w:p>
    <w:p w14:paraId="62B887C0" w14:textId="6F5E5D6A" w:rsidR="00DD1E7F" w:rsidRPr="005E7695" w:rsidRDefault="00DD1E7F" w:rsidP="00DD1E7F">
      <w:pPr>
        <w:rPr>
          <w:lang w:val="en-GB"/>
        </w:rPr>
      </w:pPr>
      <w:r w:rsidRPr="005E7695">
        <w:rPr>
          <w:lang w:val="en-GB"/>
        </w:rPr>
        <w:t xml:space="preserve">The bloom underwent other chemical analysis in 2016 </w:t>
      </w:r>
      <w:r w:rsidR="000645FA" w:rsidRPr="005E7695">
        <w:rPr>
          <w:lang w:val="en-GB"/>
        </w:rPr>
        <w:t>to</w:t>
      </w:r>
      <w:r w:rsidRPr="005E7695">
        <w:rPr>
          <w:lang w:val="en-GB"/>
        </w:rPr>
        <w:t xml:space="preserve"> </w:t>
      </w:r>
      <w:del w:id="1035" w:author="DARMANA-LEVERT Corentin (FRA-DTI)" w:date="2023-08-10T11:48:00Z">
        <w:r w:rsidR="000645FA" w:rsidDel="00425A9A">
          <w:rPr>
            <w:lang w:val="en-GB"/>
          </w:rPr>
          <w:delText xml:space="preserve">extend </w:delText>
        </w:r>
      </w:del>
      <w:ins w:id="1036" w:author="DARMANA-LEVERT Corentin (FRA-DTI)" w:date="2023-08-10T11:48:00Z">
        <w:r w:rsidR="00425A9A">
          <w:rPr>
            <w:lang w:val="en-GB"/>
          </w:rPr>
          <w:t xml:space="preserve">broaden </w:t>
        </w:r>
      </w:ins>
      <w:r w:rsidR="000645FA">
        <w:rPr>
          <w:lang w:val="en-GB"/>
        </w:rPr>
        <w:t>Framatome’s</w:t>
      </w:r>
      <w:r w:rsidR="000645FA" w:rsidRPr="005E7695">
        <w:rPr>
          <w:lang w:val="en-GB"/>
        </w:rPr>
        <w:t xml:space="preserve"> </w:t>
      </w:r>
      <w:r w:rsidR="00665939" w:rsidRPr="005E7695">
        <w:rPr>
          <w:lang w:val="en-GB"/>
        </w:rPr>
        <w:t xml:space="preserve">knowledge about carbon distribution within the semi product and to refine results </w:t>
      </w:r>
      <w:r w:rsidR="000645FA">
        <w:rPr>
          <w:lang w:val="en-GB"/>
        </w:rPr>
        <w:t>in specific zones</w:t>
      </w:r>
      <w:r w:rsidR="00665939" w:rsidRPr="005E7695">
        <w:rPr>
          <w:lang w:val="en-GB"/>
        </w:rPr>
        <w:t xml:space="preserve">. The goal was also to check if the macrosegregation </w:t>
      </w:r>
      <w:r w:rsidR="00795D3C" w:rsidRPr="005E7695">
        <w:rPr>
          <w:lang w:val="en-GB"/>
        </w:rPr>
        <w:t>centre</w:t>
      </w:r>
      <w:r w:rsidR="00665939" w:rsidRPr="005E7695">
        <w:rPr>
          <w:lang w:val="en-GB"/>
        </w:rPr>
        <w:t xml:space="preserve"> </w:t>
      </w:r>
      <w:r w:rsidR="000645FA">
        <w:rPr>
          <w:lang w:val="en-GB"/>
        </w:rPr>
        <w:t xml:space="preserve">had been </w:t>
      </w:r>
      <w:r w:rsidR="00665939" w:rsidRPr="005E7695">
        <w:rPr>
          <w:lang w:val="en-GB"/>
        </w:rPr>
        <w:t>intercepted in the previous analysis.</w:t>
      </w:r>
    </w:p>
    <w:p w14:paraId="6EDD90BB" w14:textId="1AC56B34" w:rsidR="00475669" w:rsidRPr="005E7695" w:rsidRDefault="00475669" w:rsidP="008723DB">
      <w:pPr>
        <w:keepNext/>
        <w:rPr>
          <w:lang w:val="en-GB"/>
        </w:rPr>
      </w:pPr>
      <w:r w:rsidRPr="005E7695">
        <w:rPr>
          <w:lang w:val="en-GB"/>
        </w:rPr>
        <w:lastRenderedPageBreak/>
        <w:fldChar w:fldCharType="begin"/>
      </w:r>
      <w:r w:rsidRPr="005E7695">
        <w:rPr>
          <w:lang w:val="en-GB"/>
        </w:rPr>
        <w:instrText xml:space="preserve"> REF _Ref132273406 \h </w:instrText>
      </w:r>
      <w:r w:rsidR="000645FA">
        <w:rPr>
          <w:lang w:val="en-GB"/>
        </w:rPr>
        <w:instrText xml:space="preserve"> \* MERGEFORMAT </w:instrText>
      </w:r>
      <w:r w:rsidRPr="005E7695">
        <w:rPr>
          <w:lang w:val="en-GB"/>
        </w:rPr>
      </w:r>
      <w:r w:rsidRPr="005E7695">
        <w:rPr>
          <w:lang w:val="en-GB"/>
        </w:rPr>
        <w:fldChar w:fldCharType="separate"/>
      </w:r>
      <w:ins w:id="1037" w:author="DARMANA-LEVERT Corentin (FRA-DTI)" w:date="2023-08-29T11:07:00Z">
        <w:r w:rsidR="00321898" w:rsidRPr="005E7695">
          <w:rPr>
            <w:lang w:val="en-GB"/>
          </w:rPr>
          <w:t xml:space="preserve">Figure </w:t>
        </w:r>
        <w:r w:rsidR="00321898">
          <w:rPr>
            <w:noProof/>
            <w:lang w:val="en-GB"/>
          </w:rPr>
          <w:t>8</w:t>
        </w:r>
      </w:ins>
      <w:del w:id="1038" w:author="DARMANA-LEVERT Corentin (FRA-DTI)" w:date="2023-08-10T14:38:00Z">
        <w:r w:rsidR="00AF685A" w:rsidRPr="005E7695" w:rsidDel="00D97C1E">
          <w:rPr>
            <w:lang w:val="en-GB"/>
          </w:rPr>
          <w:delText xml:space="preserve">Figure </w:delText>
        </w:r>
        <w:r w:rsidR="00AF685A" w:rsidDel="00D97C1E">
          <w:rPr>
            <w:noProof/>
            <w:lang w:val="en-GB"/>
          </w:rPr>
          <w:delText>8</w:delText>
        </w:r>
      </w:del>
      <w:r w:rsidRPr="005E7695">
        <w:rPr>
          <w:lang w:val="en-GB"/>
        </w:rPr>
        <w:fldChar w:fldCharType="end"/>
      </w:r>
      <w:r w:rsidRPr="005E7695">
        <w:rPr>
          <w:lang w:val="en-GB"/>
        </w:rPr>
        <w:t xml:space="preserve"> shows the 2012 carbon cartography as well as the planes that were investigated</w:t>
      </w:r>
      <w:ins w:id="1039" w:author="DARMANA-LEVERT Corentin (FRA-DTI)" w:date="2023-08-10T11:48:00Z">
        <w:r w:rsidR="00425A9A">
          <w:rPr>
            <w:lang w:val="en-GB"/>
          </w:rPr>
          <w:t xml:space="preserve">, perpendicular planes shown by the black arrows and one transverse plane in </w:t>
        </w:r>
      </w:ins>
      <w:ins w:id="1040" w:author="DARMANA-LEVERT Corentin (FRA-DTI)" w:date="2023-08-10T11:49:00Z">
        <w:r w:rsidR="00425A9A">
          <w:rPr>
            <w:lang w:val="en-GB"/>
          </w:rPr>
          <w:t>red.</w:t>
        </w:r>
      </w:ins>
      <w:ins w:id="1041" w:author="DARMANA-LEVERT Corentin (FRA-DTI)" w:date="2023-08-13T11:44:00Z">
        <w:r w:rsidR="00192DCB">
          <w:rPr>
            <w:lang w:val="en-GB"/>
          </w:rPr>
          <w:t xml:space="preserve"> </w:t>
        </w:r>
      </w:ins>
      <w:ins w:id="1042" w:author="MARCEAUX DIT CLEMENT Arthur (FRA-DTI)" w:date="2023-07-19T11:40:00Z">
        <w:del w:id="1043" w:author="DARMANA-LEVERT Corentin (FRA-DTI)" w:date="2023-08-10T11:48:00Z">
          <w:r w:rsidR="000645FA" w:rsidDel="00425A9A">
            <w:rPr>
              <w:lang w:val="en-GB"/>
            </w:rPr>
            <w:delText xml:space="preserve"> </w:delText>
          </w:r>
        </w:del>
        <w:del w:id="1044" w:author="DARMANA-LEVERT Corentin (FRA-DTI)" w:date="2023-08-10T11:49:00Z">
          <w:r w:rsidR="000645FA" w:rsidDel="008723DB">
            <w:rPr>
              <w:lang w:val="en-GB"/>
            </w:rPr>
            <w:delText>(en rouge ? où ça ? décris ta figure)</w:delText>
          </w:r>
        </w:del>
      </w:ins>
      <w:del w:id="1045" w:author="DARMANA-LEVERT Corentin (FRA-DTI)" w:date="2023-08-10T11:49:00Z">
        <w:r w:rsidRPr="005E7695" w:rsidDel="008723DB">
          <w:rPr>
            <w:lang w:val="en-GB"/>
          </w:rPr>
          <w:delText xml:space="preserve">. </w:delText>
        </w:r>
      </w:del>
      <w:r w:rsidRPr="005E7695">
        <w:rPr>
          <w:lang w:val="en-GB"/>
        </w:rPr>
        <w:t>In 2016, the analys</w:t>
      </w:r>
      <w:r w:rsidR="000645FA">
        <w:rPr>
          <w:lang w:val="en-GB"/>
        </w:rPr>
        <w:t>e</w:t>
      </w:r>
      <w:r w:rsidRPr="005E7695">
        <w:rPr>
          <w:lang w:val="en-GB"/>
        </w:rPr>
        <w:t xml:space="preserve">s </w:t>
      </w:r>
      <w:r w:rsidR="000645FA">
        <w:rPr>
          <w:lang w:val="en-GB"/>
        </w:rPr>
        <w:t xml:space="preserve">were conducted </w:t>
      </w:r>
      <w:r w:rsidRPr="005E7695">
        <w:rPr>
          <w:lang w:val="en-GB"/>
        </w:rPr>
        <w:t xml:space="preserve">on the same planes. </w:t>
      </w:r>
      <w:commentRangeStart w:id="1046"/>
      <w:del w:id="1047" w:author="DARMANA-LEVERT Corentin (FRA-DTI)" w:date="2023-08-10T11:49:00Z">
        <w:r w:rsidRPr="005E7695" w:rsidDel="008723DB">
          <w:rPr>
            <w:lang w:val="en-GB"/>
          </w:rPr>
          <w:delText xml:space="preserve">Since drill wholes were created from the 2012 drilling, a surface machining had to be carried out in </w:delText>
        </w:r>
        <w:r w:rsidR="00A56099" w:rsidRPr="005E7695" w:rsidDel="008723DB">
          <w:rPr>
            <w:lang w:val="en-GB"/>
          </w:rPr>
          <w:delText>order</w:delText>
        </w:r>
        <w:r w:rsidRPr="005E7695" w:rsidDel="008723DB">
          <w:rPr>
            <w:lang w:val="en-GB"/>
          </w:rPr>
          <w:delText xml:space="preserve"> to even out the extraction sites. Thickness lost during this process was about </w:delText>
        </w:r>
        <w:r w:rsidR="00A56099" w:rsidRPr="005E7695" w:rsidDel="008723DB">
          <w:rPr>
            <w:lang w:val="en-GB"/>
          </w:rPr>
          <w:delText>15 mm, which was considered unimportant in relation to the bloom’s dimensions.</w:delText>
        </w:r>
        <w:commentRangeEnd w:id="1046"/>
        <w:r w:rsidR="000645FA" w:rsidDel="008723DB">
          <w:rPr>
            <w:rStyle w:val="Marquedecommentaire"/>
          </w:rPr>
          <w:commentReference w:id="1046"/>
        </w:r>
      </w:del>
    </w:p>
    <w:p w14:paraId="2658CAEA" w14:textId="77777777" w:rsidR="00A56099" w:rsidRPr="005E7695" w:rsidRDefault="00A56099" w:rsidP="00475669">
      <w:pPr>
        <w:keepNext/>
        <w:jc w:val="left"/>
        <w:rPr>
          <w:lang w:val="en-GB"/>
        </w:rPr>
      </w:pPr>
    </w:p>
    <w:p w14:paraId="02704AC8" w14:textId="79528C4E" w:rsidR="00475669" w:rsidRPr="005E7695" w:rsidRDefault="00DD1E7F" w:rsidP="00475669">
      <w:pPr>
        <w:keepNext/>
        <w:jc w:val="center"/>
        <w:rPr>
          <w:lang w:val="en-GB"/>
        </w:rPr>
      </w:pPr>
      <w:r w:rsidRPr="005E7695">
        <w:rPr>
          <w:noProof/>
          <w:lang w:val="en-GB"/>
        </w:rPr>
        <w:drawing>
          <wp:inline distT="0" distB="0" distL="0" distR="0" wp14:anchorId="024CB99C" wp14:editId="04E137EC">
            <wp:extent cx="3030797" cy="4677507"/>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33593" cy="4681821"/>
                    </a:xfrm>
                    <a:prstGeom prst="rect">
                      <a:avLst/>
                    </a:prstGeom>
                  </pic:spPr>
                </pic:pic>
              </a:graphicData>
            </a:graphic>
          </wp:inline>
        </w:drawing>
      </w:r>
    </w:p>
    <w:p w14:paraId="22010B25" w14:textId="74348DB5" w:rsidR="00DD1E7F" w:rsidRPr="005E7695" w:rsidRDefault="00475669" w:rsidP="00475669">
      <w:pPr>
        <w:pStyle w:val="Lgende"/>
        <w:rPr>
          <w:noProof/>
          <w:lang w:val="en-GB"/>
        </w:rPr>
      </w:pPr>
      <w:bookmarkStart w:id="1048" w:name="_Ref132273406"/>
      <w:bookmarkStart w:id="1049" w:name="_Toc144199768"/>
      <w:r w:rsidRPr="005E7695">
        <w:rPr>
          <w:lang w:val="en-GB"/>
        </w:rPr>
        <w:t xml:space="preserve">Figure </w:t>
      </w:r>
      <w:r w:rsidR="006B6CDE" w:rsidRPr="005E7695">
        <w:rPr>
          <w:lang w:val="en-GB"/>
        </w:rPr>
        <w:fldChar w:fldCharType="begin"/>
      </w:r>
      <w:r w:rsidR="006B6CDE" w:rsidRPr="005E7695">
        <w:rPr>
          <w:lang w:val="en-GB"/>
        </w:rPr>
        <w:instrText xml:space="preserve"> SEQ Figure \* ARABIC </w:instrText>
      </w:r>
      <w:r w:rsidR="006B6CDE" w:rsidRPr="005E7695">
        <w:rPr>
          <w:lang w:val="en-GB"/>
        </w:rPr>
        <w:fldChar w:fldCharType="separate"/>
      </w:r>
      <w:r w:rsidR="00321898">
        <w:rPr>
          <w:noProof/>
          <w:lang w:val="en-GB"/>
        </w:rPr>
        <w:t>8</w:t>
      </w:r>
      <w:r w:rsidR="006B6CDE" w:rsidRPr="005E7695">
        <w:rPr>
          <w:noProof/>
          <w:lang w:val="en-GB"/>
        </w:rPr>
        <w:fldChar w:fldCharType="end"/>
      </w:r>
      <w:bookmarkEnd w:id="1048"/>
      <w:r w:rsidRPr="005E7695">
        <w:rPr>
          <w:lang w:val="en-GB"/>
        </w:rPr>
        <w:t xml:space="preserve"> : Carbon cartography of the bloom from 2012 and </w:t>
      </w:r>
      <w:r w:rsidRPr="005E7695">
        <w:rPr>
          <w:noProof/>
          <w:lang w:val="en-GB"/>
        </w:rPr>
        <w:t>analysis planes</w:t>
      </w:r>
      <w:bookmarkEnd w:id="1049"/>
    </w:p>
    <w:p w14:paraId="4B7F79CA" w14:textId="77777777" w:rsidR="00D33F16" w:rsidRPr="005E7695" w:rsidRDefault="00D33F16" w:rsidP="00D33F16">
      <w:pPr>
        <w:rPr>
          <w:lang w:val="en-GB"/>
        </w:rPr>
      </w:pPr>
    </w:p>
    <w:p w14:paraId="762E6B91" w14:textId="14DEECA6" w:rsidR="00D33F16" w:rsidRDefault="003C12EC" w:rsidP="00D33F16">
      <w:pPr>
        <w:rPr>
          <w:ins w:id="1050" w:author="DARMANA-LEVERT Corentin (FRA-DTI)" w:date="2023-08-10T11:51:00Z"/>
          <w:lang w:val="en-GB"/>
        </w:rPr>
      </w:pPr>
      <w:r w:rsidRPr="005E7695">
        <w:rPr>
          <w:lang w:val="en-GB"/>
        </w:rPr>
        <w:t>Three cuts were carried out : two perpendicular to the central axis at 100 mm</w:t>
      </w:r>
      <w:r w:rsidR="00D33F16" w:rsidRPr="005E7695">
        <w:rPr>
          <w:lang w:val="en-GB"/>
        </w:rPr>
        <w:t xml:space="preserve"> (</w:t>
      </w:r>
      <w:r w:rsidR="00D33F16" w:rsidRPr="005E7695">
        <w:rPr>
          <w:lang w:val="en-GB"/>
        </w:rPr>
        <w:fldChar w:fldCharType="begin"/>
      </w:r>
      <w:r w:rsidR="00D33F16" w:rsidRPr="005E7695">
        <w:rPr>
          <w:lang w:val="en-GB"/>
        </w:rPr>
        <w:instrText xml:space="preserve"> REF _Ref132274800 \h </w:instrText>
      </w:r>
      <w:r w:rsidR="00D33F16" w:rsidRPr="005E7695">
        <w:rPr>
          <w:lang w:val="en-GB"/>
        </w:rPr>
      </w:r>
      <w:r w:rsidR="00D33F16" w:rsidRPr="005E7695">
        <w:rPr>
          <w:lang w:val="en-GB"/>
        </w:rPr>
        <w:fldChar w:fldCharType="separate"/>
      </w:r>
      <w:ins w:id="1051" w:author="DARMANA-LEVERT Corentin (FRA-DTI)" w:date="2023-08-29T11:07:00Z">
        <w:r w:rsidR="00321898" w:rsidRPr="005E7695">
          <w:rPr>
            <w:lang w:val="en-GB"/>
          </w:rPr>
          <w:t xml:space="preserve">Figure </w:t>
        </w:r>
        <w:r w:rsidR="00321898">
          <w:rPr>
            <w:noProof/>
            <w:lang w:val="en-GB"/>
          </w:rPr>
          <w:t>9</w:t>
        </w:r>
      </w:ins>
      <w:del w:id="1052" w:author="DARMANA-LEVERT Corentin (FRA-DTI)" w:date="2023-08-10T14:38:00Z">
        <w:r w:rsidR="00AF685A" w:rsidRPr="005E7695" w:rsidDel="00D97C1E">
          <w:rPr>
            <w:lang w:val="en-GB"/>
          </w:rPr>
          <w:delText xml:space="preserve">Figure </w:delText>
        </w:r>
        <w:r w:rsidR="00AF685A" w:rsidDel="00D97C1E">
          <w:rPr>
            <w:noProof/>
            <w:lang w:val="en-GB"/>
          </w:rPr>
          <w:delText>9</w:delText>
        </w:r>
      </w:del>
      <w:r w:rsidR="00D33F16" w:rsidRPr="005E7695">
        <w:rPr>
          <w:lang w:val="en-GB"/>
        </w:rPr>
        <w:fldChar w:fldCharType="end"/>
      </w:r>
      <w:r w:rsidR="00D33F16" w:rsidRPr="005E7695">
        <w:rPr>
          <w:lang w:val="en-GB"/>
        </w:rPr>
        <w:t>)</w:t>
      </w:r>
      <w:r w:rsidRPr="005E7695">
        <w:rPr>
          <w:lang w:val="en-GB"/>
        </w:rPr>
        <w:t xml:space="preserve"> </w:t>
      </w:r>
      <w:r w:rsidR="00D33F16" w:rsidRPr="005E7695">
        <w:rPr>
          <w:lang w:val="en-GB"/>
        </w:rPr>
        <w:t>and 2750 mm (</w:t>
      </w:r>
      <w:r w:rsidR="00D33F16" w:rsidRPr="005E7695">
        <w:rPr>
          <w:lang w:val="en-GB"/>
        </w:rPr>
        <w:fldChar w:fldCharType="begin"/>
      </w:r>
      <w:r w:rsidR="00D33F16" w:rsidRPr="005E7695">
        <w:rPr>
          <w:lang w:val="en-GB"/>
        </w:rPr>
        <w:instrText xml:space="preserve"> REF _Ref132274811 \h </w:instrText>
      </w:r>
      <w:r w:rsidR="00D33F16" w:rsidRPr="005E7695">
        <w:rPr>
          <w:lang w:val="en-GB"/>
        </w:rPr>
      </w:r>
      <w:r w:rsidR="00D33F16" w:rsidRPr="005E7695">
        <w:rPr>
          <w:lang w:val="en-GB"/>
        </w:rPr>
        <w:fldChar w:fldCharType="separate"/>
      </w:r>
      <w:ins w:id="1053" w:author="DARMANA-LEVERT Corentin (FRA-DTI)" w:date="2023-08-29T11:07:00Z">
        <w:r w:rsidR="00321898" w:rsidRPr="005E7695">
          <w:rPr>
            <w:lang w:val="en-GB"/>
          </w:rPr>
          <w:t xml:space="preserve">Figure </w:t>
        </w:r>
        <w:r w:rsidR="00321898">
          <w:rPr>
            <w:noProof/>
            <w:lang w:val="en-GB"/>
          </w:rPr>
          <w:t>10</w:t>
        </w:r>
      </w:ins>
      <w:del w:id="1054" w:author="DARMANA-LEVERT Corentin (FRA-DTI)" w:date="2023-08-10T14:38:00Z">
        <w:r w:rsidR="00AF685A" w:rsidRPr="005E7695" w:rsidDel="00D97C1E">
          <w:rPr>
            <w:lang w:val="en-GB"/>
          </w:rPr>
          <w:delText xml:space="preserve">Figure </w:delText>
        </w:r>
        <w:r w:rsidR="00AF685A" w:rsidDel="00D97C1E">
          <w:rPr>
            <w:noProof/>
            <w:lang w:val="en-GB"/>
          </w:rPr>
          <w:delText>10</w:delText>
        </w:r>
      </w:del>
      <w:r w:rsidR="00D33F16" w:rsidRPr="005E7695">
        <w:rPr>
          <w:lang w:val="en-GB"/>
        </w:rPr>
        <w:fldChar w:fldCharType="end"/>
      </w:r>
      <w:r w:rsidR="00D33F16" w:rsidRPr="005E7695">
        <w:rPr>
          <w:lang w:val="en-GB"/>
        </w:rPr>
        <w:t xml:space="preserve">) </w:t>
      </w:r>
      <w:r w:rsidRPr="005E7695">
        <w:rPr>
          <w:lang w:val="en-GB"/>
        </w:rPr>
        <w:t>under the feedhead</w:t>
      </w:r>
      <w:ins w:id="1055" w:author="MARCEAUX DIT CLEMENT Arthur (FRA-DTI)" w:date="2023-07-19T11:41:00Z">
        <w:r w:rsidR="000645FA">
          <w:rPr>
            <w:lang w:val="en-GB"/>
          </w:rPr>
          <w:t>,</w:t>
        </w:r>
      </w:ins>
      <w:r w:rsidR="00D33F16" w:rsidRPr="005E7695">
        <w:rPr>
          <w:lang w:val="en-GB"/>
        </w:rPr>
        <w:t xml:space="preserve"> and another one along the central axis from the top of the bloom until 2650 mm under the feedhead, intercepting the </w:t>
      </w:r>
      <w:r w:rsidR="00795D3C" w:rsidRPr="005E7695">
        <w:rPr>
          <w:lang w:val="en-GB"/>
        </w:rPr>
        <w:t>centre</w:t>
      </w:r>
      <w:r w:rsidR="00D33F16" w:rsidRPr="005E7695">
        <w:rPr>
          <w:lang w:val="en-GB"/>
        </w:rPr>
        <w:t xml:space="preserve"> point (</w:t>
      </w:r>
      <w:r w:rsidR="00D33F16" w:rsidRPr="005E7695">
        <w:rPr>
          <w:lang w:val="en-GB"/>
        </w:rPr>
        <w:fldChar w:fldCharType="begin"/>
      </w:r>
      <w:r w:rsidR="00D33F16" w:rsidRPr="005E7695">
        <w:rPr>
          <w:lang w:val="en-GB"/>
        </w:rPr>
        <w:instrText xml:space="preserve"> REF _Ref132274827 \h </w:instrText>
      </w:r>
      <w:r w:rsidR="00D33F16" w:rsidRPr="005E7695">
        <w:rPr>
          <w:lang w:val="en-GB"/>
        </w:rPr>
      </w:r>
      <w:r w:rsidR="00D33F16" w:rsidRPr="005E7695">
        <w:rPr>
          <w:lang w:val="en-GB"/>
        </w:rPr>
        <w:fldChar w:fldCharType="separate"/>
      </w:r>
      <w:ins w:id="1056" w:author="DARMANA-LEVERT Corentin (FRA-DTI)" w:date="2023-08-29T11:07:00Z">
        <w:r w:rsidR="00321898" w:rsidRPr="005E7695">
          <w:rPr>
            <w:lang w:val="en-GB"/>
          </w:rPr>
          <w:t xml:space="preserve">Figure </w:t>
        </w:r>
        <w:r w:rsidR="00321898">
          <w:rPr>
            <w:noProof/>
            <w:lang w:val="en-GB"/>
          </w:rPr>
          <w:t>11</w:t>
        </w:r>
      </w:ins>
      <w:del w:id="1057" w:author="DARMANA-LEVERT Corentin (FRA-DTI)" w:date="2023-08-10T14:38:00Z">
        <w:r w:rsidR="00AF685A" w:rsidRPr="005E7695" w:rsidDel="00D97C1E">
          <w:rPr>
            <w:lang w:val="en-GB"/>
          </w:rPr>
          <w:delText xml:space="preserve">Figure </w:delText>
        </w:r>
        <w:r w:rsidR="00AF685A" w:rsidDel="00D97C1E">
          <w:rPr>
            <w:noProof/>
            <w:lang w:val="en-GB"/>
          </w:rPr>
          <w:delText>11</w:delText>
        </w:r>
      </w:del>
      <w:r w:rsidR="00D33F16" w:rsidRPr="005E7695">
        <w:rPr>
          <w:lang w:val="en-GB"/>
        </w:rPr>
        <w:fldChar w:fldCharType="end"/>
      </w:r>
      <w:r w:rsidR="00D33F16" w:rsidRPr="005E7695">
        <w:rPr>
          <w:lang w:val="en-GB"/>
        </w:rPr>
        <w:t>).</w:t>
      </w:r>
    </w:p>
    <w:p w14:paraId="50E311FB" w14:textId="77777777" w:rsidR="00D011F8" w:rsidRPr="005E7695" w:rsidRDefault="00D011F8" w:rsidP="00D33F16">
      <w:pPr>
        <w:rPr>
          <w:lang w:val="en-GB"/>
        </w:rPr>
      </w:pPr>
    </w:p>
    <w:p w14:paraId="391F79C7" w14:textId="77777777" w:rsidR="00D33F16" w:rsidRPr="005E7695" w:rsidRDefault="00D33F16" w:rsidP="00D33F16">
      <w:pPr>
        <w:keepNext/>
        <w:jc w:val="center"/>
        <w:rPr>
          <w:lang w:val="en-GB"/>
        </w:rPr>
      </w:pPr>
      <w:r w:rsidRPr="005E7695">
        <w:rPr>
          <w:noProof/>
          <w:lang w:val="en-GB"/>
        </w:rPr>
        <w:drawing>
          <wp:inline distT="0" distB="0" distL="0" distR="0" wp14:anchorId="0375B8BC" wp14:editId="7BEC5619">
            <wp:extent cx="5099538" cy="1955407"/>
            <wp:effectExtent l="0" t="0" r="6350" b="698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03140" cy="1956788"/>
                    </a:xfrm>
                    <a:prstGeom prst="rect">
                      <a:avLst/>
                    </a:prstGeom>
                    <a:noFill/>
                    <a:ln>
                      <a:noFill/>
                    </a:ln>
                  </pic:spPr>
                </pic:pic>
              </a:graphicData>
            </a:graphic>
          </wp:inline>
        </w:drawing>
      </w:r>
    </w:p>
    <w:p w14:paraId="60C723DE" w14:textId="130815F1" w:rsidR="00D33F16" w:rsidRPr="005E7695" w:rsidRDefault="00D33F16" w:rsidP="00D33F16">
      <w:pPr>
        <w:pStyle w:val="Lgende"/>
        <w:rPr>
          <w:lang w:val="en-GB"/>
        </w:rPr>
      </w:pPr>
      <w:bookmarkStart w:id="1058" w:name="_Ref132274800"/>
      <w:bookmarkStart w:id="1059" w:name="_Toc144199769"/>
      <w:r w:rsidRPr="005E7695">
        <w:rPr>
          <w:lang w:val="en-GB"/>
        </w:rPr>
        <w:t xml:space="preserve">Figure </w:t>
      </w:r>
      <w:r w:rsidR="006B6CDE" w:rsidRPr="005E7695">
        <w:rPr>
          <w:lang w:val="en-GB"/>
        </w:rPr>
        <w:fldChar w:fldCharType="begin"/>
      </w:r>
      <w:r w:rsidR="006B6CDE" w:rsidRPr="005E7695">
        <w:rPr>
          <w:lang w:val="en-GB"/>
        </w:rPr>
        <w:instrText xml:space="preserve"> SEQ Figure \* ARABIC </w:instrText>
      </w:r>
      <w:r w:rsidR="006B6CDE" w:rsidRPr="005E7695">
        <w:rPr>
          <w:lang w:val="en-GB"/>
        </w:rPr>
        <w:fldChar w:fldCharType="separate"/>
      </w:r>
      <w:r w:rsidR="00321898">
        <w:rPr>
          <w:noProof/>
          <w:lang w:val="en-GB"/>
        </w:rPr>
        <w:t>9</w:t>
      </w:r>
      <w:r w:rsidR="006B6CDE" w:rsidRPr="005E7695">
        <w:rPr>
          <w:noProof/>
          <w:lang w:val="en-GB"/>
        </w:rPr>
        <w:fldChar w:fldCharType="end"/>
      </w:r>
      <w:bookmarkEnd w:id="1058"/>
      <w:r w:rsidRPr="005E7695">
        <w:rPr>
          <w:lang w:val="en-GB"/>
        </w:rPr>
        <w:t xml:space="preserve"> : Perpendicular cutting of the bloom at 100mm under the feedhead</w:t>
      </w:r>
      <w:bookmarkEnd w:id="1059"/>
    </w:p>
    <w:p w14:paraId="5C6FA3E4" w14:textId="0E9D2276" w:rsidR="00D33F16" w:rsidRPr="005E7695" w:rsidRDefault="00D33F16" w:rsidP="00D33F16">
      <w:pPr>
        <w:jc w:val="center"/>
        <w:rPr>
          <w:lang w:val="en-GB"/>
        </w:rPr>
      </w:pPr>
    </w:p>
    <w:p w14:paraId="1C8C7C58" w14:textId="77777777" w:rsidR="00D33F16" w:rsidRPr="005E7695" w:rsidRDefault="00D33F16" w:rsidP="00D33F16">
      <w:pPr>
        <w:keepNext/>
        <w:jc w:val="center"/>
        <w:rPr>
          <w:lang w:val="en-GB"/>
        </w:rPr>
      </w:pPr>
      <w:r w:rsidRPr="005E7695">
        <w:rPr>
          <w:noProof/>
          <w:lang w:val="en-GB"/>
        </w:rPr>
        <w:drawing>
          <wp:inline distT="0" distB="0" distL="0" distR="0" wp14:anchorId="6A24F086" wp14:editId="7526F7D8">
            <wp:extent cx="5161085" cy="1988156"/>
            <wp:effectExtent l="0" t="0" r="190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72202" cy="1992438"/>
                    </a:xfrm>
                    <a:prstGeom prst="rect">
                      <a:avLst/>
                    </a:prstGeom>
                    <a:noFill/>
                    <a:ln>
                      <a:noFill/>
                    </a:ln>
                  </pic:spPr>
                </pic:pic>
              </a:graphicData>
            </a:graphic>
          </wp:inline>
        </w:drawing>
      </w:r>
    </w:p>
    <w:p w14:paraId="3D3FB6E0" w14:textId="6BFE869A" w:rsidR="00D33F16" w:rsidRDefault="00D33F16" w:rsidP="00D33F16">
      <w:pPr>
        <w:pStyle w:val="Lgende"/>
        <w:rPr>
          <w:ins w:id="1060" w:author="DARMANA-LEVERT Corentin (FRA-DTI)" w:date="2023-08-10T11:51:00Z"/>
          <w:lang w:val="en-GB"/>
        </w:rPr>
      </w:pPr>
      <w:bookmarkStart w:id="1061" w:name="_Ref132274811"/>
      <w:bookmarkStart w:id="1062" w:name="_Toc144199770"/>
      <w:r w:rsidRPr="005E7695">
        <w:rPr>
          <w:lang w:val="en-GB"/>
        </w:rPr>
        <w:t xml:space="preserve">Figure </w:t>
      </w:r>
      <w:r w:rsidR="006B6CDE" w:rsidRPr="005E7695">
        <w:rPr>
          <w:lang w:val="en-GB"/>
        </w:rPr>
        <w:fldChar w:fldCharType="begin"/>
      </w:r>
      <w:r w:rsidR="006B6CDE" w:rsidRPr="005E7695">
        <w:rPr>
          <w:lang w:val="en-GB"/>
        </w:rPr>
        <w:instrText xml:space="preserve"> SEQ Figure \* ARABIC </w:instrText>
      </w:r>
      <w:r w:rsidR="006B6CDE" w:rsidRPr="005E7695">
        <w:rPr>
          <w:lang w:val="en-GB"/>
        </w:rPr>
        <w:fldChar w:fldCharType="separate"/>
      </w:r>
      <w:r w:rsidR="00321898">
        <w:rPr>
          <w:noProof/>
          <w:lang w:val="en-GB"/>
        </w:rPr>
        <w:t>10</w:t>
      </w:r>
      <w:r w:rsidR="006B6CDE" w:rsidRPr="005E7695">
        <w:rPr>
          <w:noProof/>
          <w:lang w:val="en-GB"/>
        </w:rPr>
        <w:fldChar w:fldCharType="end"/>
      </w:r>
      <w:bookmarkEnd w:id="1061"/>
      <w:r w:rsidRPr="005E7695">
        <w:rPr>
          <w:lang w:val="en-GB"/>
        </w:rPr>
        <w:t xml:space="preserve"> : </w:t>
      </w:r>
      <w:r w:rsidR="007B12E0" w:rsidRPr="007B12E0">
        <w:rPr>
          <w:lang w:val="en-GB"/>
        </w:rPr>
        <w:t xml:space="preserve">Perpendicular cutting of the bloom at </w:t>
      </w:r>
      <w:r w:rsidR="007B12E0">
        <w:rPr>
          <w:lang w:val="en-GB"/>
        </w:rPr>
        <w:t>2750</w:t>
      </w:r>
      <w:r w:rsidR="007B12E0" w:rsidRPr="007B12E0">
        <w:rPr>
          <w:lang w:val="en-GB"/>
        </w:rPr>
        <w:t>mm under the feedhead</w:t>
      </w:r>
      <w:bookmarkEnd w:id="1062"/>
    </w:p>
    <w:p w14:paraId="1ED4B678" w14:textId="77777777" w:rsidR="00D011F8" w:rsidRPr="00D011F8" w:rsidRDefault="00D011F8">
      <w:pPr>
        <w:rPr>
          <w:lang w:val="en-GB"/>
        </w:rPr>
        <w:pPrChange w:id="1063" w:author="DARMANA-LEVERT Corentin (FRA-DTI)" w:date="2023-08-10T11:51:00Z">
          <w:pPr>
            <w:pStyle w:val="Lgende"/>
          </w:pPr>
        </w:pPrChange>
      </w:pPr>
    </w:p>
    <w:p w14:paraId="3EC815D2" w14:textId="59D1D6B6" w:rsidR="00D33F16" w:rsidRPr="005E7695" w:rsidRDefault="00D33F16" w:rsidP="00D33F16">
      <w:pPr>
        <w:jc w:val="center"/>
        <w:rPr>
          <w:lang w:val="en-GB"/>
        </w:rPr>
      </w:pPr>
    </w:p>
    <w:p w14:paraId="56CD3A35" w14:textId="77777777" w:rsidR="00D33F16" w:rsidRPr="005E7695" w:rsidRDefault="00D33F16" w:rsidP="00D33F16">
      <w:pPr>
        <w:keepNext/>
        <w:jc w:val="center"/>
        <w:rPr>
          <w:lang w:val="en-GB"/>
        </w:rPr>
      </w:pPr>
      <w:r w:rsidRPr="005E7695">
        <w:rPr>
          <w:noProof/>
          <w:lang w:val="en-GB"/>
        </w:rPr>
        <w:drawing>
          <wp:inline distT="0" distB="0" distL="0" distR="0" wp14:anchorId="64065604" wp14:editId="621ED628">
            <wp:extent cx="3305175" cy="2095500"/>
            <wp:effectExtent l="0" t="0" r="952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05175" cy="2095500"/>
                    </a:xfrm>
                    <a:prstGeom prst="rect">
                      <a:avLst/>
                    </a:prstGeom>
                  </pic:spPr>
                </pic:pic>
              </a:graphicData>
            </a:graphic>
          </wp:inline>
        </w:drawing>
      </w:r>
    </w:p>
    <w:p w14:paraId="30469950" w14:textId="750B049F" w:rsidR="00D33F16" w:rsidRDefault="00D33F16" w:rsidP="00D011F8">
      <w:pPr>
        <w:pStyle w:val="Lgende"/>
        <w:rPr>
          <w:ins w:id="1064" w:author="MARCEAUX DIT CLEMENT Arthur (FRA-DTI)" w:date="2023-07-19T11:41:00Z"/>
          <w:lang w:val="en-GB"/>
        </w:rPr>
      </w:pPr>
      <w:bookmarkStart w:id="1065" w:name="_Ref132274827"/>
      <w:bookmarkStart w:id="1066" w:name="_Toc144199771"/>
      <w:r w:rsidRPr="005E7695">
        <w:rPr>
          <w:lang w:val="en-GB"/>
        </w:rPr>
        <w:t xml:space="preserve">Figure </w:t>
      </w:r>
      <w:r w:rsidR="006B6CDE" w:rsidRPr="005E7695">
        <w:rPr>
          <w:lang w:val="en-GB"/>
        </w:rPr>
        <w:fldChar w:fldCharType="begin"/>
      </w:r>
      <w:r w:rsidR="006B6CDE" w:rsidRPr="005E7695">
        <w:rPr>
          <w:lang w:val="en-GB"/>
        </w:rPr>
        <w:instrText xml:space="preserve"> SEQ Figure \* ARABIC </w:instrText>
      </w:r>
      <w:r w:rsidR="006B6CDE" w:rsidRPr="005E7695">
        <w:rPr>
          <w:lang w:val="en-GB"/>
        </w:rPr>
        <w:fldChar w:fldCharType="separate"/>
      </w:r>
      <w:r w:rsidR="00321898">
        <w:rPr>
          <w:noProof/>
          <w:lang w:val="en-GB"/>
        </w:rPr>
        <w:t>11</w:t>
      </w:r>
      <w:r w:rsidR="006B6CDE" w:rsidRPr="005E7695">
        <w:rPr>
          <w:noProof/>
          <w:lang w:val="en-GB"/>
        </w:rPr>
        <w:fldChar w:fldCharType="end"/>
      </w:r>
      <w:bookmarkEnd w:id="1065"/>
      <w:r w:rsidRPr="005E7695">
        <w:rPr>
          <w:lang w:val="en-GB"/>
        </w:rPr>
        <w:t xml:space="preserve"> : </w:t>
      </w:r>
      <w:r w:rsidR="00EC681D">
        <w:rPr>
          <w:lang w:val="en-GB"/>
        </w:rPr>
        <w:t>L</w:t>
      </w:r>
      <w:r w:rsidRPr="005E7695">
        <w:rPr>
          <w:lang w:val="en-GB"/>
        </w:rPr>
        <w:t xml:space="preserve">ongitudinal </w:t>
      </w:r>
      <w:r w:rsidR="007B12E0">
        <w:rPr>
          <w:lang w:val="en-GB"/>
        </w:rPr>
        <w:t>cutting of the bloom</w:t>
      </w:r>
      <w:r w:rsidRPr="005E7695">
        <w:rPr>
          <w:lang w:val="en-GB"/>
        </w:rPr>
        <w:t xml:space="preserve"> from the top to 2650 mm </w:t>
      </w:r>
      <w:r w:rsidR="007B12E0">
        <w:rPr>
          <w:lang w:val="en-GB"/>
        </w:rPr>
        <w:t>under the feedhead</w:t>
      </w:r>
      <w:bookmarkEnd w:id="1066"/>
    </w:p>
    <w:p w14:paraId="588CB1C4" w14:textId="77777777" w:rsidR="000645FA" w:rsidRPr="000645FA" w:rsidRDefault="000645FA">
      <w:pPr>
        <w:rPr>
          <w:lang w:val="en-GB"/>
        </w:rPr>
        <w:pPrChange w:id="1067" w:author="MARCEAUX DIT CLEMENT Arthur (FRA-DTI)" w:date="2023-07-19T11:41:00Z">
          <w:pPr>
            <w:pStyle w:val="Lgende"/>
          </w:pPr>
        </w:pPrChange>
      </w:pPr>
    </w:p>
    <w:p w14:paraId="73E0B014" w14:textId="5174FC99" w:rsidR="00BD6740" w:rsidRPr="005E7695" w:rsidRDefault="00BD6740" w:rsidP="00BD6740">
      <w:pPr>
        <w:rPr>
          <w:lang w:val="en-GB"/>
        </w:rPr>
      </w:pPr>
      <w:r w:rsidRPr="005E7695">
        <w:rPr>
          <w:lang w:val="en-GB"/>
        </w:rPr>
        <w:t>For the perpendicular cuttings</w:t>
      </w:r>
      <w:r w:rsidR="000645FA">
        <w:rPr>
          <w:lang w:val="en-GB"/>
        </w:rPr>
        <w:t>,</w:t>
      </w:r>
      <w:r w:rsidRPr="005E7695">
        <w:rPr>
          <w:lang w:val="en-GB"/>
        </w:rPr>
        <w:t xml:space="preserve"> these 2016 carbon concentrations appear</w:t>
      </w:r>
      <w:r w:rsidR="000645FA">
        <w:rPr>
          <w:lang w:val="en-GB"/>
        </w:rPr>
        <w:t>ed</w:t>
      </w:r>
      <w:r w:rsidRPr="005E7695">
        <w:rPr>
          <w:lang w:val="en-GB"/>
        </w:rPr>
        <w:t xml:space="preserve"> slightly lower than those of </w:t>
      </w:r>
      <w:r w:rsidR="000645FA" w:rsidRPr="005E7695">
        <w:rPr>
          <w:lang w:val="en-GB"/>
        </w:rPr>
        <w:t>2012</w:t>
      </w:r>
      <w:r w:rsidR="000645FA">
        <w:rPr>
          <w:lang w:val="en-GB"/>
        </w:rPr>
        <w:t xml:space="preserve"> but</w:t>
      </w:r>
      <w:r w:rsidRPr="005E7695">
        <w:rPr>
          <w:lang w:val="en-GB"/>
        </w:rPr>
        <w:t xml:space="preserve"> show</w:t>
      </w:r>
      <w:r w:rsidR="000645FA">
        <w:rPr>
          <w:lang w:val="en-GB"/>
        </w:rPr>
        <w:t>ed</w:t>
      </w:r>
      <w:r w:rsidRPr="005E7695">
        <w:rPr>
          <w:lang w:val="en-GB"/>
        </w:rPr>
        <w:t xml:space="preserve"> that the bloom was well positioned in the </w:t>
      </w:r>
      <w:r w:rsidR="00795D3C" w:rsidRPr="005E7695">
        <w:rPr>
          <w:lang w:val="en-GB"/>
        </w:rPr>
        <w:t>centre</w:t>
      </w:r>
      <w:r w:rsidRPr="005E7695">
        <w:rPr>
          <w:lang w:val="en-GB"/>
        </w:rPr>
        <w:t xml:space="preserve"> and that the measured values ​​were indeed </w:t>
      </w:r>
      <w:r w:rsidR="000645FA">
        <w:rPr>
          <w:lang w:val="en-GB"/>
        </w:rPr>
        <w:t xml:space="preserve">the </w:t>
      </w:r>
      <w:r w:rsidRPr="005E7695">
        <w:rPr>
          <w:lang w:val="en-GB"/>
        </w:rPr>
        <w:t>maximum</w:t>
      </w:r>
      <w:r w:rsidR="000645FA">
        <w:rPr>
          <w:lang w:val="en-GB"/>
        </w:rPr>
        <w:t xml:space="preserve"> ones</w:t>
      </w:r>
      <w:r w:rsidRPr="005E7695">
        <w:rPr>
          <w:lang w:val="en-GB"/>
        </w:rPr>
        <w:t>.</w:t>
      </w:r>
    </w:p>
    <w:p w14:paraId="0DCFDEB0" w14:textId="1F131652" w:rsidR="00BD6740" w:rsidRPr="005E7695" w:rsidRDefault="00BD6740" w:rsidP="00BD6740">
      <w:pPr>
        <w:rPr>
          <w:lang w:val="en-GB"/>
        </w:rPr>
      </w:pPr>
      <w:r w:rsidRPr="005E7695">
        <w:rPr>
          <w:lang w:val="en-GB"/>
        </w:rPr>
        <w:t xml:space="preserve">For the longitudinal cutting, the 2016 analysis </w:t>
      </w:r>
      <w:r w:rsidR="000645FA">
        <w:rPr>
          <w:lang w:val="en-GB"/>
        </w:rPr>
        <w:t>leads</w:t>
      </w:r>
      <w:r w:rsidR="000645FA" w:rsidRPr="005E7695">
        <w:rPr>
          <w:lang w:val="en-GB"/>
        </w:rPr>
        <w:t xml:space="preserve"> </w:t>
      </w:r>
      <w:r w:rsidRPr="005E7695">
        <w:rPr>
          <w:lang w:val="en-GB"/>
        </w:rPr>
        <w:t xml:space="preserve">to a very similar map to that of 2012 with acceptable calculated deviations. </w:t>
      </w:r>
      <w:r w:rsidR="000645FA">
        <w:rPr>
          <w:lang w:val="en-GB"/>
        </w:rPr>
        <w:t xml:space="preserve">The </w:t>
      </w:r>
      <w:r w:rsidRPr="005E7695">
        <w:rPr>
          <w:lang w:val="en-GB"/>
        </w:rPr>
        <w:t>2016 values ​​</w:t>
      </w:r>
      <w:r w:rsidR="000645FA">
        <w:rPr>
          <w:lang w:val="en-GB"/>
        </w:rPr>
        <w:t>are</w:t>
      </w:r>
      <w:r w:rsidR="000645FA" w:rsidRPr="005E7695">
        <w:rPr>
          <w:lang w:val="en-GB"/>
        </w:rPr>
        <w:t xml:space="preserve"> </w:t>
      </w:r>
      <w:r w:rsidRPr="005E7695">
        <w:rPr>
          <w:lang w:val="en-GB"/>
        </w:rPr>
        <w:t>slightly higher than those of 2012.</w:t>
      </w:r>
    </w:p>
    <w:p w14:paraId="6328BEEA" w14:textId="6B154426" w:rsidR="00BD6740" w:rsidRPr="005E7695" w:rsidRDefault="00BD6740" w:rsidP="00BD6740">
      <w:pPr>
        <w:rPr>
          <w:lang w:val="en-GB"/>
        </w:rPr>
      </w:pPr>
      <w:r w:rsidRPr="005E7695">
        <w:rPr>
          <w:lang w:val="en-GB"/>
        </w:rPr>
        <w:t xml:space="preserve">To sum up, the </w:t>
      </w:r>
      <w:r w:rsidR="000645FA">
        <w:rPr>
          <w:lang w:val="en-GB"/>
        </w:rPr>
        <w:t>analyses</w:t>
      </w:r>
      <w:r w:rsidR="000645FA" w:rsidRPr="005E7695">
        <w:rPr>
          <w:lang w:val="en-GB"/>
        </w:rPr>
        <w:t xml:space="preserve"> </w:t>
      </w:r>
      <w:r w:rsidRPr="005E7695">
        <w:rPr>
          <w:lang w:val="en-GB"/>
        </w:rPr>
        <w:t xml:space="preserve">of 2012 and 2016 are very similar and those of 2012 therefore appear reliable and consistent. </w:t>
      </w:r>
      <w:r w:rsidR="00795D3C">
        <w:rPr>
          <w:lang w:val="en-GB"/>
        </w:rPr>
        <w:t xml:space="preserve">The </w:t>
      </w:r>
      <w:r w:rsidR="000645FA">
        <w:rPr>
          <w:lang w:val="en-GB"/>
        </w:rPr>
        <w:t xml:space="preserve">main </w:t>
      </w:r>
      <w:r w:rsidR="00795D3C">
        <w:rPr>
          <w:lang w:val="en-GB"/>
        </w:rPr>
        <w:t xml:space="preserve">conclusions </w:t>
      </w:r>
      <w:del w:id="1068" w:author="DARMANA-LEVERT Corentin (FRA-DTI)" w:date="2023-08-13T11:44:00Z">
        <w:r w:rsidR="00795D3C" w:rsidDel="00192DCB">
          <w:rPr>
            <w:lang w:val="en-GB"/>
          </w:rPr>
          <w:delText>are :</w:delText>
        </w:r>
      </w:del>
      <w:ins w:id="1069" w:author="DARMANA-LEVERT Corentin (FRA-DTI)" w:date="2023-08-13T11:44:00Z">
        <w:r w:rsidR="00192DCB">
          <w:rPr>
            <w:lang w:val="en-GB"/>
          </w:rPr>
          <w:t>are:</w:t>
        </w:r>
      </w:ins>
    </w:p>
    <w:p w14:paraId="2D30FE09" w14:textId="6D0FBEC9" w:rsidR="00BD6740" w:rsidRPr="005E7695" w:rsidRDefault="00BD6740" w:rsidP="00BD6740">
      <w:pPr>
        <w:pStyle w:val="Paragraphedeliste"/>
        <w:numPr>
          <w:ilvl w:val="0"/>
          <w:numId w:val="32"/>
        </w:numPr>
        <w:rPr>
          <w:lang w:val="en-GB"/>
        </w:rPr>
      </w:pPr>
      <w:r w:rsidRPr="005E7695">
        <w:rPr>
          <w:lang w:val="en-GB"/>
        </w:rPr>
        <w:t>Mapping of carbon content established in the bloom can be used for numerical simulations of the manufacturing process outline.</w:t>
      </w:r>
    </w:p>
    <w:p w14:paraId="3205B4F5" w14:textId="58189189" w:rsidR="00BD6740" w:rsidDel="007958A1" w:rsidRDefault="00BD6740">
      <w:pPr>
        <w:pStyle w:val="Paragraphedeliste"/>
        <w:rPr>
          <w:del w:id="1070" w:author="DARMANA-LEVERT Corentin (FRA-DTI)" w:date="2023-08-10T11:52:00Z"/>
          <w:lang w:val="en-GB"/>
        </w:rPr>
      </w:pPr>
      <w:r w:rsidRPr="005E7695">
        <w:rPr>
          <w:lang w:val="en-GB"/>
        </w:rPr>
        <w:t xml:space="preserve">A very slight offset of the maximum macrosegregation of about ten </w:t>
      </w:r>
      <w:r w:rsidR="00795D3C" w:rsidRPr="005E7695">
        <w:rPr>
          <w:lang w:val="en-GB"/>
        </w:rPr>
        <w:t>centimetres</w:t>
      </w:r>
      <w:r w:rsidRPr="005E7695">
        <w:rPr>
          <w:lang w:val="en-GB"/>
        </w:rPr>
        <w:t xml:space="preserve"> is observed with respect to the geometric axis of the bloom</w:t>
      </w:r>
      <w:r w:rsidR="00246817">
        <w:rPr>
          <w:lang w:val="en-GB"/>
        </w:rPr>
        <w:t>.</w:t>
      </w:r>
      <w:r w:rsidR="000645FA">
        <w:rPr>
          <w:lang w:val="en-GB"/>
        </w:rPr>
        <w:t xml:space="preserve"> It is probably due to the manufacturing process itself (parallel passes flattening).</w:t>
      </w:r>
    </w:p>
    <w:p w14:paraId="41942AEF" w14:textId="77777777" w:rsidR="007958A1" w:rsidRDefault="007958A1" w:rsidP="00BD6740">
      <w:pPr>
        <w:pStyle w:val="Paragraphedeliste"/>
        <w:numPr>
          <w:ilvl w:val="0"/>
          <w:numId w:val="32"/>
        </w:numPr>
        <w:rPr>
          <w:ins w:id="1071" w:author="DARMANA-LEVERT Corentin (FRA-DTI)" w:date="2023-08-27T15:01:00Z"/>
          <w:lang w:val="en-GB"/>
        </w:rPr>
      </w:pPr>
    </w:p>
    <w:p w14:paraId="42E42F17" w14:textId="77777777" w:rsidR="000645FA" w:rsidRPr="00D011F8" w:rsidRDefault="000645FA">
      <w:pPr>
        <w:pStyle w:val="Paragraphedeliste"/>
        <w:rPr>
          <w:lang w:val="en-GB"/>
        </w:rPr>
        <w:pPrChange w:id="1072" w:author="DARMANA-LEVERT Corentin (FRA-DTI)" w:date="2023-08-10T11:52:00Z">
          <w:pPr>
            <w:pStyle w:val="Paragraphedeliste"/>
            <w:numPr>
              <w:numId w:val="32"/>
            </w:numPr>
            <w:ind w:hanging="360"/>
          </w:pPr>
        </w:pPrChange>
      </w:pPr>
    </w:p>
    <w:p w14:paraId="3BE39E85" w14:textId="178D8281" w:rsidR="000902A9" w:rsidRPr="005E7695" w:rsidRDefault="000902A9">
      <w:pPr>
        <w:pStyle w:val="Titre5"/>
        <w:rPr>
          <w:lang w:val="en-GB"/>
        </w:rPr>
        <w:pPrChange w:id="1073" w:author="MARCEAUX DIT CLEMENT Arthur (FRA-DTI)" w:date="2023-07-19T11:43:00Z">
          <w:pPr>
            <w:pStyle w:val="Titre7"/>
            <w:numPr>
              <w:ilvl w:val="0"/>
              <w:numId w:val="0"/>
            </w:numPr>
            <w:tabs>
              <w:tab w:val="clear" w:pos="1440"/>
            </w:tabs>
            <w:ind w:left="0" w:firstLine="0"/>
          </w:pPr>
        </w:pPrChange>
      </w:pPr>
      <w:r w:rsidRPr="005E7695">
        <w:rPr>
          <w:lang w:val="en-GB"/>
        </w:rPr>
        <w:t>Chemical analysis of the bloom in 2019</w:t>
      </w:r>
      <w:sdt>
        <w:sdtPr>
          <w:rPr>
            <w:lang w:val="en-GB"/>
          </w:rPr>
          <w:id w:val="776833695"/>
          <w:citation/>
        </w:sdtPr>
        <w:sdtContent>
          <w:r w:rsidR="00246817">
            <w:rPr>
              <w:lang w:val="en-GB"/>
            </w:rPr>
            <w:fldChar w:fldCharType="begin"/>
          </w:r>
          <w:r w:rsidR="00246817">
            <w:rPr>
              <w:lang w:val="fr-FR"/>
            </w:rPr>
            <w:instrText xml:space="preserve"> CITATION Tob \l 1036 </w:instrText>
          </w:r>
          <w:r w:rsidR="00246817">
            <w:rPr>
              <w:lang w:val="en-GB"/>
            </w:rPr>
            <w:fldChar w:fldCharType="separate"/>
          </w:r>
          <w:ins w:id="1074" w:author="DARMANA-LEVERT Corentin (FRA-DTI)" w:date="2023-08-29T11:07:00Z">
            <w:r w:rsidR="00321898">
              <w:rPr>
                <w:noProof/>
                <w:lang w:val="fr-FR"/>
              </w:rPr>
              <w:t xml:space="preserve"> </w:t>
            </w:r>
            <w:r w:rsidR="00321898" w:rsidRPr="00321898">
              <w:rPr>
                <w:noProof/>
                <w:lang w:val="fr-FR"/>
              </w:rPr>
              <w:t>(5)</w:t>
            </w:r>
          </w:ins>
          <w:del w:id="1075" w:author="DARMANA-LEVERT Corentin (FRA-DTI)" w:date="2023-08-29T08:18:00Z">
            <w:r w:rsidR="00D45538" w:rsidDel="00850BFD">
              <w:rPr>
                <w:noProof/>
                <w:lang w:val="fr-FR"/>
              </w:rPr>
              <w:delText xml:space="preserve"> </w:delText>
            </w:r>
            <w:r w:rsidR="00D45538" w:rsidRPr="00D45538" w:rsidDel="00850BFD">
              <w:rPr>
                <w:noProof/>
                <w:lang w:val="fr-FR"/>
              </w:rPr>
              <w:delText>(5)</w:delText>
            </w:r>
          </w:del>
          <w:r w:rsidR="00246817">
            <w:rPr>
              <w:lang w:val="en-GB"/>
            </w:rPr>
            <w:fldChar w:fldCharType="end"/>
          </w:r>
        </w:sdtContent>
      </w:sdt>
    </w:p>
    <w:p w14:paraId="60122231" w14:textId="59EDA508" w:rsidR="00D33F16" w:rsidRPr="005E7695" w:rsidRDefault="000902A9" w:rsidP="00BD6740">
      <w:pPr>
        <w:rPr>
          <w:lang w:val="en-GB"/>
        </w:rPr>
      </w:pPr>
      <w:del w:id="1076" w:author="DARMANA-LEVERT Corentin (FRA-DTI)" w:date="2023-08-10T11:52:00Z">
        <w:r w:rsidRPr="005E7695" w:rsidDel="00D011F8">
          <w:rPr>
            <w:lang w:val="en-GB"/>
          </w:rPr>
          <w:delText xml:space="preserve">Goal </w:delText>
        </w:r>
      </w:del>
      <w:ins w:id="1077" w:author="DARMANA-LEVERT Corentin (FRA-DTI)" w:date="2023-08-10T11:52:00Z">
        <w:r w:rsidR="00D011F8">
          <w:rPr>
            <w:lang w:val="en-GB"/>
          </w:rPr>
          <w:t>The goal</w:t>
        </w:r>
        <w:r w:rsidR="00D011F8" w:rsidRPr="005E7695">
          <w:rPr>
            <w:lang w:val="en-GB"/>
          </w:rPr>
          <w:t xml:space="preserve"> </w:t>
        </w:r>
      </w:ins>
      <w:r w:rsidRPr="005E7695">
        <w:rPr>
          <w:lang w:val="en-GB"/>
        </w:rPr>
        <w:t xml:space="preserve">of the 2019 campaign was to extend chemical knowledge about the bloom as well as to check again the repeatability of the measurements. Only </w:t>
      </w:r>
      <w:r w:rsidR="0010330D" w:rsidRPr="005E7695">
        <w:rPr>
          <w:lang w:val="en-GB"/>
        </w:rPr>
        <w:t xml:space="preserve">transverse cuttings were carried out. Three new planes </w:t>
      </w:r>
      <w:r w:rsidR="0010330D" w:rsidRPr="005E7695">
        <w:rPr>
          <w:lang w:val="en-GB"/>
        </w:rPr>
        <w:lastRenderedPageBreak/>
        <w:t xml:space="preserve">of investigation were added between the two previously </w:t>
      </w:r>
      <w:r w:rsidR="004E6D57" w:rsidRPr="005E7695">
        <w:rPr>
          <w:lang w:val="en-GB"/>
        </w:rPr>
        <w:t>analysed</w:t>
      </w:r>
      <w:r w:rsidR="0010330D" w:rsidRPr="005E7695">
        <w:rPr>
          <w:lang w:val="en-GB"/>
        </w:rPr>
        <w:t xml:space="preserve"> planes at 100 mm and 2750 mm under the feedhead.</w:t>
      </w:r>
    </w:p>
    <w:p w14:paraId="1CE58F43" w14:textId="16259F1F" w:rsidR="0010330D" w:rsidRPr="005E7695" w:rsidRDefault="008170FD" w:rsidP="00BD6740">
      <w:pPr>
        <w:rPr>
          <w:lang w:val="en-GB"/>
        </w:rPr>
      </w:pPr>
      <w:r>
        <w:rPr>
          <w:lang w:val="en-GB"/>
        </w:rPr>
        <w:t>T</w:t>
      </w:r>
      <w:r w:rsidR="0010330D" w:rsidRPr="005E7695">
        <w:rPr>
          <w:lang w:val="en-GB"/>
        </w:rPr>
        <w:t>he 2019 cutting planes</w:t>
      </w:r>
      <w:r>
        <w:rPr>
          <w:lang w:val="en-GB"/>
        </w:rPr>
        <w:t xml:space="preserve"> are located</w:t>
      </w:r>
      <w:r w:rsidR="009A7CF5" w:rsidRPr="005E7695">
        <w:rPr>
          <w:lang w:val="en-GB"/>
        </w:rPr>
        <w:t xml:space="preserve"> (</w:t>
      </w:r>
      <w:r w:rsidR="009A7CF5" w:rsidRPr="005E7695">
        <w:rPr>
          <w:lang w:val="en-GB"/>
        </w:rPr>
        <w:fldChar w:fldCharType="begin"/>
      </w:r>
      <w:r w:rsidR="009A7CF5" w:rsidRPr="005E7695">
        <w:rPr>
          <w:lang w:val="en-GB"/>
        </w:rPr>
        <w:instrText xml:space="preserve"> REF _Ref132279288 \h </w:instrText>
      </w:r>
      <w:r w:rsidR="009A7CF5" w:rsidRPr="005E7695">
        <w:rPr>
          <w:lang w:val="en-GB"/>
        </w:rPr>
      </w:r>
      <w:r w:rsidR="009A7CF5" w:rsidRPr="005E7695">
        <w:rPr>
          <w:lang w:val="en-GB"/>
        </w:rPr>
        <w:fldChar w:fldCharType="separate"/>
      </w:r>
      <w:ins w:id="1078" w:author="DARMANA-LEVERT Corentin (FRA-DTI)" w:date="2023-08-29T11:07:00Z">
        <w:r w:rsidR="00321898" w:rsidRPr="005E7695">
          <w:rPr>
            <w:lang w:val="en-GB"/>
          </w:rPr>
          <w:t xml:space="preserve">Figure </w:t>
        </w:r>
        <w:r w:rsidR="00321898">
          <w:rPr>
            <w:noProof/>
            <w:lang w:val="en-GB"/>
          </w:rPr>
          <w:t>12</w:t>
        </w:r>
      </w:ins>
      <w:del w:id="1079" w:author="DARMANA-LEVERT Corentin (FRA-DTI)" w:date="2023-08-10T14:38:00Z">
        <w:r w:rsidR="00AF685A" w:rsidRPr="005E7695" w:rsidDel="00D97C1E">
          <w:rPr>
            <w:lang w:val="en-GB"/>
          </w:rPr>
          <w:delText xml:space="preserve">Figure </w:delText>
        </w:r>
        <w:r w:rsidR="00AF685A" w:rsidDel="00D97C1E">
          <w:rPr>
            <w:noProof/>
            <w:lang w:val="en-GB"/>
          </w:rPr>
          <w:delText>12</w:delText>
        </w:r>
      </w:del>
      <w:r w:rsidR="009A7CF5" w:rsidRPr="005E7695">
        <w:rPr>
          <w:lang w:val="en-GB"/>
        </w:rPr>
        <w:fldChar w:fldCharType="end"/>
      </w:r>
      <w:r w:rsidR="009A7CF5" w:rsidRPr="005E7695">
        <w:rPr>
          <w:lang w:val="en-GB"/>
        </w:rPr>
        <w:t>)</w:t>
      </w:r>
      <w:r w:rsidR="0010330D" w:rsidRPr="005E7695">
        <w:rPr>
          <w:lang w:val="en-GB"/>
        </w:rPr>
        <w:t>:</w:t>
      </w:r>
    </w:p>
    <w:p w14:paraId="18A9EBFA" w14:textId="7D1121E7" w:rsidR="0010330D" w:rsidRPr="005E7695" w:rsidRDefault="009A7CF5" w:rsidP="0010330D">
      <w:pPr>
        <w:pStyle w:val="Paragraphedeliste"/>
        <w:numPr>
          <w:ilvl w:val="0"/>
          <w:numId w:val="33"/>
        </w:numPr>
        <w:autoSpaceDE w:val="0"/>
        <w:autoSpaceDN w:val="0"/>
        <w:adjustRightInd w:val="0"/>
        <w:spacing w:before="0" w:after="0"/>
        <w:rPr>
          <w:rFonts w:cs="Arial"/>
          <w:noProof/>
          <w:szCs w:val="22"/>
          <w:lang w:val="en-GB"/>
        </w:rPr>
      </w:pPr>
      <w:r w:rsidRPr="005E7695">
        <w:rPr>
          <w:rFonts w:cs="Arial"/>
          <w:noProof/>
          <w:lang w:val="en-GB"/>
        </w:rPr>
        <w:t xml:space="preserve">At </w:t>
      </w:r>
      <w:r w:rsidR="0010330D" w:rsidRPr="005E7695">
        <w:rPr>
          <w:rFonts w:cs="Arial"/>
          <w:noProof/>
          <w:lang w:val="en-GB"/>
        </w:rPr>
        <w:t xml:space="preserve">6100 mm </w:t>
      </w:r>
      <w:r w:rsidRPr="005E7695">
        <w:rPr>
          <w:rFonts w:cs="Arial"/>
          <w:noProof/>
          <w:lang w:val="en-GB"/>
        </w:rPr>
        <w:t xml:space="preserve">level </w:t>
      </w:r>
      <w:r w:rsidR="0010330D" w:rsidRPr="005E7695">
        <w:rPr>
          <w:rFonts w:cs="Arial"/>
          <w:noProof/>
          <w:lang w:val="en-GB"/>
        </w:rPr>
        <w:t xml:space="preserve">(100 mm </w:t>
      </w:r>
      <w:r w:rsidRPr="005E7695">
        <w:rPr>
          <w:rFonts w:cs="Arial"/>
          <w:noProof/>
          <w:lang w:val="en-GB"/>
        </w:rPr>
        <w:t>below</w:t>
      </w:r>
      <w:r w:rsidR="008170FD">
        <w:rPr>
          <w:rFonts w:cs="Arial"/>
          <w:noProof/>
          <w:lang w:val="en-GB"/>
        </w:rPr>
        <w:t xml:space="preserve"> the</w:t>
      </w:r>
      <w:r w:rsidRPr="005E7695">
        <w:rPr>
          <w:rFonts w:cs="Arial"/>
          <w:noProof/>
          <w:lang w:val="en-GB"/>
        </w:rPr>
        <w:t xml:space="preserve"> feedhead</w:t>
      </w:r>
      <w:r w:rsidR="0010330D" w:rsidRPr="005E7695">
        <w:rPr>
          <w:rFonts w:cs="Arial"/>
          <w:noProof/>
          <w:lang w:val="en-GB"/>
        </w:rPr>
        <w:t>)</w:t>
      </w:r>
    </w:p>
    <w:p w14:paraId="49CEA3BF" w14:textId="3EC6DF40" w:rsidR="0010330D" w:rsidRPr="005E7695" w:rsidRDefault="009A7CF5" w:rsidP="0010330D">
      <w:pPr>
        <w:pStyle w:val="Paragraphedeliste"/>
        <w:numPr>
          <w:ilvl w:val="0"/>
          <w:numId w:val="33"/>
        </w:numPr>
        <w:autoSpaceDE w:val="0"/>
        <w:autoSpaceDN w:val="0"/>
        <w:adjustRightInd w:val="0"/>
        <w:spacing w:before="0" w:after="0"/>
        <w:rPr>
          <w:rFonts w:cs="Arial"/>
          <w:noProof/>
          <w:lang w:val="en-GB"/>
        </w:rPr>
      </w:pPr>
      <w:r w:rsidRPr="005E7695">
        <w:rPr>
          <w:rFonts w:cs="Arial"/>
          <w:lang w:val="en-GB"/>
        </w:rPr>
        <w:t xml:space="preserve">At </w:t>
      </w:r>
      <w:r w:rsidR="0010330D" w:rsidRPr="005E7695">
        <w:rPr>
          <w:rFonts w:cs="Arial"/>
          <w:lang w:val="en-GB"/>
        </w:rPr>
        <w:t>5250 mm</w:t>
      </w:r>
      <w:r w:rsidRPr="005E7695">
        <w:rPr>
          <w:rFonts w:cs="Arial"/>
          <w:lang w:val="en-GB"/>
        </w:rPr>
        <w:t xml:space="preserve"> level</w:t>
      </w:r>
    </w:p>
    <w:p w14:paraId="176CACA2" w14:textId="46F4C133" w:rsidR="0010330D" w:rsidRPr="005E7695" w:rsidRDefault="0010330D" w:rsidP="0010330D">
      <w:pPr>
        <w:pStyle w:val="Paragraphedeliste"/>
        <w:numPr>
          <w:ilvl w:val="0"/>
          <w:numId w:val="33"/>
        </w:numPr>
        <w:autoSpaceDE w:val="0"/>
        <w:autoSpaceDN w:val="0"/>
        <w:adjustRightInd w:val="0"/>
        <w:spacing w:before="0" w:after="0"/>
        <w:rPr>
          <w:rFonts w:cs="Arial"/>
          <w:noProof/>
          <w:lang w:val="en-GB"/>
        </w:rPr>
      </w:pPr>
      <w:r w:rsidRPr="005E7695">
        <w:rPr>
          <w:rFonts w:cs="Arial"/>
          <w:noProof/>
          <w:lang w:val="en-GB"/>
        </w:rPr>
        <w:t>A</w:t>
      </w:r>
      <w:r w:rsidR="009A7CF5" w:rsidRPr="005E7695">
        <w:rPr>
          <w:rFonts w:cs="Arial"/>
          <w:noProof/>
          <w:lang w:val="en-GB"/>
        </w:rPr>
        <w:t xml:space="preserve">t </w:t>
      </w:r>
      <w:r w:rsidRPr="005E7695">
        <w:rPr>
          <w:rFonts w:cs="Arial"/>
          <w:lang w:val="en-GB"/>
        </w:rPr>
        <w:t>4700 mm </w:t>
      </w:r>
      <w:r w:rsidR="009A7CF5" w:rsidRPr="005E7695">
        <w:rPr>
          <w:rFonts w:cs="Arial"/>
          <w:lang w:val="en-GB"/>
        </w:rPr>
        <w:t>level</w:t>
      </w:r>
    </w:p>
    <w:p w14:paraId="3F2778F3" w14:textId="7EFE254E" w:rsidR="0010330D" w:rsidRPr="005E7695" w:rsidRDefault="009A7CF5" w:rsidP="0010330D">
      <w:pPr>
        <w:pStyle w:val="Paragraphedeliste"/>
        <w:numPr>
          <w:ilvl w:val="0"/>
          <w:numId w:val="33"/>
        </w:numPr>
        <w:autoSpaceDE w:val="0"/>
        <w:autoSpaceDN w:val="0"/>
        <w:adjustRightInd w:val="0"/>
        <w:spacing w:before="0" w:after="0"/>
        <w:rPr>
          <w:rFonts w:cs="Arial"/>
          <w:noProof/>
          <w:lang w:val="en-GB"/>
        </w:rPr>
      </w:pPr>
      <w:r w:rsidRPr="005E7695">
        <w:rPr>
          <w:rFonts w:cs="Arial"/>
          <w:lang w:val="en-GB"/>
        </w:rPr>
        <w:t>At</w:t>
      </w:r>
      <w:r w:rsidR="0010330D" w:rsidRPr="005E7695">
        <w:rPr>
          <w:rFonts w:cs="Arial"/>
          <w:lang w:val="en-GB"/>
        </w:rPr>
        <w:t xml:space="preserve"> 4100</w:t>
      </w:r>
      <w:r w:rsidRPr="005E7695">
        <w:rPr>
          <w:rFonts w:cs="Arial"/>
          <w:lang w:val="en-GB"/>
        </w:rPr>
        <w:t xml:space="preserve"> </w:t>
      </w:r>
      <w:r w:rsidR="0010330D" w:rsidRPr="005E7695">
        <w:rPr>
          <w:rFonts w:cs="Arial"/>
          <w:lang w:val="en-GB"/>
        </w:rPr>
        <w:t xml:space="preserve">mm </w:t>
      </w:r>
      <w:r w:rsidRPr="005E7695">
        <w:rPr>
          <w:rFonts w:cs="Arial"/>
          <w:lang w:val="en-GB"/>
        </w:rPr>
        <w:t>level</w:t>
      </w:r>
    </w:p>
    <w:p w14:paraId="6857E1A9" w14:textId="67F35CAE" w:rsidR="0010330D" w:rsidRPr="005E7695" w:rsidRDefault="0010330D" w:rsidP="0010330D">
      <w:pPr>
        <w:pStyle w:val="Paragraphedeliste"/>
        <w:numPr>
          <w:ilvl w:val="0"/>
          <w:numId w:val="33"/>
        </w:numPr>
        <w:autoSpaceDE w:val="0"/>
        <w:autoSpaceDN w:val="0"/>
        <w:adjustRightInd w:val="0"/>
        <w:spacing w:before="0" w:after="0"/>
        <w:rPr>
          <w:rFonts w:cs="Arial"/>
          <w:noProof/>
          <w:lang w:val="en-GB"/>
        </w:rPr>
      </w:pPr>
      <w:r w:rsidRPr="005E7695">
        <w:rPr>
          <w:rFonts w:cs="Arial"/>
          <w:noProof/>
          <w:lang w:val="en-GB"/>
        </w:rPr>
        <w:t>A</w:t>
      </w:r>
      <w:r w:rsidR="009A7CF5" w:rsidRPr="005E7695">
        <w:rPr>
          <w:rFonts w:cs="Arial"/>
          <w:noProof/>
          <w:lang w:val="en-GB"/>
        </w:rPr>
        <w:t>t</w:t>
      </w:r>
      <w:r w:rsidRPr="005E7695">
        <w:rPr>
          <w:rFonts w:cs="Arial"/>
          <w:noProof/>
          <w:lang w:val="en-GB"/>
        </w:rPr>
        <w:t xml:space="preserve"> 3500</w:t>
      </w:r>
      <w:r w:rsidR="009A7CF5" w:rsidRPr="005E7695">
        <w:rPr>
          <w:rFonts w:cs="Arial"/>
          <w:noProof/>
          <w:lang w:val="en-GB"/>
        </w:rPr>
        <w:t xml:space="preserve"> </w:t>
      </w:r>
      <w:r w:rsidRPr="005E7695">
        <w:rPr>
          <w:rFonts w:cs="Arial"/>
          <w:noProof/>
          <w:lang w:val="en-GB"/>
        </w:rPr>
        <w:t>mm</w:t>
      </w:r>
      <w:r w:rsidR="009A7CF5" w:rsidRPr="005E7695">
        <w:rPr>
          <w:rFonts w:cs="Arial"/>
          <w:noProof/>
          <w:lang w:val="en-GB"/>
        </w:rPr>
        <w:t xml:space="preserve"> level </w:t>
      </w:r>
      <w:r w:rsidRPr="005E7695">
        <w:rPr>
          <w:rFonts w:cs="Arial"/>
          <w:noProof/>
          <w:lang w:val="en-GB"/>
        </w:rPr>
        <w:t xml:space="preserve"> (2750 </w:t>
      </w:r>
      <w:r w:rsidR="009A7CF5" w:rsidRPr="005E7695">
        <w:rPr>
          <w:rFonts w:cs="Arial"/>
          <w:noProof/>
          <w:lang w:val="en-GB"/>
        </w:rPr>
        <w:t>mm below the feedhead</w:t>
      </w:r>
      <w:r w:rsidRPr="005E7695">
        <w:rPr>
          <w:rFonts w:cs="Arial"/>
          <w:noProof/>
          <w:lang w:val="en-GB"/>
        </w:rPr>
        <w:t>)</w:t>
      </w:r>
    </w:p>
    <w:p w14:paraId="7E375FA4" w14:textId="77777777" w:rsidR="009A7CF5" w:rsidRPr="005E7695" w:rsidRDefault="009A7CF5" w:rsidP="009A7CF5">
      <w:pPr>
        <w:autoSpaceDE w:val="0"/>
        <w:autoSpaceDN w:val="0"/>
        <w:adjustRightInd w:val="0"/>
        <w:spacing w:before="0" w:after="0"/>
        <w:ind w:left="1068"/>
        <w:rPr>
          <w:rFonts w:cs="Arial"/>
          <w:noProof/>
          <w:lang w:val="en-GB"/>
        </w:rPr>
      </w:pPr>
    </w:p>
    <w:p w14:paraId="2367B1EE" w14:textId="77777777" w:rsidR="009A7CF5" w:rsidRPr="005E7695" w:rsidRDefault="009A7CF5" w:rsidP="009A7CF5">
      <w:pPr>
        <w:keepNext/>
        <w:autoSpaceDE w:val="0"/>
        <w:autoSpaceDN w:val="0"/>
        <w:adjustRightInd w:val="0"/>
        <w:spacing w:after="0"/>
        <w:jc w:val="center"/>
        <w:rPr>
          <w:lang w:val="en-GB"/>
        </w:rPr>
      </w:pPr>
      <w:r w:rsidRPr="005E7695">
        <w:rPr>
          <w:noProof/>
          <w:lang w:val="en-GB"/>
        </w:rPr>
        <w:drawing>
          <wp:inline distT="0" distB="0" distL="0" distR="0" wp14:anchorId="1E5EE654" wp14:editId="39B6F211">
            <wp:extent cx="4562475" cy="3415665"/>
            <wp:effectExtent l="0" t="0" r="9525"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4562475" cy="3415665"/>
                    </a:xfrm>
                    <a:prstGeom prst="rect">
                      <a:avLst/>
                    </a:prstGeom>
                  </pic:spPr>
                </pic:pic>
              </a:graphicData>
            </a:graphic>
          </wp:inline>
        </w:drawing>
      </w:r>
    </w:p>
    <w:p w14:paraId="0E78F301" w14:textId="5118A07F" w:rsidR="0010330D" w:rsidRPr="005E7695" w:rsidRDefault="009A7CF5" w:rsidP="009A7CF5">
      <w:pPr>
        <w:pStyle w:val="Lgende"/>
        <w:rPr>
          <w:lang w:val="en-GB"/>
        </w:rPr>
      </w:pPr>
      <w:bookmarkStart w:id="1080" w:name="_Ref132279288"/>
      <w:bookmarkStart w:id="1081" w:name="_Toc144199772"/>
      <w:r w:rsidRPr="005E7695">
        <w:rPr>
          <w:lang w:val="en-GB"/>
        </w:rPr>
        <w:t xml:space="preserve">Figure </w:t>
      </w:r>
      <w:r w:rsidR="006B6CDE" w:rsidRPr="005E7695">
        <w:rPr>
          <w:lang w:val="en-GB"/>
        </w:rPr>
        <w:fldChar w:fldCharType="begin"/>
      </w:r>
      <w:r w:rsidR="006B6CDE" w:rsidRPr="005E7695">
        <w:rPr>
          <w:lang w:val="en-GB"/>
        </w:rPr>
        <w:instrText xml:space="preserve"> SEQ Figure \* ARABIC </w:instrText>
      </w:r>
      <w:r w:rsidR="006B6CDE" w:rsidRPr="005E7695">
        <w:rPr>
          <w:lang w:val="en-GB"/>
        </w:rPr>
        <w:fldChar w:fldCharType="separate"/>
      </w:r>
      <w:r w:rsidR="00321898">
        <w:rPr>
          <w:noProof/>
          <w:lang w:val="en-GB"/>
        </w:rPr>
        <w:t>12</w:t>
      </w:r>
      <w:r w:rsidR="006B6CDE" w:rsidRPr="005E7695">
        <w:rPr>
          <w:noProof/>
          <w:lang w:val="en-GB"/>
        </w:rPr>
        <w:fldChar w:fldCharType="end"/>
      </w:r>
      <w:bookmarkEnd w:id="1080"/>
      <w:r w:rsidRPr="005E7695">
        <w:rPr>
          <w:lang w:val="en-GB"/>
        </w:rPr>
        <w:t xml:space="preserve"> : Visual schematic of cuttings in the bloom</w:t>
      </w:r>
      <w:bookmarkEnd w:id="1081"/>
    </w:p>
    <w:p w14:paraId="454A215B" w14:textId="77777777" w:rsidR="009A7CF5" w:rsidRPr="005E7695" w:rsidRDefault="009A7CF5" w:rsidP="009A7CF5">
      <w:pPr>
        <w:rPr>
          <w:lang w:val="en-GB"/>
        </w:rPr>
      </w:pPr>
    </w:p>
    <w:p w14:paraId="7D412E28" w14:textId="0E154568" w:rsidR="0010330D" w:rsidRDefault="009A7CF5" w:rsidP="00BD6740">
      <w:pPr>
        <w:rPr>
          <w:ins w:id="1082" w:author="MARCEAUX DIT CLEMENT Arthur (FRA-DTI)" w:date="2023-07-19T11:43:00Z"/>
          <w:lang w:val="en-GB"/>
        </w:rPr>
      </w:pPr>
      <w:r w:rsidRPr="005E7695">
        <w:rPr>
          <w:lang w:val="en-GB"/>
        </w:rPr>
        <w:t xml:space="preserve">With its 5 cross-sections, the 2019 study made it possible to carry out new measurements for sections already investigated in 2012 and 2016, as well as to </w:t>
      </w:r>
      <w:r w:rsidR="00E008C0">
        <w:rPr>
          <w:lang w:val="en-GB"/>
        </w:rPr>
        <w:t>extend</w:t>
      </w:r>
      <w:r w:rsidRPr="005E7695">
        <w:rPr>
          <w:lang w:val="en-GB"/>
        </w:rPr>
        <w:t xml:space="preserve"> the</w:t>
      </w:r>
      <w:r w:rsidR="001F0053" w:rsidRPr="005E7695">
        <w:rPr>
          <w:lang w:val="en-GB"/>
        </w:rPr>
        <w:t xml:space="preserve"> carbon mapping database </w:t>
      </w:r>
      <w:r w:rsidRPr="005E7695">
        <w:rPr>
          <w:lang w:val="en-GB"/>
        </w:rPr>
        <w:t>of the bloom. The results show</w:t>
      </w:r>
      <w:r w:rsidR="008170FD">
        <w:rPr>
          <w:lang w:val="en-GB"/>
        </w:rPr>
        <w:t>ed</w:t>
      </w:r>
      <w:r w:rsidRPr="005E7695">
        <w:rPr>
          <w:lang w:val="en-GB"/>
        </w:rPr>
        <w:t xml:space="preserve"> that </w:t>
      </w:r>
      <w:r w:rsidR="008170FD">
        <w:rPr>
          <w:lang w:val="en-GB"/>
        </w:rPr>
        <w:t xml:space="preserve">the </w:t>
      </w:r>
      <w:r w:rsidRPr="005E7695">
        <w:rPr>
          <w:lang w:val="en-GB"/>
        </w:rPr>
        <w:t>map</w:t>
      </w:r>
      <w:r w:rsidR="001F0053" w:rsidRPr="005E7695">
        <w:rPr>
          <w:lang w:val="en-GB"/>
        </w:rPr>
        <w:t>ping</w:t>
      </w:r>
      <w:r w:rsidRPr="005E7695">
        <w:rPr>
          <w:lang w:val="en-GB"/>
        </w:rPr>
        <w:t xml:space="preserve"> of the three series of measurements </w:t>
      </w:r>
      <w:r w:rsidR="00E008C0" w:rsidRPr="005E7695">
        <w:rPr>
          <w:lang w:val="en-GB"/>
        </w:rPr>
        <w:t>agrees</w:t>
      </w:r>
      <w:r w:rsidR="001F0053" w:rsidRPr="005E7695">
        <w:rPr>
          <w:lang w:val="en-GB"/>
        </w:rPr>
        <w:t xml:space="preserve"> with prior work.</w:t>
      </w:r>
    </w:p>
    <w:p w14:paraId="0A2B5A0F" w14:textId="77777777" w:rsidR="007958A1" w:rsidRPr="005E7695" w:rsidRDefault="007958A1" w:rsidP="00BD6740">
      <w:pPr>
        <w:rPr>
          <w:lang w:val="en-GB"/>
        </w:rPr>
      </w:pPr>
    </w:p>
    <w:p w14:paraId="1CB8747D" w14:textId="51470BCC" w:rsidR="001F0053" w:rsidRPr="005E7695" w:rsidRDefault="001F0053">
      <w:pPr>
        <w:pStyle w:val="Titre5"/>
        <w:rPr>
          <w:lang w:val="en-GB"/>
        </w:rPr>
        <w:pPrChange w:id="1083" w:author="MARCEAUX DIT CLEMENT Arthur (FRA-DTI)" w:date="2023-07-19T11:43:00Z">
          <w:pPr>
            <w:pStyle w:val="Titre7"/>
            <w:numPr>
              <w:ilvl w:val="0"/>
              <w:numId w:val="0"/>
            </w:numPr>
            <w:tabs>
              <w:tab w:val="clear" w:pos="1440"/>
            </w:tabs>
            <w:ind w:left="0" w:firstLine="0"/>
          </w:pPr>
        </w:pPrChange>
      </w:pPr>
      <w:r w:rsidRPr="005E7695">
        <w:rPr>
          <w:lang w:val="en-GB"/>
        </w:rPr>
        <w:t xml:space="preserve">Conclusion of MOPPEC </w:t>
      </w:r>
      <w:r w:rsidR="00E87535" w:rsidRPr="005E7695">
        <w:rPr>
          <w:lang w:val="en-GB"/>
        </w:rPr>
        <w:t>project</w:t>
      </w:r>
      <w:r w:rsidRPr="005E7695">
        <w:rPr>
          <w:lang w:val="en-GB"/>
        </w:rPr>
        <w:t xml:space="preserve"> and synthesis</w:t>
      </w:r>
      <w:r w:rsidR="007A773B" w:rsidRPr="005E7695">
        <w:rPr>
          <w:lang w:val="en-GB"/>
        </w:rPr>
        <w:t xml:space="preserve"> work</w:t>
      </w:r>
    </w:p>
    <w:p w14:paraId="59A50C11" w14:textId="66BA71FE" w:rsidR="001F0053" w:rsidRPr="005E7695" w:rsidRDefault="008170FD" w:rsidP="001F0053">
      <w:pPr>
        <w:rPr>
          <w:lang w:val="en-GB"/>
        </w:rPr>
      </w:pPr>
      <w:r>
        <w:rPr>
          <w:lang w:val="en-GB"/>
        </w:rPr>
        <w:t>On</w:t>
      </w:r>
      <w:r w:rsidR="001F0053" w:rsidRPr="005E7695">
        <w:rPr>
          <w:lang w:val="en-GB"/>
        </w:rPr>
        <w:t>e of the MOPPEC projec</w:t>
      </w:r>
      <w:del w:id="1084" w:author="DARMANA-LEVERT Corentin (FRA-DTI)" w:date="2023-08-27T14:40:00Z">
        <w:r w:rsidR="001F0053" w:rsidRPr="005E7695" w:rsidDel="0001668F">
          <w:rPr>
            <w:lang w:val="en-GB"/>
          </w:rPr>
          <w:delText>t's</w:delText>
        </w:r>
      </w:del>
      <w:ins w:id="1085" w:author="DARMANA-LEVERT Corentin (FRA-DTI)" w:date="2023-08-27T14:40:00Z">
        <w:r w:rsidR="0001668F">
          <w:rPr>
            <w:lang w:val="en-GB"/>
          </w:rPr>
          <w:t>t</w:t>
        </w:r>
      </w:ins>
      <w:r w:rsidR="001F0053" w:rsidRPr="005E7695">
        <w:rPr>
          <w:lang w:val="en-GB"/>
        </w:rPr>
        <w:t xml:space="preserve"> objectives is to try to predict the future of carbon macrosegregation after different </w:t>
      </w:r>
      <w:r>
        <w:rPr>
          <w:lang w:val="en-GB"/>
        </w:rPr>
        <w:t>steps</w:t>
      </w:r>
      <w:r w:rsidRPr="005E7695">
        <w:rPr>
          <w:lang w:val="en-GB"/>
        </w:rPr>
        <w:t xml:space="preserve"> </w:t>
      </w:r>
      <w:r w:rsidR="001F0053" w:rsidRPr="005E7695">
        <w:rPr>
          <w:lang w:val="en-GB"/>
        </w:rPr>
        <w:t>of forging for large 900MWe steam generator parts, such as</w:t>
      </w:r>
      <w:r>
        <w:rPr>
          <w:lang w:val="en-GB"/>
        </w:rPr>
        <w:t xml:space="preserve"> the</w:t>
      </w:r>
      <w:r w:rsidR="001F0053" w:rsidRPr="005E7695">
        <w:rPr>
          <w:lang w:val="en-GB"/>
        </w:rPr>
        <w:t xml:space="preserve"> tu</w:t>
      </w:r>
      <w:r w:rsidR="00242DF0" w:rsidRPr="005E7695">
        <w:rPr>
          <w:lang w:val="en-GB"/>
        </w:rPr>
        <w:t>bular</w:t>
      </w:r>
      <w:r w:rsidR="001F0053" w:rsidRPr="005E7695">
        <w:rPr>
          <w:lang w:val="en-GB"/>
        </w:rPr>
        <w:t xml:space="preserve"> plate, </w:t>
      </w:r>
      <w:r>
        <w:rPr>
          <w:lang w:val="en-GB"/>
        </w:rPr>
        <w:t xml:space="preserve">the </w:t>
      </w:r>
      <w:r w:rsidR="00242DF0" w:rsidRPr="005E7695">
        <w:rPr>
          <w:lang w:val="en-GB"/>
        </w:rPr>
        <w:t>channel</w:t>
      </w:r>
      <w:r w:rsidR="001F0053" w:rsidRPr="005E7695">
        <w:rPr>
          <w:lang w:val="en-GB"/>
        </w:rPr>
        <w:t xml:space="preserve"> </w:t>
      </w:r>
      <w:r w:rsidRPr="005E7695">
        <w:rPr>
          <w:lang w:val="en-GB"/>
        </w:rPr>
        <w:t>head,</w:t>
      </w:r>
      <w:r w:rsidR="001F0053" w:rsidRPr="005E7695">
        <w:rPr>
          <w:lang w:val="en-GB"/>
        </w:rPr>
        <w:t xml:space="preserve"> and </w:t>
      </w:r>
      <w:r>
        <w:rPr>
          <w:lang w:val="en-GB"/>
        </w:rPr>
        <w:t xml:space="preserve">the </w:t>
      </w:r>
      <w:r w:rsidR="001F0053" w:rsidRPr="005E7695">
        <w:rPr>
          <w:lang w:val="en-GB"/>
        </w:rPr>
        <w:t>elliptical</w:t>
      </w:r>
      <w:r w:rsidR="00242DF0" w:rsidRPr="005E7695">
        <w:rPr>
          <w:lang w:val="en-GB"/>
        </w:rPr>
        <w:t xml:space="preserve"> dome</w:t>
      </w:r>
      <w:r w:rsidR="001F0053" w:rsidRPr="005E7695">
        <w:rPr>
          <w:lang w:val="en-GB"/>
        </w:rPr>
        <w:t xml:space="preserve"> </w:t>
      </w:r>
      <w:r w:rsidR="0031127B">
        <w:rPr>
          <w:lang w:val="en-GB"/>
        </w:rPr>
        <w:t>at</w:t>
      </w:r>
      <w:r w:rsidR="001F0053" w:rsidRPr="005E7695">
        <w:rPr>
          <w:lang w:val="en-GB"/>
        </w:rPr>
        <w:t xml:space="preserve"> the blank state. The MOPPEC bloom, from a</w:t>
      </w:r>
      <w:r w:rsidR="00242DF0" w:rsidRPr="005E7695">
        <w:rPr>
          <w:lang w:val="en-GB"/>
        </w:rPr>
        <w:t>n</w:t>
      </w:r>
      <w:r w:rsidR="001F0053" w:rsidRPr="005E7695">
        <w:rPr>
          <w:lang w:val="en-GB"/>
        </w:rPr>
        <w:t xml:space="preserve"> LCO2550 ingot that has undergone blooming, was </w:t>
      </w:r>
      <w:r w:rsidR="0031127B" w:rsidRPr="005E7695">
        <w:rPr>
          <w:lang w:val="en-GB"/>
        </w:rPr>
        <w:t>analysed</w:t>
      </w:r>
      <w:r w:rsidR="001F0053" w:rsidRPr="005E7695">
        <w:rPr>
          <w:lang w:val="en-GB"/>
        </w:rPr>
        <w:t xml:space="preserve"> during three successive programs carried out in 2012, 2016 and 2019. The carbon </w:t>
      </w:r>
      <w:r>
        <w:rPr>
          <w:lang w:val="en-GB"/>
        </w:rPr>
        <w:t>segregation map</w:t>
      </w:r>
      <w:r w:rsidRPr="005E7695">
        <w:rPr>
          <w:lang w:val="en-GB"/>
        </w:rPr>
        <w:t xml:space="preserve"> </w:t>
      </w:r>
      <w:r w:rsidR="001F0053" w:rsidRPr="005E7695">
        <w:rPr>
          <w:lang w:val="en-GB"/>
        </w:rPr>
        <w:t xml:space="preserve">of the bloom is </w:t>
      </w:r>
      <w:r w:rsidR="00242DF0" w:rsidRPr="005E7695">
        <w:rPr>
          <w:lang w:val="en-GB"/>
        </w:rPr>
        <w:t>thought to be</w:t>
      </w:r>
      <w:r w:rsidR="001F0053" w:rsidRPr="005E7695">
        <w:rPr>
          <w:lang w:val="en-GB"/>
        </w:rPr>
        <w:t xml:space="preserve"> reliable for the simulation of the </w:t>
      </w:r>
      <w:r w:rsidR="00242DF0" w:rsidRPr="005E7695">
        <w:rPr>
          <w:lang w:val="en-GB"/>
        </w:rPr>
        <w:t xml:space="preserve">manufacturing process outline of piece of </w:t>
      </w:r>
      <w:del w:id="1086" w:author="DARMANA-LEVERT Corentin (FRA-DTI)" w:date="2023-08-13T11:45:00Z">
        <w:r w:rsidR="002D13D9" w:rsidRPr="005E7695" w:rsidDel="00192DCB">
          <w:rPr>
            <w:lang w:val="en-GB"/>
          </w:rPr>
          <w:delText>equipment</w:delText>
        </w:r>
        <w:r w:rsidDel="00192DCB">
          <w:rPr>
            <w:lang w:val="en-GB"/>
          </w:rPr>
          <w:delText>s</w:delText>
        </w:r>
      </w:del>
      <w:ins w:id="1087" w:author="DARMANA-LEVERT Corentin (FRA-DTI)" w:date="2023-08-13T11:45:00Z">
        <w:r w:rsidR="00192DCB" w:rsidRPr="005E7695">
          <w:rPr>
            <w:lang w:val="en-GB"/>
          </w:rPr>
          <w:t>equipment</w:t>
        </w:r>
      </w:ins>
      <w:r>
        <w:rPr>
          <w:lang w:val="en-GB"/>
        </w:rPr>
        <w:t xml:space="preserve"> manufactured</w:t>
      </w:r>
      <w:r w:rsidR="001F0053" w:rsidRPr="005E7695">
        <w:rPr>
          <w:lang w:val="en-GB"/>
        </w:rPr>
        <w:t xml:space="preserve"> from the same </w:t>
      </w:r>
      <w:r>
        <w:rPr>
          <w:lang w:val="en-GB"/>
        </w:rPr>
        <w:t xml:space="preserve">type of </w:t>
      </w:r>
      <w:r w:rsidR="001F0053" w:rsidRPr="005E7695">
        <w:rPr>
          <w:lang w:val="en-GB"/>
        </w:rPr>
        <w:t xml:space="preserve">ingot. The validation of this </w:t>
      </w:r>
      <w:r w:rsidR="00242DF0" w:rsidRPr="005E7695">
        <w:rPr>
          <w:lang w:val="en-GB"/>
        </w:rPr>
        <w:t>carbon segregation prediction program</w:t>
      </w:r>
      <w:r w:rsidR="001F0053" w:rsidRPr="005E7695">
        <w:rPr>
          <w:lang w:val="en-GB"/>
        </w:rPr>
        <w:t xml:space="preserve"> in </w:t>
      </w:r>
      <w:r w:rsidR="00242DF0" w:rsidRPr="005E7695">
        <w:rPr>
          <w:lang w:val="en-GB"/>
        </w:rPr>
        <w:t>forgings</w:t>
      </w:r>
      <w:r w:rsidR="001F0053" w:rsidRPr="005E7695">
        <w:rPr>
          <w:lang w:val="en-GB"/>
        </w:rPr>
        <w:t xml:space="preserve"> was carried out by compari</w:t>
      </w:r>
      <w:r w:rsidR="00242DF0" w:rsidRPr="005E7695">
        <w:rPr>
          <w:lang w:val="en-GB"/>
        </w:rPr>
        <w:t>son</w:t>
      </w:r>
      <w:r w:rsidR="001F0053" w:rsidRPr="005E7695">
        <w:rPr>
          <w:lang w:val="en-GB"/>
        </w:rPr>
        <w:t xml:space="preserve"> with measurements on industrial parts of GVRP 900MWe and EPR. </w:t>
      </w:r>
      <w:r w:rsidR="002D13D9">
        <w:rPr>
          <w:lang w:val="en-GB"/>
        </w:rPr>
        <w:t>R</w:t>
      </w:r>
      <w:r w:rsidR="002D13D9" w:rsidRPr="005E7695">
        <w:rPr>
          <w:lang w:val="en-GB"/>
        </w:rPr>
        <w:t>esult</w:t>
      </w:r>
      <w:r w:rsidR="002D13D9">
        <w:rPr>
          <w:lang w:val="en-GB"/>
        </w:rPr>
        <w:t>s</w:t>
      </w:r>
      <w:r w:rsidR="001F0053" w:rsidRPr="005E7695">
        <w:rPr>
          <w:lang w:val="en-GB"/>
        </w:rPr>
        <w:t xml:space="preserve"> of the chemical </w:t>
      </w:r>
      <w:r w:rsidR="002D13D9" w:rsidRPr="005E7695">
        <w:rPr>
          <w:lang w:val="en-GB"/>
        </w:rPr>
        <w:t>analysis</w:t>
      </w:r>
      <w:r w:rsidR="001F0053" w:rsidRPr="005E7695">
        <w:rPr>
          <w:lang w:val="en-GB"/>
        </w:rPr>
        <w:t xml:space="preserve"> show good agreement. </w:t>
      </w:r>
      <w:commentRangeStart w:id="1088"/>
      <w:commentRangeStart w:id="1089"/>
      <w:r w:rsidR="001F0053" w:rsidRPr="005E7695">
        <w:rPr>
          <w:lang w:val="en-GB"/>
        </w:rPr>
        <w:t xml:space="preserve">However, the overall approach of the </w:t>
      </w:r>
      <w:r w:rsidR="002D13D9" w:rsidRPr="005E7695">
        <w:rPr>
          <w:lang w:val="en-GB"/>
        </w:rPr>
        <w:t>modelling</w:t>
      </w:r>
      <w:r w:rsidR="001F0053" w:rsidRPr="005E7695">
        <w:rPr>
          <w:lang w:val="en-GB"/>
        </w:rPr>
        <w:t xml:space="preserve"> program is not yet considered efficient enough from a quantitative point of view to systematically replace </w:t>
      </w:r>
      <w:r w:rsidR="00242DF0" w:rsidRPr="005E7695">
        <w:rPr>
          <w:lang w:val="en-GB"/>
        </w:rPr>
        <w:t>dissections of products</w:t>
      </w:r>
      <w:r w:rsidR="001F0053" w:rsidRPr="005E7695">
        <w:rPr>
          <w:lang w:val="en-GB"/>
        </w:rPr>
        <w:t xml:space="preserve"> with numerical simulations. In the current state of knowledge, this lack of performance is not explained.</w:t>
      </w:r>
      <w:commentRangeEnd w:id="1088"/>
      <w:r>
        <w:rPr>
          <w:rStyle w:val="Marquedecommentaire"/>
        </w:rPr>
        <w:commentReference w:id="1088"/>
      </w:r>
      <w:commentRangeEnd w:id="1089"/>
      <w:r w:rsidR="00EF52B4">
        <w:rPr>
          <w:rStyle w:val="Marquedecommentaire"/>
        </w:rPr>
        <w:commentReference w:id="1089"/>
      </w:r>
      <w:ins w:id="1090" w:author="DARMANA-LEVERT Corentin (FRA-DTI)" w:date="2023-08-11T10:02:00Z">
        <w:r w:rsidR="00E87F7E">
          <w:rPr>
            <w:lang w:val="en-GB"/>
          </w:rPr>
          <w:t xml:space="preserve"> Framatome has </w:t>
        </w:r>
      </w:ins>
      <w:ins w:id="1091" w:author="DARMANA-LEVERT Corentin (FRA-DTI)" w:date="2023-08-11T10:03:00Z">
        <w:r w:rsidR="00E87F7E">
          <w:rPr>
            <w:lang w:val="en-GB"/>
          </w:rPr>
          <w:t xml:space="preserve">been involved in research activities regarding the solidification of </w:t>
        </w:r>
        <w:r w:rsidR="00CC56C8">
          <w:rPr>
            <w:lang w:val="en-GB"/>
          </w:rPr>
          <w:t>large</w:t>
        </w:r>
        <w:r w:rsidR="00E87F7E">
          <w:rPr>
            <w:lang w:val="en-GB"/>
          </w:rPr>
          <w:t xml:space="preserve"> ingots to address these quantitative issues.</w:t>
        </w:r>
      </w:ins>
    </w:p>
    <w:p w14:paraId="0738E5F1" w14:textId="200F6F26" w:rsidR="007A773B" w:rsidRDefault="007A773B" w:rsidP="001F0053">
      <w:pPr>
        <w:rPr>
          <w:ins w:id="1092" w:author="MARCEAUX DIT CLEMENT Arthur (FRA-DTI)" w:date="2023-07-19T11:51:00Z"/>
          <w:lang w:val="en-GB"/>
        </w:rPr>
      </w:pPr>
      <w:r w:rsidRPr="005E7695">
        <w:rPr>
          <w:lang w:val="en-GB"/>
        </w:rPr>
        <w:lastRenderedPageBreak/>
        <w:t xml:space="preserve">This synthesis work occurred at the early stage of my apprenticeship in Framatome. It </w:t>
      </w:r>
      <w:r w:rsidR="002D13D9">
        <w:rPr>
          <w:lang w:val="en-GB"/>
        </w:rPr>
        <w:t>allowed</w:t>
      </w:r>
      <w:r w:rsidRPr="005E7695">
        <w:rPr>
          <w:lang w:val="en-GB"/>
        </w:rPr>
        <w:t xml:space="preserve"> me to discover a concrete industrial problematic and to contribute to it by centralizing data </w:t>
      </w:r>
      <w:r w:rsidR="002D13D9">
        <w:rPr>
          <w:lang w:val="en-GB"/>
        </w:rPr>
        <w:t>within</w:t>
      </w:r>
      <w:r w:rsidRPr="005E7695">
        <w:rPr>
          <w:lang w:val="en-GB"/>
        </w:rPr>
        <w:t xml:space="preserve"> a single technical note. This was my first written work which was checked by pairs. I thus obtained a lot of useful feedback to further develop my writing skills</w:t>
      </w:r>
      <w:ins w:id="1093" w:author="DARMANA-LEVERT Corentin (FRA-DTI)" w:date="2023-08-13T11:45:00Z">
        <w:r w:rsidR="00192DCB">
          <w:rPr>
            <w:lang w:val="en-GB"/>
          </w:rPr>
          <w:t xml:space="preserve"> </w:t>
        </w:r>
      </w:ins>
      <w:ins w:id="1094" w:author="MARCEAUX DIT CLEMENT Arthur (FRA-DTI)" w:date="2023-07-19T11:51:00Z">
        <w:del w:id="1095" w:author="DARMANA-LEVERT Corentin (FRA-DTI)" w:date="2023-08-13T11:44:00Z">
          <w:r w:rsidR="008170FD" w:rsidDel="00192DCB">
            <w:rPr>
              <w:lang w:val="en-GB"/>
            </w:rPr>
            <w:delText>.</w:delText>
          </w:r>
        </w:del>
      </w:ins>
      <w:del w:id="1096" w:author="MARCEAUX DIT CLEMENT Arthur (FRA-DTI)" w:date="2023-07-19T11:51:00Z">
        <w:r w:rsidRPr="005E7695" w:rsidDel="008170FD">
          <w:rPr>
            <w:lang w:val="en-GB"/>
          </w:rPr>
          <w:delText xml:space="preserve"> </w:delText>
        </w:r>
      </w:del>
      <w:r w:rsidRPr="005E7695">
        <w:rPr>
          <w:lang w:val="en-GB"/>
        </w:rPr>
        <w:t xml:space="preserve">and improve efficiency with the Microsoft Word macros, </w:t>
      </w:r>
      <w:r w:rsidR="00C64A70" w:rsidRPr="005E7695">
        <w:rPr>
          <w:lang w:val="en-GB"/>
        </w:rPr>
        <w:t>functions,</w:t>
      </w:r>
      <w:r w:rsidRPr="005E7695">
        <w:rPr>
          <w:lang w:val="en-GB"/>
        </w:rPr>
        <w:t xml:space="preserve"> and shortcuts.</w:t>
      </w:r>
    </w:p>
    <w:p w14:paraId="2344DE5A" w14:textId="77777777" w:rsidR="008170FD" w:rsidRPr="005E7695" w:rsidRDefault="008170FD" w:rsidP="001F0053">
      <w:pPr>
        <w:rPr>
          <w:lang w:val="en-GB"/>
        </w:rPr>
      </w:pPr>
    </w:p>
    <w:p w14:paraId="2126558B" w14:textId="1375EC89" w:rsidR="00C64A70" w:rsidRPr="005E7695" w:rsidRDefault="00C64A70" w:rsidP="00291058">
      <w:pPr>
        <w:pStyle w:val="Titre4"/>
        <w:rPr>
          <w:lang w:val="en-GB"/>
        </w:rPr>
      </w:pPr>
      <w:del w:id="1097" w:author="MARCEAUX DIT CLEMENT Arthur (FRA-DTI)" w:date="2023-07-19T13:59:00Z">
        <w:r w:rsidRPr="005E7695" w:rsidDel="00EF5E6C">
          <w:rPr>
            <w:lang w:val="en-GB"/>
          </w:rPr>
          <w:delText xml:space="preserve">SimDB centralization of </w:delText>
        </w:r>
      </w:del>
      <w:bookmarkStart w:id="1098" w:name="_Toc144199694"/>
      <w:r w:rsidR="00EF5E6C">
        <w:rPr>
          <w:lang w:val="en-GB"/>
        </w:rPr>
        <w:t>Materials database completion</w:t>
      </w:r>
      <w:r w:rsidR="00026DDB">
        <w:rPr>
          <w:lang w:val="en-GB"/>
        </w:rPr>
        <w:t xml:space="preserve"> (SimDB)</w:t>
      </w:r>
      <w:bookmarkEnd w:id="1098"/>
    </w:p>
    <w:p w14:paraId="5AAFA967" w14:textId="4356DD06" w:rsidR="00CA6900" w:rsidRDefault="00CA6900" w:rsidP="00CA6900">
      <w:pPr>
        <w:rPr>
          <w:lang w:val="en-GB"/>
        </w:rPr>
      </w:pPr>
      <w:r w:rsidRPr="005E7695">
        <w:rPr>
          <w:lang w:val="en-GB"/>
        </w:rPr>
        <w:t>Another project that</w:t>
      </w:r>
      <w:r w:rsidR="00395A5A">
        <w:rPr>
          <w:lang w:val="en-GB"/>
        </w:rPr>
        <w:t xml:space="preserve"> falls into the </w:t>
      </w:r>
      <w:r w:rsidRPr="005E7695">
        <w:rPr>
          <w:lang w:val="en-GB"/>
        </w:rPr>
        <w:t xml:space="preserve">technology </w:t>
      </w:r>
      <w:r w:rsidR="00395A5A">
        <w:rPr>
          <w:lang w:val="en-GB"/>
        </w:rPr>
        <w:t>category</w:t>
      </w:r>
      <w:r w:rsidRPr="005E7695">
        <w:rPr>
          <w:lang w:val="en-GB"/>
        </w:rPr>
        <w:t xml:space="preserve"> was </w:t>
      </w:r>
      <w:r w:rsidR="00395A5A">
        <w:rPr>
          <w:lang w:val="en-GB"/>
        </w:rPr>
        <w:t>my</w:t>
      </w:r>
      <w:r w:rsidRPr="005E7695">
        <w:rPr>
          <w:lang w:val="en-GB"/>
        </w:rPr>
        <w:t xml:space="preserve"> contribution to Framatome’s database called SimDB. This database was conceived </w:t>
      </w:r>
      <w:r w:rsidR="008170FD" w:rsidRPr="005E7695">
        <w:rPr>
          <w:lang w:val="en-GB"/>
        </w:rPr>
        <w:t>to</w:t>
      </w:r>
      <w:r w:rsidRPr="005E7695">
        <w:rPr>
          <w:lang w:val="en-GB"/>
        </w:rPr>
        <w:t xml:space="preserve"> centralize </w:t>
      </w:r>
      <w:r w:rsidR="00C70462" w:rsidRPr="005E7695">
        <w:rPr>
          <w:lang w:val="en-GB"/>
        </w:rPr>
        <w:t xml:space="preserve">and capitalize </w:t>
      </w:r>
      <w:del w:id="1099" w:author="DARMANA-LEVERT Corentin (FRA-DTI)" w:date="2023-08-27T14:42:00Z">
        <w:r w:rsidRPr="005E7695" w:rsidDel="0001668F">
          <w:rPr>
            <w:lang w:val="en-GB"/>
          </w:rPr>
          <w:delText>all of</w:delText>
        </w:r>
      </w:del>
      <w:ins w:id="1100" w:author="DARMANA-LEVERT Corentin (FRA-DTI)" w:date="2023-08-27T14:42:00Z">
        <w:r w:rsidR="0001668F" w:rsidRPr="005E7695">
          <w:rPr>
            <w:lang w:val="en-GB"/>
          </w:rPr>
          <w:t>all</w:t>
        </w:r>
      </w:ins>
      <w:r w:rsidRPr="005E7695">
        <w:rPr>
          <w:lang w:val="en-GB"/>
        </w:rPr>
        <w:t xml:space="preserve"> Framatome’s data regarding </w:t>
      </w:r>
      <w:r w:rsidR="00EF5E6C">
        <w:rPr>
          <w:lang w:val="en-GB"/>
        </w:rPr>
        <w:t>manufacturing</w:t>
      </w:r>
      <w:r w:rsidR="00EF5E6C" w:rsidRPr="005E7695">
        <w:rPr>
          <w:lang w:val="en-GB"/>
        </w:rPr>
        <w:t xml:space="preserve"> </w:t>
      </w:r>
      <w:r w:rsidR="00C70462" w:rsidRPr="005E7695">
        <w:rPr>
          <w:lang w:val="en-GB"/>
        </w:rPr>
        <w:t>process</w:t>
      </w:r>
      <w:r w:rsidR="00EF5E6C">
        <w:rPr>
          <w:lang w:val="en-GB"/>
        </w:rPr>
        <w:t>es</w:t>
      </w:r>
      <w:r w:rsidR="00C70462" w:rsidRPr="005E7695">
        <w:rPr>
          <w:lang w:val="en-GB"/>
        </w:rPr>
        <w:t xml:space="preserve"> and pieces of equipme</w:t>
      </w:r>
      <w:r w:rsidR="008170FD">
        <w:rPr>
          <w:lang w:val="en-GB"/>
        </w:rPr>
        <w:t>nt</w:t>
      </w:r>
      <w:r w:rsidR="00C70462" w:rsidRPr="005E7695">
        <w:rPr>
          <w:lang w:val="en-GB"/>
        </w:rPr>
        <w:t xml:space="preserve">. This </w:t>
      </w:r>
      <w:r w:rsidR="002D3747" w:rsidRPr="005E7695">
        <w:rPr>
          <w:lang w:val="en-GB"/>
        </w:rPr>
        <w:t xml:space="preserve">database would allow </w:t>
      </w:r>
      <w:r w:rsidR="00EF5E6C">
        <w:rPr>
          <w:lang w:val="en-GB"/>
        </w:rPr>
        <w:t xml:space="preserve">easy </w:t>
      </w:r>
      <w:r w:rsidR="002D3747" w:rsidRPr="005E7695">
        <w:rPr>
          <w:lang w:val="en-GB"/>
        </w:rPr>
        <w:t xml:space="preserve">access to </w:t>
      </w:r>
      <w:r w:rsidR="00EF5E6C">
        <w:rPr>
          <w:lang w:val="en-GB"/>
        </w:rPr>
        <w:t xml:space="preserve">the </w:t>
      </w:r>
      <w:r w:rsidR="002D3747" w:rsidRPr="005E7695">
        <w:rPr>
          <w:lang w:val="en-GB"/>
        </w:rPr>
        <w:t xml:space="preserve">end of manufacturing reports </w:t>
      </w:r>
      <w:r w:rsidR="00EF5E6C">
        <w:rPr>
          <w:lang w:val="en-GB"/>
        </w:rPr>
        <w:t>for every person involved in the analyses of said data</w:t>
      </w:r>
      <w:r w:rsidR="002D3747" w:rsidRPr="005E7695">
        <w:rPr>
          <w:lang w:val="en-GB"/>
        </w:rPr>
        <w:t>.</w:t>
      </w:r>
    </w:p>
    <w:p w14:paraId="2F9F7BAA" w14:textId="423AEF75" w:rsidR="00C00EB4" w:rsidRDefault="008170FD" w:rsidP="008170FD">
      <w:pPr>
        <w:rPr>
          <w:lang w:val="en-GB"/>
        </w:rPr>
      </w:pPr>
      <w:commentRangeStart w:id="1101"/>
      <w:r>
        <w:rPr>
          <w:lang w:val="en-GB"/>
        </w:rPr>
        <w:t>This materials database aims at becoming the dedicated tool to centralize all experimental data obtained on various parts, whether these data have been obtained in R&amp;D programs or as routine acceptance tests. Framatome currently asks to its whole materials engineering department to collect and verify materials data (chemical and mechanical), to feed this database and enable anyone to study massive amounts of experimental results</w:t>
      </w:r>
      <w:del w:id="1102" w:author="MARCEAUX DIT CLEMENT Arthur (FRA-DTI)" w:date="2023-08-18T10:30:00Z">
        <w:r w:rsidDel="00E2258B">
          <w:rPr>
            <w:lang w:val="en-GB"/>
          </w:rPr>
          <w:delText xml:space="preserve"> once a critical amount will have been reached</w:delText>
        </w:r>
      </w:del>
      <w:r>
        <w:rPr>
          <w:lang w:val="en-GB"/>
        </w:rPr>
        <w:t xml:space="preserve">. In this frame, I was asked to contribute to this task by centralizing manufacturing data relative to </w:t>
      </w:r>
      <w:r w:rsidR="00BF5EA9" w:rsidRPr="005E7695">
        <w:rPr>
          <w:lang w:val="en-GB"/>
        </w:rPr>
        <w:t>channel heads</w:t>
      </w:r>
      <w:r>
        <w:rPr>
          <w:lang w:val="en-GB"/>
        </w:rPr>
        <w:t>.</w:t>
      </w:r>
    </w:p>
    <w:p w14:paraId="0E4D505F" w14:textId="3B3119A2" w:rsidR="00BF5EA9" w:rsidRPr="005E7695" w:rsidRDefault="008170FD" w:rsidP="000E7D2D">
      <w:pPr>
        <w:rPr>
          <w:lang w:val="en-GB"/>
        </w:rPr>
      </w:pPr>
      <w:r>
        <w:rPr>
          <w:lang w:val="en-GB"/>
        </w:rPr>
        <w:t xml:space="preserve">The interest of this activity lies not in </w:t>
      </w:r>
      <w:r w:rsidR="000E7D2D">
        <w:rPr>
          <w:lang w:val="en-GB"/>
        </w:rPr>
        <w:t xml:space="preserve">the preparation of the Excel files needed to feed the database, but in the discovery of detailed manufacturing operations of channel heads, carefully analysed and criticized in a dedicated Framatome internal document. </w:t>
      </w:r>
      <w:commentRangeEnd w:id="1101"/>
      <w:r w:rsidR="000E7D2D">
        <w:rPr>
          <w:rStyle w:val="Marquedecommentaire"/>
        </w:rPr>
        <w:commentReference w:id="1101"/>
      </w:r>
      <w:r w:rsidR="000E7D2D">
        <w:rPr>
          <w:lang w:val="en-GB"/>
        </w:rPr>
        <w:t>Therefore, I was able to better understand the sequence of manufacturing operations (</w:t>
      </w:r>
      <w:r w:rsidR="000E7D2D">
        <w:rPr>
          <w:lang w:val="en-GB"/>
        </w:rPr>
        <w:fldChar w:fldCharType="begin"/>
      </w:r>
      <w:r w:rsidR="000E7D2D">
        <w:rPr>
          <w:lang w:val="en-GB"/>
        </w:rPr>
        <w:instrText xml:space="preserve"> REF _Ref138721887 \h </w:instrText>
      </w:r>
      <w:r w:rsidR="000E7D2D">
        <w:rPr>
          <w:lang w:val="en-GB"/>
        </w:rPr>
      </w:r>
      <w:r w:rsidR="000E7D2D">
        <w:rPr>
          <w:lang w:val="en-GB"/>
        </w:rPr>
        <w:fldChar w:fldCharType="separate"/>
      </w:r>
      <w:ins w:id="1103" w:author="DARMANA-LEVERT Corentin (FRA-DTI)" w:date="2023-08-29T11:07:00Z">
        <w:r w:rsidR="00321898" w:rsidRPr="005E7695">
          <w:rPr>
            <w:lang w:val="en-GB"/>
          </w:rPr>
          <w:t xml:space="preserve">Figure </w:t>
        </w:r>
        <w:r w:rsidR="00321898">
          <w:rPr>
            <w:noProof/>
            <w:lang w:val="en-GB"/>
          </w:rPr>
          <w:t>13</w:t>
        </w:r>
      </w:ins>
      <w:del w:id="1104" w:author="DARMANA-LEVERT Corentin (FRA-DTI)" w:date="2023-08-10T14:38:00Z">
        <w:r w:rsidR="000E7D2D" w:rsidRPr="005E7695" w:rsidDel="00D97C1E">
          <w:rPr>
            <w:lang w:val="en-GB"/>
          </w:rPr>
          <w:delText xml:space="preserve">Figure </w:delText>
        </w:r>
        <w:r w:rsidR="000E7D2D" w:rsidDel="00D97C1E">
          <w:rPr>
            <w:noProof/>
            <w:lang w:val="en-GB"/>
          </w:rPr>
          <w:delText>15</w:delText>
        </w:r>
      </w:del>
      <w:r w:rsidR="000E7D2D">
        <w:rPr>
          <w:lang w:val="en-GB"/>
        </w:rPr>
        <w:fldChar w:fldCharType="end"/>
      </w:r>
      <w:r w:rsidR="000E7D2D">
        <w:rPr>
          <w:lang w:val="en-GB"/>
        </w:rPr>
        <w:t xml:space="preserve">), from the casting of the ingot to the final heat treatment. </w:t>
      </w:r>
    </w:p>
    <w:p w14:paraId="0D47A904" w14:textId="77777777" w:rsidR="00395A5A" w:rsidRPr="005E7695" w:rsidRDefault="00395A5A" w:rsidP="000D2700">
      <w:pPr>
        <w:rPr>
          <w:lang w:val="en-GB"/>
        </w:rPr>
      </w:pPr>
    </w:p>
    <w:p w14:paraId="5D199598" w14:textId="77777777" w:rsidR="00BF5EA9" w:rsidRPr="005E7695" w:rsidRDefault="00BF5EA9" w:rsidP="00BF5EA9">
      <w:pPr>
        <w:keepNext/>
        <w:jc w:val="center"/>
        <w:rPr>
          <w:lang w:val="en-GB"/>
        </w:rPr>
      </w:pPr>
      <w:r w:rsidRPr="005E7695">
        <w:rPr>
          <w:noProof/>
          <w:lang w:val="en-GB"/>
        </w:rPr>
        <w:lastRenderedPageBreak/>
        <w:drawing>
          <wp:inline distT="0" distB="0" distL="0" distR="0" wp14:anchorId="0868DC68" wp14:editId="32927245">
            <wp:extent cx="6479540" cy="459486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79540" cy="4594860"/>
                    </a:xfrm>
                    <a:prstGeom prst="rect">
                      <a:avLst/>
                    </a:prstGeom>
                  </pic:spPr>
                </pic:pic>
              </a:graphicData>
            </a:graphic>
          </wp:inline>
        </w:drawing>
      </w:r>
    </w:p>
    <w:p w14:paraId="25B99884" w14:textId="343C2094" w:rsidR="00BF5EA9" w:rsidRPr="005E7695" w:rsidRDefault="00BF5EA9" w:rsidP="00BF5EA9">
      <w:pPr>
        <w:pStyle w:val="Lgende"/>
        <w:rPr>
          <w:lang w:val="en-GB"/>
        </w:rPr>
      </w:pPr>
      <w:bookmarkStart w:id="1105" w:name="_Ref138721887"/>
      <w:bookmarkStart w:id="1106" w:name="_Toc144199773"/>
      <w:r w:rsidRPr="005E7695">
        <w:rPr>
          <w:lang w:val="en-GB"/>
        </w:rPr>
        <w:t xml:space="preserve">Figure </w:t>
      </w:r>
      <w:r w:rsidRPr="005E7695">
        <w:rPr>
          <w:lang w:val="en-GB"/>
        </w:rPr>
        <w:fldChar w:fldCharType="begin"/>
      </w:r>
      <w:r w:rsidRPr="005E7695">
        <w:rPr>
          <w:lang w:val="en-GB"/>
        </w:rPr>
        <w:instrText xml:space="preserve"> SEQ Figure \* ARABIC </w:instrText>
      </w:r>
      <w:r w:rsidRPr="005E7695">
        <w:rPr>
          <w:lang w:val="en-GB"/>
        </w:rPr>
        <w:fldChar w:fldCharType="separate"/>
      </w:r>
      <w:ins w:id="1107" w:author="DARMANA-LEVERT Corentin (FRA-DTI)" w:date="2023-08-29T11:07:00Z">
        <w:r w:rsidR="00321898">
          <w:rPr>
            <w:noProof/>
            <w:lang w:val="en-GB"/>
          </w:rPr>
          <w:t>13</w:t>
        </w:r>
      </w:ins>
      <w:del w:id="1108" w:author="DARMANA-LEVERT Corentin (FRA-DTI)" w:date="2023-08-10T14:38:00Z">
        <w:r w:rsidR="00AF685A" w:rsidDel="00D97C1E">
          <w:rPr>
            <w:noProof/>
            <w:lang w:val="en-GB"/>
          </w:rPr>
          <w:delText>15</w:delText>
        </w:r>
      </w:del>
      <w:r w:rsidRPr="005E7695">
        <w:rPr>
          <w:lang w:val="en-GB"/>
        </w:rPr>
        <w:fldChar w:fldCharType="end"/>
      </w:r>
      <w:bookmarkEnd w:id="1105"/>
      <w:r w:rsidRPr="005E7695">
        <w:rPr>
          <w:lang w:val="en-GB"/>
        </w:rPr>
        <w:t xml:space="preserve"> : </w:t>
      </w:r>
      <w:r w:rsidR="00EC681D">
        <w:rPr>
          <w:lang w:val="en-GB"/>
        </w:rPr>
        <w:t>P</w:t>
      </w:r>
      <w:r w:rsidRPr="005E7695">
        <w:rPr>
          <w:lang w:val="en-GB"/>
        </w:rPr>
        <w:t>art of the manufacturing process outline of the channel heads</w:t>
      </w:r>
      <w:bookmarkEnd w:id="1106"/>
    </w:p>
    <w:p w14:paraId="32497A77" w14:textId="77777777" w:rsidR="00395A5A" w:rsidRDefault="00395A5A" w:rsidP="00E67F80">
      <w:pPr>
        <w:rPr>
          <w:lang w:val="en-GB"/>
        </w:rPr>
      </w:pPr>
    </w:p>
    <w:p w14:paraId="35D4004C" w14:textId="15ABE99E" w:rsidR="00E67F80" w:rsidRPr="005E7695" w:rsidRDefault="00216126" w:rsidP="00E67F80">
      <w:pPr>
        <w:rPr>
          <w:lang w:val="en-GB"/>
        </w:rPr>
      </w:pPr>
      <w:r w:rsidRPr="005E7695">
        <w:rPr>
          <w:lang w:val="en-GB"/>
        </w:rPr>
        <w:t xml:space="preserve">The same report also </w:t>
      </w:r>
      <w:r w:rsidR="00E67F80" w:rsidRPr="005E7695">
        <w:rPr>
          <w:lang w:val="en-GB"/>
        </w:rPr>
        <w:t xml:space="preserve">mentioned generic parameters and </w:t>
      </w:r>
      <w:r w:rsidRPr="005E7695">
        <w:rPr>
          <w:lang w:val="en-GB"/>
        </w:rPr>
        <w:t>explained the major reasons why channel heads (</w:t>
      </w:r>
      <w:r w:rsidR="000E7D2D">
        <w:rPr>
          <w:lang w:val="en-GB"/>
        </w:rPr>
        <w:t>among</w:t>
      </w:r>
      <w:r w:rsidR="000E7D2D" w:rsidRPr="005E7695">
        <w:rPr>
          <w:lang w:val="en-GB"/>
        </w:rPr>
        <w:t xml:space="preserve"> </w:t>
      </w:r>
      <w:r w:rsidRPr="005E7695">
        <w:rPr>
          <w:lang w:val="en-GB"/>
        </w:rPr>
        <w:t xml:space="preserve">other parts) </w:t>
      </w:r>
      <w:r w:rsidR="000E7D2D">
        <w:rPr>
          <w:lang w:val="en-GB"/>
        </w:rPr>
        <w:t xml:space="preserve">can suffer </w:t>
      </w:r>
      <w:r w:rsidRPr="005E7695">
        <w:rPr>
          <w:lang w:val="en-GB"/>
        </w:rPr>
        <w:t>from segregations</w:t>
      </w:r>
      <w:r w:rsidR="00E67F80" w:rsidRPr="005E7695">
        <w:rPr>
          <w:lang w:val="en-GB"/>
        </w:rPr>
        <w:t>.</w:t>
      </w:r>
      <w:r w:rsidRPr="005E7695">
        <w:rPr>
          <w:lang w:val="en-GB"/>
        </w:rPr>
        <w:t xml:space="preserve"> </w:t>
      </w:r>
      <w:r w:rsidR="000E7D2D">
        <w:rPr>
          <w:lang w:val="en-GB"/>
        </w:rPr>
        <w:t xml:space="preserve">The </w:t>
      </w:r>
      <w:r w:rsidRPr="005E7695">
        <w:rPr>
          <w:lang w:val="en-GB"/>
        </w:rPr>
        <w:t>following parameters</w:t>
      </w:r>
      <w:r w:rsidR="000E7D2D">
        <w:rPr>
          <w:lang w:val="en-GB"/>
        </w:rPr>
        <w:t xml:space="preserve"> were identified as critical</w:t>
      </w:r>
      <w:r w:rsidRPr="005E7695">
        <w:rPr>
          <w:lang w:val="en-GB"/>
        </w:rPr>
        <w:t xml:space="preserve">: </w:t>
      </w:r>
    </w:p>
    <w:p w14:paraId="7306BF92" w14:textId="71FE7E8A" w:rsidR="00E67F80" w:rsidRPr="005E7695" w:rsidDel="000E7D2D" w:rsidRDefault="00E67F80" w:rsidP="00051E13">
      <w:pPr>
        <w:pStyle w:val="Paragraphedeliste"/>
        <w:numPr>
          <w:ilvl w:val="0"/>
          <w:numId w:val="35"/>
        </w:numPr>
        <w:rPr>
          <w:del w:id="1109" w:author="MARCEAUX DIT CLEMENT Arthur (FRA-DTI)" w:date="2023-07-19T12:02:00Z"/>
          <w:lang w:val="en-GB"/>
        </w:rPr>
      </w:pPr>
      <w:r w:rsidRPr="000E7D2D">
        <w:rPr>
          <w:lang w:val="en-GB"/>
        </w:rPr>
        <w:t xml:space="preserve">Ingot </w:t>
      </w:r>
      <w:del w:id="1110" w:author="DARMANA-LEVERT Corentin (FRA-DTI)" w:date="2023-08-13T11:45:00Z">
        <w:r w:rsidRPr="000E7D2D" w:rsidDel="00192DCB">
          <w:rPr>
            <w:lang w:val="en-GB"/>
          </w:rPr>
          <w:delText>mould</w:delText>
        </w:r>
      </w:del>
      <w:ins w:id="1111" w:author="MARCEAUX DIT CLEMENT Arthur (FRA-DTI)" w:date="2023-07-19T12:02:00Z">
        <w:del w:id="1112" w:author="DARMANA-LEVERT Corentin (FRA-DTI)" w:date="2023-08-13T11:45:00Z">
          <w:r w:rsidR="000E7D2D" w:rsidRPr="000E7D2D" w:rsidDel="00192DCB">
            <w:rPr>
              <w:lang w:val="en-GB"/>
            </w:rPr>
            <w:delText xml:space="preserve"> :</w:delText>
          </w:r>
        </w:del>
      </w:ins>
      <w:ins w:id="1113" w:author="DARMANA-LEVERT Corentin (FRA-DTI)" w:date="2023-08-13T11:45:00Z">
        <w:r w:rsidR="00192DCB" w:rsidRPr="000E7D2D">
          <w:rPr>
            <w:lang w:val="en-GB"/>
          </w:rPr>
          <w:t>mould:</w:t>
        </w:r>
      </w:ins>
    </w:p>
    <w:p w14:paraId="31B98CBD" w14:textId="518B5AFA" w:rsidR="00E67F80" w:rsidRDefault="000E7D2D" w:rsidP="00051E13">
      <w:pPr>
        <w:pStyle w:val="Paragraphedeliste"/>
        <w:numPr>
          <w:ilvl w:val="0"/>
          <w:numId w:val="35"/>
        </w:numPr>
        <w:rPr>
          <w:lang w:val="en-GB"/>
        </w:rPr>
      </w:pPr>
      <w:ins w:id="1114" w:author="MARCEAUX DIT CLEMENT Arthur (FRA-DTI)" w:date="2023-07-19T12:02:00Z">
        <w:r>
          <w:rPr>
            <w:lang w:val="en-GB"/>
          </w:rPr>
          <w:t xml:space="preserve"> </w:t>
        </w:r>
      </w:ins>
      <w:del w:id="1115" w:author="DARMANA-LEVERT Corentin (FRA-DTI)" w:date="2023-08-10T11:58:00Z">
        <w:r w:rsidDel="00321F72">
          <w:rPr>
            <w:lang w:val="en-GB"/>
          </w:rPr>
          <w:delText>c</w:delText>
        </w:r>
      </w:del>
      <w:ins w:id="1116" w:author="DARMANA-LEVERT Corentin (FRA-DTI)" w:date="2023-08-10T11:58:00Z">
        <w:r w:rsidR="00321F72">
          <w:rPr>
            <w:lang w:val="en-GB"/>
          </w:rPr>
          <w:t>C</w:t>
        </w:r>
      </w:ins>
      <w:r w:rsidR="00E67F80" w:rsidRPr="000E7D2D">
        <w:rPr>
          <w:lang w:val="en-GB"/>
        </w:rPr>
        <w:t>hannel heads are made from a cast ingot. Hence, the mould in which casting takes place is an important parameter. The one used for these channel heads was a type 2550.</w:t>
      </w:r>
      <w:r>
        <w:rPr>
          <w:lang w:val="en-GB"/>
        </w:rPr>
        <w:t xml:space="preserve"> The mould influences the macrosegregation intensity (and mesosegregations appearance zones).</w:t>
      </w:r>
    </w:p>
    <w:p w14:paraId="1DA8BF92" w14:textId="77777777" w:rsidR="000E7D2D" w:rsidRPr="000E7D2D" w:rsidRDefault="000E7D2D">
      <w:pPr>
        <w:pStyle w:val="Paragraphedeliste"/>
        <w:rPr>
          <w:lang w:val="en-GB"/>
        </w:rPr>
        <w:pPrChange w:id="1117" w:author="MARCEAUX DIT CLEMENT Arthur (FRA-DTI)" w:date="2023-07-19T12:03:00Z">
          <w:pPr/>
        </w:pPrChange>
      </w:pPr>
    </w:p>
    <w:p w14:paraId="6579F6D1" w14:textId="646423D6" w:rsidR="00E67F80" w:rsidRPr="005E7695" w:rsidDel="000E7D2D" w:rsidRDefault="00216126" w:rsidP="00DC12BD">
      <w:pPr>
        <w:pStyle w:val="Paragraphedeliste"/>
        <w:numPr>
          <w:ilvl w:val="0"/>
          <w:numId w:val="35"/>
        </w:numPr>
        <w:rPr>
          <w:del w:id="1118" w:author="MARCEAUX DIT CLEMENT Arthur (FRA-DTI)" w:date="2023-07-19T12:03:00Z"/>
          <w:lang w:val="en-GB"/>
        </w:rPr>
      </w:pPr>
      <w:del w:id="1119" w:author="DARMANA-LEVERT Corentin (FRA-DTI)" w:date="2023-08-29T11:09:00Z">
        <w:r w:rsidRPr="000E7D2D" w:rsidDel="00321898">
          <w:rPr>
            <w:lang w:val="en-GB"/>
          </w:rPr>
          <w:delText>Cropping</w:delText>
        </w:r>
      </w:del>
      <w:ins w:id="1120" w:author="MARCEAUX DIT CLEMENT Arthur (FRA-DTI)" w:date="2023-07-19T12:03:00Z">
        <w:del w:id="1121" w:author="DARMANA-LEVERT Corentin (FRA-DTI)" w:date="2023-08-29T11:09:00Z">
          <w:r w:rsidR="000E7D2D" w:rsidRPr="000E7D2D" w:rsidDel="00321898">
            <w:rPr>
              <w:lang w:val="en-GB"/>
            </w:rPr>
            <w:delText xml:space="preserve"> :</w:delText>
          </w:r>
        </w:del>
      </w:ins>
      <w:ins w:id="1122" w:author="DARMANA-LEVERT Corentin (FRA-DTI)" w:date="2023-08-29T11:09:00Z">
        <w:r w:rsidR="00321898" w:rsidRPr="000E7D2D">
          <w:rPr>
            <w:lang w:val="en-GB"/>
          </w:rPr>
          <w:t>Cropping:</w:t>
        </w:r>
      </w:ins>
    </w:p>
    <w:p w14:paraId="54D2CAD9" w14:textId="756F65C0" w:rsidR="00A01FA3" w:rsidRDefault="000E7D2D" w:rsidP="00DC12BD">
      <w:pPr>
        <w:pStyle w:val="Paragraphedeliste"/>
        <w:numPr>
          <w:ilvl w:val="0"/>
          <w:numId w:val="35"/>
        </w:numPr>
        <w:rPr>
          <w:ins w:id="1123" w:author="MARCEAUX DIT CLEMENT Arthur (FRA-DTI)" w:date="2023-07-19T12:03:00Z"/>
          <w:lang w:val="en-GB"/>
        </w:rPr>
      </w:pPr>
      <w:ins w:id="1124" w:author="MARCEAUX DIT CLEMENT Arthur (FRA-DTI)" w:date="2023-07-19T12:03:00Z">
        <w:r>
          <w:rPr>
            <w:lang w:val="en-GB"/>
          </w:rPr>
          <w:t xml:space="preserve"> </w:t>
        </w:r>
      </w:ins>
      <w:ins w:id="1125" w:author="DARMANA-LEVERT Corentin (FRA-DTI)" w:date="2023-08-11T10:08:00Z">
        <w:r w:rsidR="00C40DDD">
          <w:rPr>
            <w:lang w:val="en-GB"/>
          </w:rPr>
          <w:t>T</w:t>
        </w:r>
      </w:ins>
      <w:del w:id="1126" w:author="DARMANA-LEVERT Corentin (FRA-DTI)" w:date="2023-08-11T10:08:00Z">
        <w:r w:rsidDel="00C40DDD">
          <w:rPr>
            <w:lang w:val="en-GB"/>
          </w:rPr>
          <w:delText>t</w:delText>
        </w:r>
      </w:del>
      <w:proofErr w:type="gramStart"/>
      <w:r w:rsidR="00A01FA3" w:rsidRPr="000E7D2D">
        <w:rPr>
          <w:lang w:val="en-GB"/>
        </w:rPr>
        <w:t>he</w:t>
      </w:r>
      <w:proofErr w:type="gramEnd"/>
      <w:r w:rsidR="00A01FA3" w:rsidRPr="000E7D2D">
        <w:rPr>
          <w:lang w:val="en-GB"/>
        </w:rPr>
        <w:t xml:space="preserve"> final part </w:t>
      </w:r>
      <w:r>
        <w:rPr>
          <w:lang w:val="en-GB"/>
        </w:rPr>
        <w:t>weigh much</w:t>
      </w:r>
      <w:r w:rsidR="00A01FA3" w:rsidRPr="000E7D2D">
        <w:rPr>
          <w:lang w:val="en-GB"/>
        </w:rPr>
        <w:t xml:space="preserve"> less than the </w:t>
      </w:r>
      <w:r>
        <w:rPr>
          <w:lang w:val="en-GB"/>
        </w:rPr>
        <w:t>as-</w:t>
      </w:r>
      <w:r w:rsidR="00A01FA3" w:rsidRPr="000E7D2D">
        <w:rPr>
          <w:lang w:val="en-GB"/>
        </w:rPr>
        <w:t xml:space="preserve">cast ingot. </w:t>
      </w:r>
      <w:r>
        <w:rPr>
          <w:lang w:val="en-GB"/>
        </w:rPr>
        <w:t xml:space="preserve">The main reason lies in the top and bottom discarding operations to eliminate most of macrosegregation. </w:t>
      </w:r>
      <w:r w:rsidR="00395A5A" w:rsidRPr="000E7D2D">
        <w:rPr>
          <w:lang w:val="en-GB"/>
        </w:rPr>
        <w:t>Supplementary</w:t>
      </w:r>
      <w:r w:rsidR="00A01FA3" w:rsidRPr="000E7D2D">
        <w:rPr>
          <w:lang w:val="en-GB"/>
        </w:rPr>
        <w:t xml:space="preserve"> thickness i</w:t>
      </w:r>
      <w:r w:rsidR="00395A5A" w:rsidRPr="000E7D2D">
        <w:rPr>
          <w:lang w:val="en-GB"/>
        </w:rPr>
        <w:t>s</w:t>
      </w:r>
      <w:r w:rsidR="00A01FA3" w:rsidRPr="000E7D2D">
        <w:rPr>
          <w:lang w:val="en-GB"/>
        </w:rPr>
        <w:t xml:space="preserve"> </w:t>
      </w:r>
      <w:r>
        <w:rPr>
          <w:lang w:val="en-GB"/>
        </w:rPr>
        <w:t xml:space="preserve">also </w:t>
      </w:r>
      <w:r w:rsidR="00A01FA3" w:rsidRPr="000E7D2D">
        <w:rPr>
          <w:lang w:val="en-GB"/>
        </w:rPr>
        <w:t>added for heat treatments</w:t>
      </w:r>
      <w:r>
        <w:rPr>
          <w:lang w:val="en-GB"/>
        </w:rPr>
        <w:t xml:space="preserve"> and machining operations</w:t>
      </w:r>
      <w:r w:rsidR="00A01FA3" w:rsidRPr="000E7D2D">
        <w:rPr>
          <w:lang w:val="en-GB"/>
        </w:rPr>
        <w:t xml:space="preserve">. </w:t>
      </w:r>
      <w:commentRangeStart w:id="1127"/>
      <w:r w:rsidR="00395A5A" w:rsidRPr="000E7D2D">
        <w:rPr>
          <w:lang w:val="en-GB"/>
        </w:rPr>
        <w:t xml:space="preserve">During </w:t>
      </w:r>
      <w:r w:rsidR="00A01FA3" w:rsidRPr="000E7D2D">
        <w:rPr>
          <w:lang w:val="en-GB"/>
        </w:rPr>
        <w:t>hot forming</w:t>
      </w:r>
      <w:r w:rsidR="00395A5A" w:rsidRPr="000E7D2D">
        <w:rPr>
          <w:lang w:val="en-GB"/>
        </w:rPr>
        <w:t>, a loss of matter can occur by fire contact</w:t>
      </w:r>
      <w:commentRangeEnd w:id="1127"/>
      <w:r>
        <w:rPr>
          <w:rStyle w:val="Marquedecommentaire"/>
        </w:rPr>
        <w:commentReference w:id="1127"/>
      </w:r>
      <w:ins w:id="1128" w:author="DARMANA-LEVERT Corentin (FRA-DTI)" w:date="2023-08-10T11:58:00Z">
        <w:r w:rsidR="00713016">
          <w:rPr>
            <w:lang w:val="en-GB"/>
          </w:rPr>
          <w:t xml:space="preserve"> but</w:t>
        </w:r>
      </w:ins>
      <w:ins w:id="1129" w:author="DARMANA-LEVERT Corentin (FRA-DTI)" w:date="2023-08-10T11:59:00Z">
        <w:r w:rsidR="00713016">
          <w:rPr>
            <w:lang w:val="en-GB"/>
          </w:rPr>
          <w:t xml:space="preserve"> does not </w:t>
        </w:r>
      </w:ins>
      <w:ins w:id="1130" w:author="DARMANA-LEVERT Corentin (FRA-DTI)" w:date="2023-08-10T12:00:00Z">
        <w:r w:rsidR="00713016">
          <w:rPr>
            <w:lang w:val="en-GB"/>
          </w:rPr>
          <w:t>constitute the main matter loss mechanism</w:t>
        </w:r>
      </w:ins>
      <w:r w:rsidR="00A01FA3" w:rsidRPr="000E7D2D">
        <w:rPr>
          <w:lang w:val="en-GB"/>
        </w:rPr>
        <w:t>. All of this gives the bloom dimensions, which are going to be of use to determine the ingot needed size</w:t>
      </w:r>
      <w:r w:rsidR="00395A5A" w:rsidRPr="000E7D2D">
        <w:rPr>
          <w:lang w:val="en-GB"/>
        </w:rPr>
        <w:t xml:space="preserve">. </w:t>
      </w:r>
      <w:commentRangeStart w:id="1131"/>
      <w:commentRangeStart w:id="1132"/>
      <w:del w:id="1133" w:author="DARMANA-LEVERT Corentin (FRA-DTI)" w:date="2023-08-11T10:07:00Z">
        <w:r w:rsidR="00395A5A" w:rsidRPr="000E7D2D" w:rsidDel="00CC56C8">
          <w:rPr>
            <w:lang w:val="en-GB"/>
          </w:rPr>
          <w:delText>Major cropping operations will also happen</w:delText>
        </w:r>
        <w:r w:rsidR="00A01FA3" w:rsidRPr="000E7D2D" w:rsidDel="00CC56C8">
          <w:rPr>
            <w:lang w:val="en-GB"/>
          </w:rPr>
          <w:delText xml:space="preserve"> at the top and the </w:delText>
        </w:r>
        <w:r w:rsidR="00395A5A" w:rsidRPr="000E7D2D" w:rsidDel="00CC56C8">
          <w:rPr>
            <w:lang w:val="en-GB"/>
          </w:rPr>
          <w:delText>bottom to</w:delText>
        </w:r>
        <w:r w:rsidR="00A01FA3" w:rsidRPr="000E7D2D" w:rsidDel="00CC56C8">
          <w:rPr>
            <w:lang w:val="en-GB"/>
          </w:rPr>
          <w:delText xml:space="preserve"> remove severely segregated regions.</w:delText>
        </w:r>
        <w:commentRangeEnd w:id="1131"/>
        <w:r w:rsidDel="00CC56C8">
          <w:rPr>
            <w:rStyle w:val="Marquedecommentaire"/>
          </w:rPr>
          <w:commentReference w:id="1131"/>
        </w:r>
        <w:commentRangeEnd w:id="1132"/>
        <w:r w:rsidR="00713016" w:rsidDel="00CC56C8">
          <w:rPr>
            <w:rStyle w:val="Marquedecommentaire"/>
          </w:rPr>
          <w:commentReference w:id="1132"/>
        </w:r>
      </w:del>
    </w:p>
    <w:p w14:paraId="4782A053" w14:textId="77777777" w:rsidR="000E7D2D" w:rsidRPr="000E7D2D" w:rsidRDefault="000E7D2D">
      <w:pPr>
        <w:pStyle w:val="Paragraphedeliste"/>
        <w:rPr>
          <w:lang w:val="en-GB"/>
        </w:rPr>
        <w:pPrChange w:id="1134" w:author="MARCEAUX DIT CLEMENT Arthur (FRA-DTI)" w:date="2023-07-19T12:03:00Z">
          <w:pPr/>
        </w:pPrChange>
      </w:pPr>
    </w:p>
    <w:p w14:paraId="598FFFF7" w14:textId="77E96DDE" w:rsidR="00953079" w:rsidRPr="00953079" w:rsidRDefault="00216126" w:rsidP="00953079">
      <w:pPr>
        <w:pStyle w:val="Paragraphedeliste"/>
        <w:numPr>
          <w:ilvl w:val="0"/>
          <w:numId w:val="35"/>
        </w:numPr>
        <w:rPr>
          <w:lang w:val="en-GB"/>
        </w:rPr>
      </w:pPr>
      <w:r w:rsidRPr="000E7D2D">
        <w:rPr>
          <w:lang w:val="en-GB"/>
        </w:rPr>
        <w:t>Chemical composition</w:t>
      </w:r>
      <w:r w:rsidR="000E7D2D" w:rsidRPr="000E7D2D">
        <w:rPr>
          <w:lang w:val="en-GB"/>
        </w:rPr>
        <w:t xml:space="preserve">: </w:t>
      </w:r>
      <w:r w:rsidR="000E7D2D" w:rsidRPr="00DA236B">
        <w:rPr>
          <w:lang w:val="en-GB"/>
        </w:rPr>
        <w:t>c</w:t>
      </w:r>
      <w:r w:rsidR="00A01FA3" w:rsidRPr="00DA236B">
        <w:rPr>
          <w:lang w:val="en-GB"/>
        </w:rPr>
        <w:t xml:space="preserve">hemical content is one of the parameters that play the strongest role in segregation formation. </w:t>
      </w:r>
      <w:commentRangeStart w:id="1135"/>
      <w:commentRangeStart w:id="1136"/>
      <w:r w:rsidR="00A01FA3" w:rsidRPr="00DA236B">
        <w:rPr>
          <w:lang w:val="en-GB"/>
        </w:rPr>
        <w:t>CO</w:t>
      </w:r>
      <w:del w:id="1137" w:author="DARMANA-LEVERT Corentin (FRA-DTI)" w:date="2023-08-10T12:05:00Z">
        <w:r w:rsidR="00A01FA3" w:rsidRPr="00DA236B" w:rsidDel="00713016">
          <w:rPr>
            <w:lang w:val="en-GB"/>
          </w:rPr>
          <w:delText>M</w:delText>
        </w:r>
      </w:del>
      <w:r w:rsidR="00A01FA3" w:rsidRPr="00DA236B">
        <w:rPr>
          <w:lang w:val="en-GB"/>
        </w:rPr>
        <w:t>MON</w:t>
      </w:r>
      <w:ins w:id="1138" w:author="DARMANA-LEVERT Corentin (FRA-DTI)" w:date="2023-08-10T12:01:00Z">
        <w:r w:rsidR="00713016">
          <w:rPr>
            <w:lang w:val="en-GB"/>
          </w:rPr>
          <w:t xml:space="preserve"> </w:t>
        </w:r>
      </w:ins>
      <w:customXmlInsRangeStart w:id="1139" w:author="DARMANA-LEVERT Corentin (FRA-DTI)" w:date="2023-08-10T12:04:00Z"/>
      <w:sdt>
        <w:sdtPr>
          <w:rPr>
            <w:lang w:val="en-GB"/>
          </w:rPr>
          <w:id w:val="-1562325679"/>
          <w:citation/>
        </w:sdtPr>
        <w:sdtContent>
          <w:customXmlInsRangeEnd w:id="1139"/>
          <w:ins w:id="1140" w:author="DARMANA-LEVERT Corentin (FRA-DTI)" w:date="2023-08-10T12:04:00Z">
            <w:r w:rsidR="00713016">
              <w:rPr>
                <w:lang w:val="en-GB"/>
              </w:rPr>
              <w:fldChar w:fldCharType="begin"/>
            </w:r>
          </w:ins>
          <w:ins w:id="1141" w:author="DARMANA-LEVERT Corentin (FRA-DTI)" w:date="2023-08-27T19:23:00Z">
            <w:r w:rsidR="00E97EC0">
              <w:rPr>
                <w:lang w:val="fr-FR"/>
              </w:rPr>
              <w:instrText xml:space="preserve">CITATION Com72 \l 1036 </w:instrText>
            </w:r>
          </w:ins>
          <w:r w:rsidR="00713016">
            <w:rPr>
              <w:lang w:val="en-GB"/>
            </w:rPr>
            <w:fldChar w:fldCharType="separate"/>
          </w:r>
          <w:r w:rsidR="00321898" w:rsidRPr="00321898">
            <w:rPr>
              <w:noProof/>
              <w:lang w:val="fr-FR"/>
            </w:rPr>
            <w:t>(6)</w:t>
          </w:r>
          <w:ins w:id="1142" w:author="DARMANA-LEVERT Corentin (FRA-DTI)" w:date="2023-08-10T12:04:00Z">
            <w:r w:rsidR="00713016">
              <w:rPr>
                <w:lang w:val="en-GB"/>
              </w:rPr>
              <w:fldChar w:fldCharType="end"/>
            </w:r>
          </w:ins>
          <w:customXmlInsRangeStart w:id="1143" w:author="DARMANA-LEVERT Corentin (FRA-DTI)" w:date="2023-08-10T12:04:00Z"/>
        </w:sdtContent>
      </w:sdt>
      <w:customXmlInsRangeEnd w:id="1143"/>
      <w:r w:rsidR="00A01FA3" w:rsidRPr="00DA236B">
        <w:rPr>
          <w:lang w:val="en-GB"/>
        </w:rPr>
        <w:t xml:space="preserve"> </w:t>
      </w:r>
      <w:commentRangeEnd w:id="1135"/>
      <w:r w:rsidR="000E7D2D">
        <w:rPr>
          <w:rStyle w:val="Marquedecommentaire"/>
        </w:rPr>
        <w:commentReference w:id="1135"/>
      </w:r>
      <w:commentRangeEnd w:id="1136"/>
      <w:r w:rsidR="00713016">
        <w:rPr>
          <w:rStyle w:val="Marquedecommentaire"/>
        </w:rPr>
        <w:commentReference w:id="1136"/>
      </w:r>
      <w:commentRangeStart w:id="1144"/>
      <w:r w:rsidR="00EF5E6C">
        <w:rPr>
          <w:lang w:val="en-GB"/>
        </w:rPr>
        <w:t>developed</w:t>
      </w:r>
      <w:r w:rsidR="00A01FA3" w:rsidRPr="00DA236B">
        <w:rPr>
          <w:lang w:val="en-GB"/>
        </w:rPr>
        <w:t xml:space="preserve"> </w:t>
      </w:r>
      <w:commentRangeEnd w:id="1144"/>
      <w:r w:rsidR="00EE3196">
        <w:rPr>
          <w:rStyle w:val="Marquedecommentaire"/>
        </w:rPr>
        <w:commentReference w:id="1144"/>
      </w:r>
      <w:r w:rsidR="00A01FA3" w:rsidRPr="00DA236B">
        <w:rPr>
          <w:lang w:val="en-GB"/>
        </w:rPr>
        <w:t>an equation designed to predict carbon segregation in function of the ingot height/diameter ratio</w:t>
      </w:r>
      <w:r w:rsidR="005E7695" w:rsidRPr="00DA236B">
        <w:rPr>
          <w:lang w:val="en-GB"/>
        </w:rPr>
        <w:t xml:space="preserve"> and Si, P, Mo and V content (</w:t>
      </w:r>
      <w:r w:rsidR="005E7695" w:rsidRPr="00DA236B">
        <w:rPr>
          <w:lang w:val="en-GB"/>
        </w:rPr>
        <w:fldChar w:fldCharType="begin"/>
      </w:r>
      <w:r w:rsidR="005E7695" w:rsidRPr="00DA236B">
        <w:rPr>
          <w:lang w:val="en-GB"/>
        </w:rPr>
        <w:instrText xml:space="preserve"> REF _Ref132815384 \h </w:instrText>
      </w:r>
      <w:r w:rsidR="005E7695" w:rsidRPr="00DA236B">
        <w:rPr>
          <w:lang w:val="en-GB"/>
        </w:rPr>
      </w:r>
      <w:r w:rsidR="005E7695" w:rsidRPr="00DA236B">
        <w:rPr>
          <w:lang w:val="en-GB"/>
        </w:rPr>
        <w:fldChar w:fldCharType="separate"/>
      </w:r>
      <w:ins w:id="1145" w:author="DARMANA-LEVERT Corentin (FRA-DTI)" w:date="2023-08-29T11:07:00Z">
        <w:r w:rsidR="00321898" w:rsidRPr="005E7695">
          <w:rPr>
            <w:lang w:val="en-GB"/>
          </w:rPr>
          <w:t xml:space="preserve">Figure </w:t>
        </w:r>
        <w:r w:rsidR="00321898">
          <w:rPr>
            <w:noProof/>
            <w:lang w:val="en-GB"/>
          </w:rPr>
          <w:t>14</w:t>
        </w:r>
      </w:ins>
      <w:del w:id="1146" w:author="DARMANA-LEVERT Corentin (FRA-DTI)" w:date="2023-08-10T14:38:00Z">
        <w:r w:rsidR="00AF685A" w:rsidRPr="00DA236B" w:rsidDel="00D97C1E">
          <w:rPr>
            <w:lang w:val="en-GB"/>
          </w:rPr>
          <w:delText xml:space="preserve">Figure </w:delText>
        </w:r>
        <w:r w:rsidR="00AF685A" w:rsidRPr="00DA236B" w:rsidDel="00D97C1E">
          <w:rPr>
            <w:noProof/>
            <w:lang w:val="en-GB"/>
          </w:rPr>
          <w:delText>16</w:delText>
        </w:r>
      </w:del>
      <w:r w:rsidR="005E7695" w:rsidRPr="00DA236B">
        <w:rPr>
          <w:lang w:val="en-GB"/>
        </w:rPr>
        <w:fldChar w:fldCharType="end"/>
      </w:r>
      <w:r w:rsidR="005E7695" w:rsidRPr="00DA236B">
        <w:rPr>
          <w:lang w:val="en-GB"/>
        </w:rPr>
        <w:t>).</w:t>
      </w:r>
      <w:r w:rsidR="00DA236B">
        <w:rPr>
          <w:lang w:val="en-GB"/>
        </w:rPr>
        <w:t xml:space="preserve"> This formula translates </w:t>
      </w:r>
      <w:r w:rsidR="005E7695" w:rsidRPr="00DA236B">
        <w:rPr>
          <w:lang w:val="en-GB"/>
        </w:rPr>
        <w:t xml:space="preserve">the </w:t>
      </w:r>
      <w:r w:rsidR="00DA236B">
        <w:rPr>
          <w:lang w:val="en-GB"/>
        </w:rPr>
        <w:t xml:space="preserve">high </w:t>
      </w:r>
      <w:r w:rsidR="005E7695" w:rsidRPr="00DA236B">
        <w:rPr>
          <w:lang w:val="en-GB"/>
        </w:rPr>
        <w:t xml:space="preserve">contribution of </w:t>
      </w:r>
      <w:del w:id="1147" w:author="DARMANA-LEVERT Corentin (FRA-DTI)" w:date="2023-08-13T11:45:00Z">
        <w:r w:rsidR="00D41271" w:rsidRPr="00DA236B" w:rsidDel="00192DCB">
          <w:rPr>
            <w:lang w:val="en-GB"/>
          </w:rPr>
          <w:delText>s</w:delText>
        </w:r>
        <w:r w:rsidR="005E7695" w:rsidRPr="00DA236B" w:rsidDel="00192DCB">
          <w:rPr>
            <w:lang w:val="en-GB"/>
          </w:rPr>
          <w:delText>u</w:delText>
        </w:r>
        <w:r w:rsidR="00D41271" w:rsidRPr="00DA236B" w:rsidDel="00192DCB">
          <w:rPr>
            <w:lang w:val="en-GB"/>
          </w:rPr>
          <w:delText>lfur</w:delText>
        </w:r>
      </w:del>
      <w:ins w:id="1148" w:author="DARMANA-LEVERT Corentin (FRA-DTI)" w:date="2023-08-13T11:45:00Z">
        <w:r w:rsidR="00192DCB" w:rsidRPr="00DA236B">
          <w:rPr>
            <w:lang w:val="en-GB"/>
          </w:rPr>
          <w:t>sulphur</w:t>
        </w:r>
      </w:ins>
      <w:r w:rsidR="005E7695" w:rsidRPr="00DA236B">
        <w:rPr>
          <w:lang w:val="en-GB"/>
        </w:rPr>
        <w:t xml:space="preserve"> and </w:t>
      </w:r>
      <w:r w:rsidR="00D41271" w:rsidRPr="00DA236B">
        <w:rPr>
          <w:lang w:val="en-GB"/>
        </w:rPr>
        <w:t>phosphorous</w:t>
      </w:r>
      <w:r w:rsidR="005E7695" w:rsidRPr="00DA236B">
        <w:rPr>
          <w:lang w:val="en-GB"/>
        </w:rPr>
        <w:t xml:space="preserve"> to the segregation intensity, as well as Mo and V ability to reduce segregation. The H/D ratio </w:t>
      </w:r>
      <w:r w:rsidR="00DA236B">
        <w:rPr>
          <w:lang w:val="en-GB"/>
        </w:rPr>
        <w:t xml:space="preserve">of the ingot </w:t>
      </w:r>
      <w:r w:rsidR="005E7695" w:rsidRPr="00DA236B">
        <w:rPr>
          <w:lang w:val="en-GB"/>
        </w:rPr>
        <w:t xml:space="preserve">also demonstrates </w:t>
      </w:r>
      <w:r w:rsidR="005C7AE4">
        <w:rPr>
          <w:lang w:val="en-GB"/>
        </w:rPr>
        <w:t xml:space="preserve">a </w:t>
      </w:r>
      <w:r w:rsidR="005E7695" w:rsidRPr="00DA236B">
        <w:rPr>
          <w:lang w:val="en-GB"/>
        </w:rPr>
        <w:t xml:space="preserve">strong </w:t>
      </w:r>
      <w:r w:rsidR="005C7AE4">
        <w:rPr>
          <w:lang w:val="en-GB"/>
        </w:rPr>
        <w:t xml:space="preserve">influence </w:t>
      </w:r>
      <w:r w:rsidR="00EF5E6C">
        <w:rPr>
          <w:lang w:val="en-GB"/>
        </w:rPr>
        <w:t>on</w:t>
      </w:r>
      <w:r w:rsidR="00EF5E6C" w:rsidRPr="00DA236B">
        <w:rPr>
          <w:lang w:val="en-GB"/>
        </w:rPr>
        <w:t xml:space="preserve"> </w:t>
      </w:r>
      <w:r w:rsidR="005E7695" w:rsidRPr="00DA236B">
        <w:rPr>
          <w:lang w:val="en-GB"/>
        </w:rPr>
        <w:t>segregation formation.</w:t>
      </w:r>
    </w:p>
    <w:p w14:paraId="6D814E97" w14:textId="62CF8882" w:rsidR="005E7695" w:rsidRPr="005E7695" w:rsidDel="00953079" w:rsidRDefault="005E7695" w:rsidP="00A01FA3">
      <w:pPr>
        <w:rPr>
          <w:del w:id="1149" w:author="DARMANA-LEVERT Corentin (FRA-DTI)" w:date="2023-08-29T11:09:00Z"/>
          <w:lang w:val="en-GB"/>
        </w:rPr>
      </w:pPr>
    </w:p>
    <w:p w14:paraId="3EFE519A" w14:textId="77777777" w:rsidR="005E7695" w:rsidRPr="005E7695" w:rsidRDefault="005E7695" w:rsidP="005E7695">
      <w:pPr>
        <w:keepNext/>
        <w:jc w:val="center"/>
        <w:rPr>
          <w:lang w:val="en-GB"/>
        </w:rPr>
      </w:pPr>
      <w:commentRangeStart w:id="1150"/>
      <w:r w:rsidRPr="005E7695">
        <w:rPr>
          <w:noProof/>
          <w:lang w:val="en-GB"/>
        </w:rPr>
        <w:drawing>
          <wp:inline distT="0" distB="0" distL="0" distR="0" wp14:anchorId="02E890E7" wp14:editId="35EBF5A8">
            <wp:extent cx="5585988" cy="318776"/>
            <wp:effectExtent l="0" t="0" r="0" b="508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4008" cy="327223"/>
                    </a:xfrm>
                    <a:prstGeom prst="rect">
                      <a:avLst/>
                    </a:prstGeom>
                    <a:noFill/>
                    <a:ln>
                      <a:noFill/>
                    </a:ln>
                  </pic:spPr>
                </pic:pic>
              </a:graphicData>
            </a:graphic>
          </wp:inline>
        </w:drawing>
      </w:r>
      <w:commentRangeEnd w:id="1150"/>
      <w:r w:rsidR="00DA236B">
        <w:rPr>
          <w:rStyle w:val="Marquedecommentaire"/>
        </w:rPr>
        <w:commentReference w:id="1150"/>
      </w:r>
    </w:p>
    <w:p w14:paraId="6C417FC9" w14:textId="301D7476" w:rsidR="005E7695" w:rsidRDefault="005E7695" w:rsidP="005E7695">
      <w:pPr>
        <w:pStyle w:val="Lgende"/>
        <w:rPr>
          <w:lang w:val="en-GB"/>
        </w:rPr>
      </w:pPr>
      <w:bookmarkStart w:id="1151" w:name="_Ref132815384"/>
      <w:bookmarkStart w:id="1152" w:name="_Toc144199774"/>
      <w:r w:rsidRPr="005E7695">
        <w:rPr>
          <w:lang w:val="en-GB"/>
        </w:rPr>
        <w:t xml:space="preserve">Figure </w:t>
      </w:r>
      <w:r w:rsidRPr="005E7695">
        <w:rPr>
          <w:lang w:val="en-GB"/>
        </w:rPr>
        <w:fldChar w:fldCharType="begin"/>
      </w:r>
      <w:r w:rsidRPr="005E7695">
        <w:rPr>
          <w:lang w:val="en-GB"/>
        </w:rPr>
        <w:instrText xml:space="preserve"> SEQ Figure \* ARABIC </w:instrText>
      </w:r>
      <w:r w:rsidRPr="005E7695">
        <w:rPr>
          <w:lang w:val="en-GB"/>
        </w:rPr>
        <w:fldChar w:fldCharType="separate"/>
      </w:r>
      <w:ins w:id="1153" w:author="DARMANA-LEVERT Corentin (FRA-DTI)" w:date="2023-08-29T11:07:00Z">
        <w:r w:rsidR="00321898">
          <w:rPr>
            <w:noProof/>
            <w:lang w:val="en-GB"/>
          </w:rPr>
          <w:t>14</w:t>
        </w:r>
      </w:ins>
      <w:del w:id="1154" w:author="DARMANA-LEVERT Corentin (FRA-DTI)" w:date="2023-08-10T14:38:00Z">
        <w:r w:rsidR="00AF685A" w:rsidDel="00D97C1E">
          <w:rPr>
            <w:noProof/>
            <w:lang w:val="en-GB"/>
          </w:rPr>
          <w:delText>16</w:delText>
        </w:r>
      </w:del>
      <w:r w:rsidRPr="005E7695">
        <w:rPr>
          <w:lang w:val="en-GB"/>
        </w:rPr>
        <w:fldChar w:fldCharType="end"/>
      </w:r>
      <w:bookmarkEnd w:id="1151"/>
      <w:r w:rsidRPr="005E7695">
        <w:rPr>
          <w:lang w:val="en-GB"/>
        </w:rPr>
        <w:t xml:space="preserve"> : </w:t>
      </w:r>
      <w:del w:id="1155" w:author="MARCEAUX DIT CLEMENT Arthur (FRA-DTI)" w:date="2023-07-19T13:52:00Z">
        <w:r w:rsidRPr="005E7695" w:rsidDel="00EF5E6C">
          <w:rPr>
            <w:lang w:val="en-GB"/>
          </w:rPr>
          <w:delText xml:space="preserve">COMMOM </w:delText>
        </w:r>
      </w:del>
      <w:r w:rsidR="00EF5E6C">
        <w:rPr>
          <w:lang w:val="en-GB"/>
        </w:rPr>
        <w:t>Comon</w:t>
      </w:r>
      <w:r w:rsidR="00EF5E6C" w:rsidRPr="005E7695">
        <w:rPr>
          <w:lang w:val="en-GB"/>
        </w:rPr>
        <w:t xml:space="preserve"> </w:t>
      </w:r>
      <w:r w:rsidRPr="005E7695">
        <w:rPr>
          <w:lang w:val="en-GB"/>
        </w:rPr>
        <w:t>Formula</w:t>
      </w:r>
      <w:r w:rsidR="00EF5E6C">
        <w:rPr>
          <w:lang w:val="en-GB"/>
        </w:rPr>
        <w:t xml:space="preserve"> for the estimation of macrosegregation intensity in cast ingots</w:t>
      </w:r>
      <w:bookmarkEnd w:id="1152"/>
    </w:p>
    <w:p w14:paraId="534C34E6" w14:textId="77777777" w:rsidR="00D41271" w:rsidRPr="00D41271" w:rsidRDefault="00D41271" w:rsidP="00D41271">
      <w:pPr>
        <w:rPr>
          <w:lang w:val="en-GB"/>
        </w:rPr>
      </w:pPr>
    </w:p>
    <w:p w14:paraId="19DAF2ED" w14:textId="1D595ADC" w:rsidR="005E7695" w:rsidRDefault="005E7695" w:rsidP="005E7695">
      <w:pPr>
        <w:rPr>
          <w:rFonts w:cs="Arial"/>
          <w:szCs w:val="22"/>
          <w:lang w:val="en-GB" w:eastAsia="en-US"/>
        </w:rPr>
      </w:pPr>
      <w:r w:rsidRPr="005E7695">
        <w:rPr>
          <w:lang w:val="en-GB"/>
        </w:rPr>
        <w:t xml:space="preserve">Later, </w:t>
      </w:r>
      <w:proofErr w:type="spellStart"/>
      <w:r w:rsidRPr="005E7695">
        <w:rPr>
          <w:lang w:val="en-GB"/>
        </w:rPr>
        <w:t>Creusot</w:t>
      </w:r>
      <w:proofErr w:type="spellEnd"/>
      <w:r w:rsidRPr="005E7695">
        <w:rPr>
          <w:lang w:val="en-GB"/>
        </w:rPr>
        <w:t xml:space="preserve"> LOIRE investigated the effect of </w:t>
      </w:r>
      <w:r w:rsidR="00EF5E6C">
        <w:rPr>
          <w:lang w:val="en-GB"/>
        </w:rPr>
        <w:t>some alloying</w:t>
      </w:r>
      <w:r w:rsidR="00EF5E6C" w:rsidRPr="005E7695">
        <w:rPr>
          <w:lang w:val="en-GB"/>
        </w:rPr>
        <w:t xml:space="preserve"> </w:t>
      </w:r>
      <w:r w:rsidRPr="005E7695">
        <w:rPr>
          <w:lang w:val="en-GB"/>
        </w:rPr>
        <w:t xml:space="preserve">elements such as </w:t>
      </w:r>
      <w:r w:rsidR="00D41271">
        <w:rPr>
          <w:lang w:val="en-GB"/>
        </w:rPr>
        <w:t>m</w:t>
      </w:r>
      <w:r w:rsidRPr="005E7695">
        <w:rPr>
          <w:lang w:val="en-GB"/>
        </w:rPr>
        <w:t xml:space="preserve">anganese, </w:t>
      </w:r>
      <w:r w:rsidR="00D41271">
        <w:rPr>
          <w:lang w:val="en-GB"/>
        </w:rPr>
        <w:t>n</w:t>
      </w:r>
      <w:r w:rsidRPr="005E7695">
        <w:rPr>
          <w:lang w:val="en-GB"/>
        </w:rPr>
        <w:t xml:space="preserve">ickel and </w:t>
      </w:r>
      <w:r w:rsidR="00D41271">
        <w:rPr>
          <w:lang w:val="en-GB"/>
        </w:rPr>
        <w:t>c</w:t>
      </w:r>
      <w:r w:rsidRPr="005E7695">
        <w:rPr>
          <w:lang w:val="en-GB"/>
        </w:rPr>
        <w:t xml:space="preserve">hromium, </w:t>
      </w:r>
      <w:r w:rsidR="00F70AEF">
        <w:rPr>
          <w:lang w:val="en-GB"/>
        </w:rPr>
        <w:t>on</w:t>
      </w:r>
      <w:r w:rsidRPr="005E7695">
        <w:rPr>
          <w:lang w:val="en-GB"/>
        </w:rPr>
        <w:t xml:space="preserve"> </w:t>
      </w:r>
      <w:r w:rsidR="00D41271">
        <w:rPr>
          <w:lang w:val="en-GB"/>
        </w:rPr>
        <w:t>channel</w:t>
      </w:r>
      <w:r w:rsidRPr="005E7695">
        <w:rPr>
          <w:lang w:val="en-GB"/>
        </w:rPr>
        <w:t xml:space="preserve"> segregations</w:t>
      </w:r>
      <w:ins w:id="1156" w:author="DARMANA-LEVERT Corentin (FRA-DTI)" w:date="2023-08-27T14:59:00Z">
        <w:r w:rsidR="007958A1">
          <w:rPr>
            <w:lang w:val="en-GB"/>
          </w:rPr>
          <w:t xml:space="preserve"> </w:t>
        </w:r>
      </w:ins>
      <w:del w:id="1157" w:author="DARMANA-LEVERT Corentin (FRA-DTI)" w:date="2023-08-27T14:59:00Z">
        <w:r w:rsidRPr="005E7695" w:rsidDel="007958A1">
          <w:rPr>
            <w:lang w:val="en-GB"/>
          </w:rPr>
          <w:delText xml:space="preserve">. </w:delText>
        </w:r>
      </w:del>
      <w:customXmlInsRangeStart w:id="1158" w:author="DARMANA-LEVERT Corentin (FRA-DTI)" w:date="2023-08-10T12:14:00Z"/>
      <w:sdt>
        <w:sdtPr>
          <w:rPr>
            <w:lang w:val="en-GB"/>
          </w:rPr>
          <w:id w:val="567619202"/>
          <w:citation/>
        </w:sdtPr>
        <w:sdtContent>
          <w:customXmlInsRangeEnd w:id="1158"/>
          <w:ins w:id="1159" w:author="DARMANA-LEVERT Corentin (FRA-DTI)" w:date="2023-08-10T12:14:00Z">
            <w:r w:rsidR="00FA6EE7">
              <w:rPr>
                <w:lang w:val="en-GB"/>
              </w:rPr>
              <w:fldChar w:fldCharType="begin"/>
            </w:r>
            <w:r w:rsidR="00FA6EE7">
              <w:rPr>
                <w:rFonts w:cs="Arial"/>
                <w:szCs w:val="22"/>
                <w:lang w:val="fr-FR" w:eastAsia="en-US"/>
              </w:rPr>
              <w:instrText xml:space="preserve"> CITATION Loi89 \l 1036 </w:instrText>
            </w:r>
          </w:ins>
          <w:r w:rsidR="00FA6EE7">
            <w:rPr>
              <w:lang w:val="en-GB"/>
            </w:rPr>
            <w:fldChar w:fldCharType="separate"/>
          </w:r>
          <w:r w:rsidR="00321898" w:rsidRPr="00321898">
            <w:rPr>
              <w:rFonts w:cs="Arial"/>
              <w:noProof/>
              <w:szCs w:val="22"/>
              <w:lang w:val="fr-FR" w:eastAsia="en-US"/>
            </w:rPr>
            <w:t>(7)</w:t>
          </w:r>
          <w:ins w:id="1160" w:author="DARMANA-LEVERT Corentin (FRA-DTI)" w:date="2023-08-10T12:14:00Z">
            <w:r w:rsidR="00FA6EE7">
              <w:rPr>
                <w:lang w:val="en-GB"/>
              </w:rPr>
              <w:fldChar w:fldCharType="end"/>
            </w:r>
          </w:ins>
          <w:customXmlInsRangeStart w:id="1161" w:author="DARMANA-LEVERT Corentin (FRA-DTI)" w:date="2023-08-10T12:14:00Z"/>
        </w:sdtContent>
      </w:sdt>
      <w:customXmlInsRangeEnd w:id="1161"/>
      <w:ins w:id="1162" w:author="DARMANA-LEVERT Corentin (FRA-DTI)" w:date="2023-08-27T14:59:00Z">
        <w:r w:rsidR="007958A1">
          <w:rPr>
            <w:lang w:val="en-GB"/>
          </w:rPr>
          <w:t>.</w:t>
        </w:r>
      </w:ins>
      <w:commentRangeStart w:id="1163"/>
      <w:del w:id="1164" w:author="DARMANA-LEVERT Corentin (FRA-DTI)" w:date="2023-08-10T12:14:00Z">
        <w:r w:rsidRPr="005E7695" w:rsidDel="00FA6EE7">
          <w:rPr>
            <w:rFonts w:cs="Arial"/>
            <w:szCs w:val="22"/>
            <w:lang w:val="en-GB" w:eastAsia="en-US"/>
          </w:rPr>
          <w:delText>[5]</w:delText>
        </w:r>
        <w:commentRangeEnd w:id="1163"/>
        <w:r w:rsidR="00EF5E6C" w:rsidDel="00FA6EE7">
          <w:rPr>
            <w:rStyle w:val="Marquedecommentaire"/>
          </w:rPr>
          <w:commentReference w:id="1163"/>
        </w:r>
        <w:r w:rsidRPr="005E7695" w:rsidDel="00FA6EE7">
          <w:rPr>
            <w:rFonts w:cs="Arial"/>
            <w:szCs w:val="22"/>
            <w:lang w:val="en-GB" w:eastAsia="en-US"/>
          </w:rPr>
          <w:delText xml:space="preserve"> </w:delText>
        </w:r>
      </w:del>
      <w:r w:rsidR="00F70AEF">
        <w:rPr>
          <w:rFonts w:cs="Arial"/>
          <w:szCs w:val="22"/>
          <w:lang w:val="en-GB" w:eastAsia="en-US"/>
        </w:rPr>
        <w:t xml:space="preserve">The equation in </w:t>
      </w:r>
      <w:r w:rsidRPr="005E7695">
        <w:rPr>
          <w:rFonts w:cs="Arial"/>
          <w:szCs w:val="22"/>
          <w:lang w:val="en-GB" w:eastAsia="en-US"/>
        </w:rPr>
        <w:fldChar w:fldCharType="begin"/>
      </w:r>
      <w:r w:rsidRPr="005E7695">
        <w:rPr>
          <w:rFonts w:cs="Arial"/>
          <w:szCs w:val="22"/>
          <w:lang w:val="en-GB" w:eastAsia="en-US"/>
        </w:rPr>
        <w:instrText xml:space="preserve"> REF _Ref132815784 \h </w:instrText>
      </w:r>
      <w:r w:rsidRPr="005E7695">
        <w:rPr>
          <w:rFonts w:cs="Arial"/>
          <w:szCs w:val="22"/>
          <w:lang w:val="en-GB" w:eastAsia="en-US"/>
        </w:rPr>
      </w:r>
      <w:r w:rsidRPr="005E7695">
        <w:rPr>
          <w:rFonts w:cs="Arial"/>
          <w:szCs w:val="22"/>
          <w:lang w:val="en-GB" w:eastAsia="en-US"/>
        </w:rPr>
        <w:fldChar w:fldCharType="separate"/>
      </w:r>
      <w:ins w:id="1165" w:author="DARMANA-LEVERT Corentin (FRA-DTI)" w:date="2023-08-29T11:07:00Z">
        <w:r w:rsidR="00321898" w:rsidRPr="005E7695">
          <w:rPr>
            <w:lang w:val="en-GB"/>
          </w:rPr>
          <w:t xml:space="preserve">Figure </w:t>
        </w:r>
        <w:r w:rsidR="00321898">
          <w:rPr>
            <w:noProof/>
            <w:lang w:val="en-GB"/>
          </w:rPr>
          <w:t>15</w:t>
        </w:r>
      </w:ins>
      <w:del w:id="1166" w:author="DARMANA-LEVERT Corentin (FRA-DTI)" w:date="2023-08-10T14:38:00Z">
        <w:r w:rsidR="00AF685A" w:rsidRPr="005E7695" w:rsidDel="00D97C1E">
          <w:rPr>
            <w:lang w:val="en-GB"/>
          </w:rPr>
          <w:delText xml:space="preserve">Figure </w:delText>
        </w:r>
        <w:r w:rsidR="00AF685A" w:rsidDel="00D97C1E">
          <w:rPr>
            <w:noProof/>
            <w:lang w:val="en-GB"/>
          </w:rPr>
          <w:delText>17</w:delText>
        </w:r>
      </w:del>
      <w:r w:rsidRPr="005E7695">
        <w:rPr>
          <w:rFonts w:cs="Arial"/>
          <w:szCs w:val="22"/>
          <w:lang w:val="en-GB" w:eastAsia="en-US"/>
        </w:rPr>
        <w:fldChar w:fldCharType="end"/>
      </w:r>
      <w:r w:rsidRPr="005E7695">
        <w:rPr>
          <w:rFonts w:cs="Arial"/>
          <w:szCs w:val="22"/>
          <w:lang w:val="en-GB" w:eastAsia="en-US"/>
        </w:rPr>
        <w:t xml:space="preserve"> highlights the effect of these elements over</w:t>
      </w:r>
      <w:r>
        <w:rPr>
          <w:rFonts w:cs="Arial"/>
          <w:szCs w:val="22"/>
          <w:lang w:val="en-GB" w:eastAsia="en-US"/>
        </w:rPr>
        <w:t xml:space="preserve"> the specific volume of liquid metal. The greater the</w:t>
      </w:r>
      <w:ins w:id="1167" w:author="DARMANA-LEVERT Corentin (FRA-DTI)" w:date="2023-08-11T10:11:00Z">
        <w:r w:rsidR="00C40DDD">
          <w:rPr>
            <w:rFonts w:cs="Arial"/>
            <w:szCs w:val="22"/>
            <w:lang w:val="en-GB" w:eastAsia="en-US"/>
          </w:rPr>
          <w:t xml:space="preserve"> specific vol</w:t>
        </w:r>
      </w:ins>
      <w:ins w:id="1168" w:author="DARMANA-LEVERT Corentin (FRA-DTI)" w:date="2023-08-11T10:12:00Z">
        <w:r w:rsidR="00C40DDD">
          <w:rPr>
            <w:rFonts w:cs="Arial"/>
            <w:szCs w:val="22"/>
            <w:lang w:val="en-GB" w:eastAsia="en-US"/>
          </w:rPr>
          <w:t>ume</w:t>
        </w:r>
      </w:ins>
      <w:r>
        <w:rPr>
          <w:rFonts w:cs="Arial"/>
          <w:szCs w:val="22"/>
          <w:lang w:val="en-GB" w:eastAsia="en-US"/>
        </w:rPr>
        <w:t xml:space="preserve"> difference, </w:t>
      </w:r>
      <w:commentRangeStart w:id="1169"/>
      <w:commentRangeStart w:id="1170"/>
      <w:r>
        <w:rPr>
          <w:rFonts w:cs="Arial"/>
          <w:szCs w:val="22"/>
          <w:lang w:val="en-GB" w:eastAsia="en-US"/>
        </w:rPr>
        <w:t>the greater the segregation intensity</w:t>
      </w:r>
      <w:commentRangeEnd w:id="1169"/>
      <w:r w:rsidR="00F70AEF">
        <w:rPr>
          <w:rStyle w:val="Marquedecommentaire"/>
        </w:rPr>
        <w:commentReference w:id="1169"/>
      </w:r>
      <w:commentRangeEnd w:id="1170"/>
      <w:r w:rsidR="0011377C">
        <w:rPr>
          <w:rStyle w:val="Marquedecommentaire"/>
        </w:rPr>
        <w:commentReference w:id="1170"/>
      </w:r>
      <w:ins w:id="1171" w:author="DARMANA-LEVERT Corentin (FRA-DTI)" w:date="2023-08-11T10:16:00Z">
        <w:r w:rsidR="00C40DDD">
          <w:rPr>
            <w:rFonts w:cs="Arial"/>
            <w:szCs w:val="22"/>
            <w:lang w:val="en-GB" w:eastAsia="en-US"/>
          </w:rPr>
          <w:t xml:space="preserve"> because of enhanced convection phenomena</w:t>
        </w:r>
      </w:ins>
      <w:del w:id="1172" w:author="DARMANA-LEVERT Corentin (FRA-DTI)" w:date="2023-08-11T10:16:00Z">
        <w:r w:rsidDel="00C40DDD">
          <w:rPr>
            <w:rFonts w:cs="Arial"/>
            <w:szCs w:val="22"/>
            <w:lang w:val="en-GB" w:eastAsia="en-US"/>
          </w:rPr>
          <w:delText>.</w:delText>
        </w:r>
      </w:del>
    </w:p>
    <w:p w14:paraId="785FC048" w14:textId="77777777" w:rsidR="00D41271" w:rsidRPr="005E7695" w:rsidRDefault="00D41271" w:rsidP="005E7695">
      <w:pPr>
        <w:rPr>
          <w:lang w:val="en-GB"/>
        </w:rPr>
      </w:pPr>
    </w:p>
    <w:p w14:paraId="0C978718" w14:textId="77777777" w:rsidR="005E7695" w:rsidRPr="005E7695" w:rsidRDefault="005E7695" w:rsidP="005E7695">
      <w:pPr>
        <w:keepNext/>
        <w:jc w:val="center"/>
        <w:rPr>
          <w:lang w:val="en-GB"/>
        </w:rPr>
      </w:pPr>
      <w:r w:rsidRPr="005E7695">
        <w:rPr>
          <w:noProof/>
          <w:lang w:val="en-GB"/>
        </w:rPr>
        <w:drawing>
          <wp:inline distT="0" distB="0" distL="0" distR="0" wp14:anchorId="4FF97C2A" wp14:editId="51D1CA04">
            <wp:extent cx="6266971" cy="337624"/>
            <wp:effectExtent l="0" t="0" r="635" b="571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323547" cy="340672"/>
                    </a:xfrm>
                    <a:prstGeom prst="rect">
                      <a:avLst/>
                    </a:prstGeom>
                    <a:noFill/>
                    <a:ln>
                      <a:noFill/>
                    </a:ln>
                  </pic:spPr>
                </pic:pic>
              </a:graphicData>
            </a:graphic>
          </wp:inline>
        </w:drawing>
      </w:r>
    </w:p>
    <w:p w14:paraId="578B7C3C" w14:textId="00C12B1A" w:rsidR="005E7695" w:rsidRPr="005E7695" w:rsidRDefault="005E7695" w:rsidP="005E7695">
      <w:pPr>
        <w:pStyle w:val="Lgende"/>
        <w:rPr>
          <w:lang w:val="en-GB"/>
        </w:rPr>
      </w:pPr>
      <w:bookmarkStart w:id="1173" w:name="_Ref132815784"/>
      <w:bookmarkStart w:id="1174" w:name="_Toc144199775"/>
      <w:r w:rsidRPr="005E7695">
        <w:rPr>
          <w:lang w:val="en-GB"/>
        </w:rPr>
        <w:t xml:space="preserve">Figure </w:t>
      </w:r>
      <w:r w:rsidRPr="005E7695">
        <w:rPr>
          <w:lang w:val="en-GB"/>
        </w:rPr>
        <w:fldChar w:fldCharType="begin"/>
      </w:r>
      <w:r w:rsidRPr="005E7695">
        <w:rPr>
          <w:lang w:val="en-GB"/>
        </w:rPr>
        <w:instrText xml:space="preserve"> SEQ Figure \* ARABIC </w:instrText>
      </w:r>
      <w:r w:rsidRPr="005E7695">
        <w:rPr>
          <w:lang w:val="en-GB"/>
        </w:rPr>
        <w:fldChar w:fldCharType="separate"/>
      </w:r>
      <w:ins w:id="1175" w:author="DARMANA-LEVERT Corentin (FRA-DTI)" w:date="2023-08-29T11:07:00Z">
        <w:r w:rsidR="00321898">
          <w:rPr>
            <w:noProof/>
            <w:lang w:val="en-GB"/>
          </w:rPr>
          <w:t>15</w:t>
        </w:r>
      </w:ins>
      <w:del w:id="1176" w:author="DARMANA-LEVERT Corentin (FRA-DTI)" w:date="2023-08-10T14:38:00Z">
        <w:r w:rsidR="00AF685A" w:rsidDel="00D97C1E">
          <w:rPr>
            <w:noProof/>
            <w:lang w:val="en-GB"/>
          </w:rPr>
          <w:delText>17</w:delText>
        </w:r>
      </w:del>
      <w:r w:rsidRPr="005E7695">
        <w:rPr>
          <w:lang w:val="en-GB"/>
        </w:rPr>
        <w:fldChar w:fldCharType="end"/>
      </w:r>
      <w:bookmarkEnd w:id="1173"/>
      <w:r w:rsidRPr="005E7695">
        <w:rPr>
          <w:lang w:val="en-GB"/>
        </w:rPr>
        <w:t xml:space="preserve"> : Creusot Loire Formula for three new </w:t>
      </w:r>
      <w:del w:id="1177" w:author="DARMANA-LEVERT Corentin (FRA-DTI)" w:date="2023-08-27T14:59:00Z">
        <w:r w:rsidRPr="005E7695" w:rsidDel="007958A1">
          <w:rPr>
            <w:lang w:val="en-GB"/>
          </w:rPr>
          <w:delText>elements :</w:delText>
        </w:r>
      </w:del>
      <w:ins w:id="1178" w:author="DARMANA-LEVERT Corentin (FRA-DTI)" w:date="2023-08-29T11:05:00Z">
        <w:r w:rsidR="00321898">
          <w:rPr>
            <w:lang w:val="en-GB"/>
          </w:rPr>
          <w:t>elements</w:t>
        </w:r>
      </w:ins>
      <w:ins w:id="1179" w:author="DARMANA-LEVERT Corentin (FRA-DTI)" w:date="2023-08-27T14:59:00Z">
        <w:r w:rsidR="007958A1" w:rsidRPr="005E7695">
          <w:rPr>
            <w:lang w:val="en-GB"/>
          </w:rPr>
          <w:t>:</w:t>
        </w:r>
      </w:ins>
      <w:r w:rsidRPr="005E7695">
        <w:rPr>
          <w:lang w:val="en-GB"/>
        </w:rPr>
        <w:t xml:space="preserve"> Mn, Cr and Ni</w:t>
      </w:r>
      <w:bookmarkEnd w:id="1174"/>
    </w:p>
    <w:p w14:paraId="027A6A29" w14:textId="2D474FE2" w:rsidR="005B396E" w:rsidRDefault="005B396E" w:rsidP="005E7695">
      <w:pPr>
        <w:rPr>
          <w:lang w:val="en-GB"/>
        </w:rPr>
      </w:pPr>
    </w:p>
    <w:p w14:paraId="23D0524B" w14:textId="6A2CF3F7" w:rsidR="005B396E" w:rsidRPr="005E7695" w:rsidRDefault="005B396E" w:rsidP="005E7695">
      <w:pPr>
        <w:rPr>
          <w:lang w:val="en-GB"/>
        </w:rPr>
      </w:pPr>
      <w:commentRangeStart w:id="1180"/>
      <w:r>
        <w:rPr>
          <w:lang w:val="en-GB"/>
        </w:rPr>
        <w:t>In conclusion to this SimDB contribution, I was able to help Framatome centralize important data and learn</w:t>
      </w:r>
      <w:r w:rsidR="00746F0E">
        <w:rPr>
          <w:lang w:val="en-GB"/>
        </w:rPr>
        <w:t xml:space="preserve"> </w:t>
      </w:r>
      <w:r>
        <w:rPr>
          <w:lang w:val="en-GB"/>
        </w:rPr>
        <w:t>the process of it. I collaterally improved my knowledge of manufacturing process and parameters through the report of Thierry BERGER</w:t>
      </w:r>
      <w:ins w:id="1181" w:author="DARMANA-LEVERT Corentin (FRA-DTI)" w:date="2023-08-13T11:39:00Z">
        <w:r w:rsidR="007E2A14">
          <w:rPr>
            <w:lang w:val="en-GB"/>
          </w:rPr>
          <w:t xml:space="preserve"> </w:t>
        </w:r>
      </w:ins>
      <w:del w:id="1182" w:author="DARMANA-LEVERT Corentin (FRA-DTI)" w:date="2023-08-13T11:39:00Z">
        <w:r w:rsidDel="007E2A14">
          <w:rPr>
            <w:lang w:val="en-GB"/>
          </w:rPr>
          <w:delText xml:space="preserve"> </w:delText>
        </w:r>
      </w:del>
      <w:customXmlInsRangeStart w:id="1183" w:author="DARMANA-LEVERT Corentin (FRA-DTI)" w:date="2023-08-13T11:39:00Z"/>
      <w:sdt>
        <w:sdtPr>
          <w:rPr>
            <w:lang w:val="en-GB"/>
          </w:rPr>
          <w:id w:val="-1474757228"/>
          <w:citation/>
        </w:sdtPr>
        <w:sdtContent>
          <w:customXmlInsRangeEnd w:id="1183"/>
          <w:ins w:id="1184" w:author="DARMANA-LEVERT Corentin (FRA-DTI)" w:date="2023-08-13T11:39:00Z">
            <w:r w:rsidR="007E2A14">
              <w:rPr>
                <w:lang w:val="en-GB"/>
              </w:rPr>
              <w:fldChar w:fldCharType="begin"/>
            </w:r>
            <w:r w:rsidR="007E2A14">
              <w:rPr>
                <w:lang w:val="fr-FR"/>
              </w:rPr>
              <w:instrText xml:space="preserve"> CITATION TBe22 \l 1036 </w:instrText>
            </w:r>
          </w:ins>
          <w:r w:rsidR="007E2A14">
            <w:rPr>
              <w:lang w:val="en-GB"/>
            </w:rPr>
            <w:fldChar w:fldCharType="separate"/>
          </w:r>
          <w:r w:rsidR="00321898" w:rsidRPr="00321898">
            <w:rPr>
              <w:noProof/>
              <w:lang w:val="fr-FR"/>
            </w:rPr>
            <w:t>(8)</w:t>
          </w:r>
          <w:ins w:id="1185" w:author="DARMANA-LEVERT Corentin (FRA-DTI)" w:date="2023-08-13T11:39:00Z">
            <w:r w:rsidR="007E2A14">
              <w:rPr>
                <w:lang w:val="en-GB"/>
              </w:rPr>
              <w:fldChar w:fldCharType="end"/>
            </w:r>
          </w:ins>
          <w:customXmlInsRangeStart w:id="1186" w:author="DARMANA-LEVERT Corentin (FRA-DTI)" w:date="2023-08-13T11:39:00Z"/>
        </w:sdtContent>
      </w:sdt>
      <w:customXmlInsRangeEnd w:id="1186"/>
      <w:r>
        <w:rPr>
          <w:lang w:val="en-GB"/>
        </w:rPr>
        <w:t>, which was initially used to check the list of channel heads to add to the database.</w:t>
      </w:r>
      <w:commentRangeEnd w:id="1180"/>
      <w:r w:rsidR="00F70AEF">
        <w:rPr>
          <w:rStyle w:val="Marquedecommentaire"/>
        </w:rPr>
        <w:commentReference w:id="1180"/>
      </w:r>
      <w:ins w:id="1187" w:author="DARMANA-LEVERT Corentin (FRA-DTI)" w:date="2023-08-10T12:17:00Z">
        <w:r w:rsidR="00A233E5">
          <w:rPr>
            <w:lang w:val="en-GB"/>
          </w:rPr>
          <w:t xml:space="preserve"> This work show</w:t>
        </w:r>
      </w:ins>
      <w:ins w:id="1188" w:author="DARMANA-LEVERT Corentin (FRA-DTI)" w:date="2023-08-10T12:18:00Z">
        <w:r w:rsidR="00A233E5">
          <w:rPr>
            <w:lang w:val="en-GB"/>
          </w:rPr>
          <w:t>ed me</w:t>
        </w:r>
      </w:ins>
      <w:ins w:id="1189" w:author="DARMANA-LEVERT Corentin (FRA-DTI)" w:date="2023-08-10T12:17:00Z">
        <w:r w:rsidR="00A233E5">
          <w:rPr>
            <w:lang w:val="en-GB"/>
          </w:rPr>
          <w:t xml:space="preserve"> t</w:t>
        </w:r>
      </w:ins>
      <w:ins w:id="1190" w:author="DARMANA-LEVERT Corentin (FRA-DTI)" w:date="2023-08-10T12:18:00Z">
        <w:r w:rsidR="00A233E5">
          <w:rPr>
            <w:lang w:val="en-GB"/>
          </w:rPr>
          <w:t xml:space="preserve">he </w:t>
        </w:r>
      </w:ins>
      <w:ins w:id="1191" w:author="DARMANA-LEVERT Corentin (FRA-DTI)" w:date="2023-08-11T10:18:00Z">
        <w:r w:rsidR="00A24A59">
          <w:rPr>
            <w:lang w:val="en-GB"/>
          </w:rPr>
          <w:t>importance of data capitalization</w:t>
        </w:r>
      </w:ins>
      <w:ins w:id="1192" w:author="DARMANA-LEVERT Corentin (FRA-DTI)" w:date="2023-08-10T12:18:00Z">
        <w:r w:rsidR="00A233E5">
          <w:rPr>
            <w:lang w:val="en-GB"/>
          </w:rPr>
          <w:t xml:space="preserve"> </w:t>
        </w:r>
      </w:ins>
      <w:ins w:id="1193" w:author="DARMANA-LEVERT Corentin (FRA-DTI)" w:date="2023-08-10T12:19:00Z">
        <w:r w:rsidR="00A233E5">
          <w:rPr>
            <w:lang w:val="en-GB"/>
          </w:rPr>
          <w:t>to improve databases and internal knowledge.</w:t>
        </w:r>
      </w:ins>
    </w:p>
    <w:p w14:paraId="43939A35" w14:textId="28485E06" w:rsidR="00216126" w:rsidRDefault="00216126" w:rsidP="00216126">
      <w:pPr>
        <w:rPr>
          <w:lang w:val="en-GB"/>
        </w:rPr>
      </w:pPr>
    </w:p>
    <w:p w14:paraId="7B4BE5DE" w14:textId="21070807" w:rsidR="00645AE0" w:rsidDel="007958A1" w:rsidRDefault="00645AE0" w:rsidP="00645AE0">
      <w:pPr>
        <w:pStyle w:val="Titre3"/>
        <w:rPr>
          <w:del w:id="1194" w:author="DARMANA-LEVERT Corentin (FRA-DTI)" w:date="2023-08-27T15:00:00Z"/>
          <w:lang w:val="en-GB"/>
        </w:rPr>
      </w:pPr>
      <w:bookmarkStart w:id="1195" w:name="_Toc144199695"/>
      <w:r>
        <w:rPr>
          <w:lang w:val="en-GB"/>
        </w:rPr>
        <w:t xml:space="preserve">Research </w:t>
      </w:r>
      <w:del w:id="1196" w:author="DARMANA-LEVERT Corentin (FRA-DTI)" w:date="2023-08-27T15:00:00Z">
        <w:r w:rsidDel="007958A1">
          <w:rPr>
            <w:lang w:val="en-GB"/>
          </w:rPr>
          <w:delText>subject</w:delText>
        </w:r>
      </w:del>
      <w:ins w:id="1197" w:author="MARCEAUX DIT CLEMENT Arthur (FRA-DTI)" w:date="2023-07-19T14:05:00Z">
        <w:del w:id="1198" w:author="DARMANA-LEVERT Corentin (FRA-DTI)" w:date="2023-08-27T15:00:00Z">
          <w:r w:rsidR="00F70AEF" w:rsidDel="007958A1">
            <w:rPr>
              <w:lang w:val="en-GB"/>
            </w:rPr>
            <w:delText xml:space="preserve"> </w:delText>
          </w:r>
        </w:del>
      </w:ins>
      <w:ins w:id="1199" w:author="MARCEAUX DIT CLEMENT Arthur (FRA-DTI)" w:date="2023-07-19T14:06:00Z">
        <w:del w:id="1200" w:author="DARMANA-LEVERT Corentin (FRA-DTI)" w:date="2023-08-27T15:00:00Z">
          <w:r w:rsidR="00F70AEF" w:rsidDel="007958A1">
            <w:rPr>
              <w:lang w:val="en-GB"/>
            </w:rPr>
            <w:delText>:</w:delText>
          </w:r>
        </w:del>
      </w:ins>
      <w:ins w:id="1201" w:author="DARMANA-LEVERT Corentin (FRA-DTI)" w:date="2023-08-27T15:00:00Z">
        <w:r w:rsidR="007958A1">
          <w:rPr>
            <w:lang w:val="en-GB"/>
          </w:rPr>
          <w:t>subject:</w:t>
        </w:r>
      </w:ins>
      <w:ins w:id="1202" w:author="MARCEAUX DIT CLEMENT Arthur (FRA-DTI)" w:date="2023-07-19T14:06:00Z">
        <w:r w:rsidR="00F70AEF">
          <w:rPr>
            <w:lang w:val="en-GB"/>
          </w:rPr>
          <w:t xml:space="preserve"> Solidification and segregation mechanisms</w:t>
        </w:r>
      </w:ins>
      <w:bookmarkEnd w:id="1195"/>
      <w:del w:id="1203" w:author="MARCEAUX DIT CLEMENT Arthur (FRA-DTI)" w:date="2023-07-19T14:05:00Z">
        <w:r w:rsidDel="00F70AEF">
          <w:rPr>
            <w:lang w:val="en-GB"/>
          </w:rPr>
          <w:delText>s</w:delText>
        </w:r>
      </w:del>
    </w:p>
    <w:p w14:paraId="5E77CF7D" w14:textId="4F49F5DF" w:rsidR="00645AE0" w:rsidRPr="007958A1" w:rsidRDefault="00645AE0" w:rsidP="00645AE0">
      <w:pPr>
        <w:pStyle w:val="Titre3"/>
        <w:rPr>
          <w:lang w:val="en-GB"/>
        </w:rPr>
      </w:pPr>
      <w:bookmarkStart w:id="1204" w:name="_Toc144199696"/>
      <w:bookmarkEnd w:id="1204"/>
      <w:commentRangeStart w:id="1205"/>
    </w:p>
    <w:p w14:paraId="636A48D9" w14:textId="3F1A7E63" w:rsidR="00645AE0" w:rsidRDefault="00645AE0" w:rsidP="00645AE0">
      <w:pPr>
        <w:rPr>
          <w:ins w:id="1206" w:author="DARMANA-LEVERT Corentin (FRA-DTI)" w:date="2023-08-27T15:01:00Z"/>
          <w:lang w:val="en-GB"/>
        </w:rPr>
      </w:pPr>
      <w:r>
        <w:rPr>
          <w:lang w:val="en-GB"/>
        </w:rPr>
        <w:t xml:space="preserve">As I have been working in </w:t>
      </w:r>
      <w:r w:rsidR="00746F0E">
        <w:rPr>
          <w:lang w:val="en-GB"/>
        </w:rPr>
        <w:t>the</w:t>
      </w:r>
      <w:r>
        <w:rPr>
          <w:lang w:val="en-GB"/>
        </w:rPr>
        <w:t xml:space="preserve"> </w:t>
      </w:r>
      <w:del w:id="1207" w:author="DARMANA-LEVERT Corentin (FRA-DTI)" w:date="2023-08-10T13:08:00Z">
        <w:r w:rsidDel="00E3259D">
          <w:rPr>
            <w:lang w:val="en-GB"/>
          </w:rPr>
          <w:delText>Research &amp; Development</w:delText>
        </w:r>
      </w:del>
      <w:ins w:id="1208" w:author="DARMANA-LEVERT Corentin (FRA-DTI)" w:date="2023-08-10T13:08:00Z">
        <w:r w:rsidR="00E3259D">
          <w:rPr>
            <w:lang w:val="en-GB"/>
          </w:rPr>
          <w:t>metallurgy</w:t>
        </w:r>
      </w:ins>
      <w:r>
        <w:rPr>
          <w:lang w:val="en-GB"/>
        </w:rPr>
        <w:t xml:space="preserve"> section of Framatome, research</w:t>
      </w:r>
      <w:r w:rsidR="00AC6C1A">
        <w:rPr>
          <w:lang w:val="en-GB"/>
        </w:rPr>
        <w:t xml:space="preserve"> obviously</w:t>
      </w:r>
      <w:r>
        <w:rPr>
          <w:lang w:val="en-GB"/>
        </w:rPr>
        <w:t xml:space="preserve"> </w:t>
      </w:r>
      <w:r w:rsidR="00746F0E">
        <w:rPr>
          <w:lang w:val="en-GB"/>
        </w:rPr>
        <w:t>was a daily interest</w:t>
      </w:r>
      <w:r w:rsidR="00AC6C1A">
        <w:rPr>
          <w:lang w:val="en-GB"/>
        </w:rPr>
        <w:t>. Whether it is to collect literature data about a certain topic or to review the latest work on steels, knowing how to search for and read a paper is a key aspect of the engineer work.</w:t>
      </w:r>
      <w:del w:id="1209" w:author="MARCEAUX DIT CLEMENT Arthur (FRA-DTI)" w:date="2023-07-19T14:04:00Z">
        <w:r w:rsidR="00AC6C1A" w:rsidDel="00F70AEF">
          <w:rPr>
            <w:lang w:val="en-GB"/>
          </w:rPr>
          <w:delText xml:space="preserve"> </w:delText>
        </w:r>
      </w:del>
      <w:del w:id="1210" w:author="DARMANA-LEVERT Corentin (FRA-DTI)" w:date="2023-08-10T13:08:00Z">
        <w:r w:rsidR="00AC6C1A" w:rsidDel="00E3259D">
          <w:rPr>
            <w:lang w:val="en-GB"/>
          </w:rPr>
          <w:delText>Hence why I was given work in that field.</w:delText>
        </w:r>
        <w:commentRangeEnd w:id="1205"/>
        <w:r w:rsidR="00F70AEF" w:rsidDel="00E3259D">
          <w:rPr>
            <w:rStyle w:val="Marquedecommentaire"/>
          </w:rPr>
          <w:commentReference w:id="1205"/>
        </w:r>
      </w:del>
    </w:p>
    <w:p w14:paraId="766F7FD7" w14:textId="77777777" w:rsidR="007958A1" w:rsidRDefault="007958A1" w:rsidP="00645AE0">
      <w:pPr>
        <w:rPr>
          <w:lang w:val="en-GB"/>
        </w:rPr>
      </w:pPr>
    </w:p>
    <w:p w14:paraId="19A79190" w14:textId="50E3146A" w:rsidR="00AC6C1A" w:rsidDel="007958A1" w:rsidRDefault="00AC6C1A" w:rsidP="00AC6C1A">
      <w:pPr>
        <w:pStyle w:val="Titre4"/>
        <w:rPr>
          <w:del w:id="1211" w:author="DARMANA-LEVERT Corentin (FRA-DTI)" w:date="2023-08-27T15:02:00Z"/>
          <w:lang w:val="en-GB"/>
        </w:rPr>
      </w:pPr>
      <w:bookmarkStart w:id="1212" w:name="_Toc144199697"/>
      <w:r>
        <w:rPr>
          <w:lang w:val="en-GB"/>
        </w:rPr>
        <w:t>Bibliography work</w:t>
      </w:r>
      <w:bookmarkEnd w:id="1212"/>
    </w:p>
    <w:p w14:paraId="32930884" w14:textId="77777777" w:rsidR="00746F0E" w:rsidRPr="007958A1" w:rsidRDefault="00746F0E" w:rsidP="00746F0E">
      <w:pPr>
        <w:pStyle w:val="Titre4"/>
        <w:rPr>
          <w:lang w:val="en-GB"/>
        </w:rPr>
      </w:pPr>
      <w:bookmarkStart w:id="1213" w:name="_Toc144199698"/>
      <w:bookmarkEnd w:id="1213"/>
    </w:p>
    <w:p w14:paraId="785AD882" w14:textId="25ED33E2" w:rsidR="00AC6C1A" w:rsidRDefault="00AC6C1A" w:rsidP="00AC6C1A">
      <w:pPr>
        <w:rPr>
          <w:lang w:val="en-GB"/>
        </w:rPr>
      </w:pPr>
      <w:r>
        <w:rPr>
          <w:lang w:val="en-GB"/>
        </w:rPr>
        <w:t xml:space="preserve">Right after the MOPPEC report, I was </w:t>
      </w:r>
      <w:r w:rsidR="00C4092C">
        <w:rPr>
          <w:lang w:val="en-GB"/>
        </w:rPr>
        <w:t>given</w:t>
      </w:r>
      <w:r>
        <w:rPr>
          <w:lang w:val="en-GB"/>
        </w:rPr>
        <w:t xml:space="preserve"> the task of writing a bibliography report </w:t>
      </w:r>
      <w:del w:id="1214" w:author="DARMANA-LEVERT Corentin (FRA-DTI)" w:date="2023-08-10T13:09:00Z">
        <w:r w:rsidDel="00E3259D">
          <w:rPr>
            <w:lang w:val="en-GB"/>
          </w:rPr>
          <w:delText xml:space="preserve">on a very specific topic for Framatome. The topic was </w:delText>
        </w:r>
        <w:r w:rsidR="00C4092C" w:rsidDel="00E3259D">
          <w:rPr>
            <w:lang w:val="en-GB"/>
          </w:rPr>
          <w:delText>entitled:</w:delText>
        </w:r>
        <w:r w:rsidDel="00E3259D">
          <w:rPr>
            <w:lang w:val="en-GB"/>
          </w:rPr>
          <w:delText xml:space="preserve"> </w:delText>
        </w:r>
      </w:del>
      <w:r>
        <w:rPr>
          <w:lang w:val="en-GB"/>
        </w:rPr>
        <w:t>microsegregations formation during the solidification of peritectic steels. Technical terms are to be further explained in this part.</w:t>
      </w:r>
    </w:p>
    <w:p w14:paraId="14C4BC6B" w14:textId="32887935" w:rsidR="00AC6C1A" w:rsidRDefault="00AC6C1A" w:rsidP="00AC6C1A">
      <w:pPr>
        <w:rPr>
          <w:lang w:val="en-GB"/>
        </w:rPr>
      </w:pPr>
      <w:r>
        <w:rPr>
          <w:lang w:val="en-GB"/>
        </w:rPr>
        <w:t xml:space="preserve">The goal of such work was to centralize data from literature about microsegregations, their mechanisms, the </w:t>
      </w:r>
      <w:r w:rsidR="00C4092C">
        <w:rPr>
          <w:lang w:val="en-GB"/>
        </w:rPr>
        <w:t>studies</w:t>
      </w:r>
      <w:r>
        <w:rPr>
          <w:lang w:val="en-GB"/>
        </w:rPr>
        <w:t xml:space="preserve"> that </w:t>
      </w:r>
      <w:r w:rsidR="00C4092C">
        <w:rPr>
          <w:lang w:val="en-GB"/>
        </w:rPr>
        <w:t>had</w:t>
      </w:r>
      <w:r>
        <w:rPr>
          <w:lang w:val="en-GB"/>
        </w:rPr>
        <w:t xml:space="preserve"> been done in terms of modelling as well as experimental work.</w:t>
      </w:r>
      <w:r w:rsidR="00AB2D2D">
        <w:rPr>
          <w:lang w:val="en-GB"/>
        </w:rPr>
        <w:t xml:space="preserve"> The aim of this report was also to get me into how a bibliography work was carried </w:t>
      </w:r>
      <w:del w:id="1215" w:author="DARMANA-LEVERT Corentin (FRA-DTI)" w:date="2023-08-27T15:03:00Z">
        <w:r w:rsidR="00AB2D2D" w:rsidDel="007958A1">
          <w:rPr>
            <w:lang w:val="en-GB"/>
          </w:rPr>
          <w:delText>out</w:delText>
        </w:r>
      </w:del>
      <w:ins w:id="1216" w:author="MARCEAUX DIT CLEMENT Arthur (FRA-DTI)" w:date="2023-07-19T14:14:00Z">
        <w:del w:id="1217" w:author="DARMANA-LEVERT Corentin (FRA-DTI)" w:date="2023-08-27T15:03:00Z">
          <w:r w:rsidR="00F41966" w:rsidDel="007958A1">
            <w:rPr>
              <w:lang w:val="en-GB"/>
            </w:rPr>
            <w:delText>.</w:delText>
          </w:r>
        </w:del>
      </w:ins>
      <w:del w:id="1218" w:author="DARMANA-LEVERT Corentin (FRA-DTI)" w:date="2023-08-27T15:03:00Z">
        <w:r w:rsidR="00AB2D2D" w:rsidDel="007958A1">
          <w:rPr>
            <w:lang w:val="en-GB"/>
          </w:rPr>
          <w:delText xml:space="preserve"> and</w:delText>
        </w:r>
      </w:del>
      <w:ins w:id="1219" w:author="DARMANA-LEVERT Corentin (FRA-DTI)" w:date="2023-08-27T15:03:00Z">
        <w:r w:rsidR="007958A1">
          <w:rPr>
            <w:lang w:val="en-GB"/>
          </w:rPr>
          <w:t>out and</w:t>
        </w:r>
      </w:ins>
      <w:r w:rsidR="00AB2D2D">
        <w:rPr>
          <w:lang w:val="en-GB"/>
        </w:rPr>
        <w:t xml:space="preserve"> get a sample of what a thesis work would be like, should I be interested.</w:t>
      </w:r>
    </w:p>
    <w:p w14:paraId="2768034D" w14:textId="3E573964" w:rsidR="00EB0538" w:rsidRDefault="00F41966" w:rsidP="00AC6C1A">
      <w:pPr>
        <w:rPr>
          <w:lang w:val="en-GB"/>
        </w:rPr>
      </w:pPr>
      <w:commentRangeStart w:id="1220"/>
      <w:commentRangeStart w:id="1221"/>
      <w:commentRangeEnd w:id="1220"/>
      <w:r>
        <w:rPr>
          <w:rStyle w:val="Marquedecommentaire"/>
        </w:rPr>
        <w:commentReference w:id="1220"/>
      </w:r>
      <w:commentRangeEnd w:id="1221"/>
      <w:r w:rsidR="008C1561">
        <w:rPr>
          <w:rStyle w:val="Marquedecommentaire"/>
        </w:rPr>
        <w:commentReference w:id="1221"/>
      </w:r>
    </w:p>
    <w:p w14:paraId="4BE0795B" w14:textId="2E10CB55" w:rsidR="00EB0538" w:rsidRDefault="008C1561" w:rsidP="001E4A33">
      <w:pPr>
        <w:pStyle w:val="Titre5"/>
        <w:rPr>
          <w:lang w:val="en-GB"/>
        </w:rPr>
      </w:pPr>
      <w:bookmarkStart w:id="1222" w:name="_Ref142558309"/>
      <w:r>
        <w:rPr>
          <w:lang w:val="en-GB"/>
        </w:rPr>
        <w:t>C</w:t>
      </w:r>
      <w:r w:rsidR="00EB0538">
        <w:rPr>
          <w:lang w:val="en-GB"/>
        </w:rPr>
        <w:t>ontext</w:t>
      </w:r>
      <w:bookmarkEnd w:id="1222"/>
    </w:p>
    <w:p w14:paraId="75F85428" w14:textId="413F0F93" w:rsidR="00EB0538" w:rsidRDefault="00AC11A3" w:rsidP="00EB0538">
      <w:pPr>
        <w:rPr>
          <w:lang w:val="en-GB"/>
        </w:rPr>
      </w:pPr>
      <w:r w:rsidRPr="00AC11A3">
        <w:rPr>
          <w:lang w:val="en-GB"/>
        </w:rPr>
        <w:t xml:space="preserve">The manufacture of steel </w:t>
      </w:r>
      <w:ins w:id="1223" w:author="MARCEAUX DIT CLEMENT Arthur (FRA-DTI)" w:date="2023-07-19T14:14:00Z">
        <w:r w:rsidR="00F41966">
          <w:rPr>
            <w:lang w:val="en-GB"/>
          </w:rPr>
          <w:t>parts</w:t>
        </w:r>
        <w:r w:rsidR="00F41966" w:rsidRPr="00AC11A3">
          <w:rPr>
            <w:lang w:val="en-GB"/>
          </w:rPr>
          <w:t xml:space="preserve"> </w:t>
        </w:r>
      </w:ins>
      <w:r w:rsidRPr="00AC11A3">
        <w:rPr>
          <w:lang w:val="en-GB"/>
        </w:rPr>
        <w:t>involves many processes. The</w:t>
      </w:r>
      <w:r w:rsidR="00D95D67">
        <w:rPr>
          <w:lang w:val="en-GB"/>
        </w:rPr>
        <w:t xml:space="preserve"> main</w:t>
      </w:r>
      <w:r w:rsidRPr="00AC11A3">
        <w:rPr>
          <w:lang w:val="en-GB"/>
        </w:rPr>
        <w:t xml:space="preserve"> constituent of steels</w:t>
      </w:r>
      <w:r w:rsidR="00D95D67">
        <w:rPr>
          <w:lang w:val="en-GB"/>
        </w:rPr>
        <w:t>, iron,</w:t>
      </w:r>
      <w:r w:rsidRPr="00AC11A3">
        <w:rPr>
          <w:lang w:val="en-GB"/>
        </w:rPr>
        <w:t xml:space="preserve"> can come from ore extracted from mines but can also be recycled from unused scrap. This steel is melted, </w:t>
      </w:r>
      <w:r>
        <w:rPr>
          <w:lang w:val="en-GB"/>
        </w:rPr>
        <w:t>set to grade</w:t>
      </w:r>
      <w:r w:rsidRPr="00AC11A3">
        <w:rPr>
          <w:lang w:val="en-GB"/>
        </w:rPr>
        <w:t xml:space="preserve">, and poured into an ingot mould from which it will take the </w:t>
      </w:r>
      <w:r>
        <w:rPr>
          <w:lang w:val="en-GB"/>
        </w:rPr>
        <w:t>shape</w:t>
      </w:r>
      <w:r w:rsidRPr="00AC11A3">
        <w:rPr>
          <w:lang w:val="en-GB"/>
        </w:rPr>
        <w:t>. This operation is called casting.</w:t>
      </w:r>
    </w:p>
    <w:p w14:paraId="587459F6" w14:textId="76531569" w:rsidR="00AC11A3" w:rsidRDefault="00AC11A3" w:rsidP="00EB0538">
      <w:pPr>
        <w:rPr>
          <w:lang w:val="en-GB"/>
        </w:rPr>
      </w:pPr>
      <w:r w:rsidRPr="00AC11A3">
        <w:rPr>
          <w:lang w:val="en-GB"/>
        </w:rPr>
        <w:t>The solidification of the liquid is accompanied by the formation of volume defects</w:t>
      </w:r>
      <w:r w:rsidR="008C1561">
        <w:rPr>
          <w:lang w:val="en-GB"/>
        </w:rPr>
        <w:t>, due to</w:t>
      </w:r>
      <w:r w:rsidRPr="00AC11A3">
        <w:rPr>
          <w:lang w:val="en-GB"/>
        </w:rPr>
        <w:t xml:space="preserve"> shrinkage, porosit</w:t>
      </w:r>
      <w:r w:rsidR="008C1561">
        <w:rPr>
          <w:lang w:val="en-GB"/>
        </w:rPr>
        <w:t>ies</w:t>
      </w:r>
      <w:r w:rsidRPr="00AC11A3">
        <w:rPr>
          <w:lang w:val="en-GB"/>
        </w:rPr>
        <w:t xml:space="preserve">, </w:t>
      </w:r>
      <w:r>
        <w:rPr>
          <w:lang w:val="en-GB"/>
        </w:rPr>
        <w:t xml:space="preserve">gas </w:t>
      </w:r>
      <w:del w:id="1224" w:author="DARMANA-LEVERT Corentin (FRA-DTI)" w:date="2023-08-13T11:50:00Z">
        <w:r w:rsidDel="00411034">
          <w:rPr>
            <w:lang w:val="en-GB"/>
          </w:rPr>
          <w:delText>cavit</w:delText>
        </w:r>
        <w:r w:rsidR="008C1561" w:rsidDel="00411034">
          <w:rPr>
            <w:lang w:val="en-GB"/>
          </w:rPr>
          <w:delText>ies</w:delText>
        </w:r>
        <w:r w:rsidRPr="00AC11A3" w:rsidDel="00411034">
          <w:rPr>
            <w:lang w:val="en-GB"/>
          </w:rPr>
          <w:delText xml:space="preserve">  </w:delText>
        </w:r>
        <w:commentRangeStart w:id="1225"/>
        <w:commentRangeStart w:id="1226"/>
        <w:r w:rsidRPr="00AC11A3" w:rsidDel="00411034">
          <w:rPr>
            <w:lang w:val="en-GB"/>
          </w:rPr>
          <w:delText>and</w:delText>
        </w:r>
      </w:del>
      <w:ins w:id="1227" w:author="DARMANA-LEVERT Corentin (FRA-DTI)" w:date="2023-08-13T11:50:00Z">
        <w:r w:rsidR="00411034">
          <w:rPr>
            <w:lang w:val="en-GB"/>
          </w:rPr>
          <w:t>cavities</w:t>
        </w:r>
        <w:r w:rsidR="00411034" w:rsidRPr="00AC11A3">
          <w:rPr>
            <w:lang w:val="en-GB"/>
          </w:rPr>
          <w:t xml:space="preserve"> and</w:t>
        </w:r>
      </w:ins>
      <w:r w:rsidRPr="00AC11A3">
        <w:rPr>
          <w:lang w:val="en-GB"/>
        </w:rPr>
        <w:t xml:space="preserve"> inclusions</w:t>
      </w:r>
      <w:commentRangeEnd w:id="1225"/>
      <w:r w:rsidR="008C1561">
        <w:rPr>
          <w:rStyle w:val="Marquedecommentaire"/>
        </w:rPr>
        <w:commentReference w:id="1225"/>
      </w:r>
      <w:commentRangeEnd w:id="1226"/>
      <w:r w:rsidR="00BB323B">
        <w:rPr>
          <w:rStyle w:val="Marquedecommentaire"/>
        </w:rPr>
        <w:commentReference w:id="1226"/>
      </w:r>
      <w:r w:rsidRPr="00AC11A3">
        <w:rPr>
          <w:lang w:val="en-GB"/>
        </w:rPr>
        <w:t xml:space="preserve">. </w:t>
      </w:r>
      <w:commentRangeStart w:id="1228"/>
      <w:r>
        <w:rPr>
          <w:lang w:val="en-GB"/>
        </w:rPr>
        <w:t>Putting a feedhead over the ingot</w:t>
      </w:r>
      <w:r w:rsidRPr="00AC11A3">
        <w:rPr>
          <w:lang w:val="en-GB"/>
        </w:rPr>
        <w:t xml:space="preserve"> greatly reduces the presence of shrinkage</w:t>
      </w:r>
      <w:commentRangeEnd w:id="1228"/>
      <w:r w:rsidR="008C1561">
        <w:rPr>
          <w:rStyle w:val="Marquedecommentaire"/>
        </w:rPr>
        <w:commentReference w:id="1228"/>
      </w:r>
      <w:r w:rsidR="00BB323B">
        <w:rPr>
          <w:lang w:val="en-GB"/>
        </w:rPr>
        <w:t xml:space="preserve"> by keeping a pocket of additional liquid metal over the mould and filling any vo</w:t>
      </w:r>
      <w:ins w:id="1229" w:author="DARMANA-LEVERT Corentin (FRA-DTI)" w:date="2023-08-11T10:25:00Z">
        <w:r w:rsidR="00B56AD3">
          <w:rPr>
            <w:lang w:val="en-GB"/>
          </w:rPr>
          <w:t>i</w:t>
        </w:r>
      </w:ins>
      <w:r w:rsidR="00BB323B">
        <w:rPr>
          <w:lang w:val="en-GB"/>
        </w:rPr>
        <w:t>d created by the shrinkage.</w:t>
      </w:r>
      <w:r w:rsidR="008C1561">
        <w:rPr>
          <w:lang w:val="en-GB"/>
        </w:rPr>
        <w:t xml:space="preserve"> These compactness defects will be closed during forging operations.</w:t>
      </w:r>
    </w:p>
    <w:p w14:paraId="5A50B674" w14:textId="25F36FC2" w:rsidR="008C1561" w:rsidRDefault="008C1561" w:rsidP="00EB0538">
      <w:pPr>
        <w:rPr>
          <w:lang w:val="en-GB"/>
        </w:rPr>
      </w:pPr>
    </w:p>
    <w:p w14:paraId="4B0CCF9C" w14:textId="470797F4" w:rsidR="008325B4" w:rsidRDefault="008C1561" w:rsidP="00EB0538">
      <w:pPr>
        <w:rPr>
          <w:lang w:val="en-GB"/>
        </w:rPr>
      </w:pPr>
      <w:r>
        <w:rPr>
          <w:lang w:val="en-GB"/>
        </w:rPr>
        <w:t xml:space="preserve">Another important phenomenon during the solidification of liquid steel is </w:t>
      </w:r>
      <w:r w:rsidR="008325B4">
        <w:rPr>
          <w:lang w:val="en-GB"/>
        </w:rPr>
        <w:t xml:space="preserve">the appearance of segregation. This phenomenon is related to </w:t>
      </w:r>
      <w:del w:id="1230" w:author="DARMANA-LEVERT Corentin (FRA-DTI)" w:date="2023-08-11T10:26:00Z">
        <w:r w:rsidR="008325B4" w:rsidDel="00B56AD3">
          <w:rPr>
            <w:lang w:val="en-GB"/>
          </w:rPr>
          <w:delText xml:space="preserve">two </w:delText>
        </w:r>
      </w:del>
      <w:ins w:id="1231" w:author="DARMANA-LEVERT Corentin (FRA-DTI)" w:date="2023-08-11T10:26:00Z">
        <w:r w:rsidR="00B56AD3">
          <w:rPr>
            <w:lang w:val="en-GB"/>
          </w:rPr>
          <w:t xml:space="preserve">three </w:t>
        </w:r>
      </w:ins>
      <w:r w:rsidR="008325B4">
        <w:rPr>
          <w:lang w:val="en-GB"/>
        </w:rPr>
        <w:t>main factors:</w:t>
      </w:r>
    </w:p>
    <w:p w14:paraId="0D2261A0" w14:textId="667A780A" w:rsidR="008325B4" w:rsidRDefault="005564E4" w:rsidP="008325B4">
      <w:pPr>
        <w:pStyle w:val="Paragraphedeliste"/>
        <w:numPr>
          <w:ilvl w:val="0"/>
          <w:numId w:val="39"/>
        </w:numPr>
        <w:rPr>
          <w:lang w:val="en-GB"/>
        </w:rPr>
      </w:pPr>
      <w:ins w:id="1232" w:author="DARMANA-LEVERT Corentin (FRA-DTI)" w:date="2023-08-10T13:14:00Z">
        <w:r>
          <w:rPr>
            <w:lang w:val="en-GB"/>
          </w:rPr>
          <w:t>Chemical diffusion</w:t>
        </w:r>
      </w:ins>
      <w:del w:id="1233" w:author="DARMANA-LEVERT Corentin (FRA-DTI)" w:date="2023-08-10T13:13:00Z">
        <w:r w:rsidR="008325B4" w:rsidDel="005564E4">
          <w:rPr>
            <w:lang w:val="en-GB"/>
          </w:rPr>
          <w:delText>Density</w:delText>
        </w:r>
      </w:del>
    </w:p>
    <w:p w14:paraId="12337D04" w14:textId="32AA4C41" w:rsidR="008325B4" w:rsidRDefault="008325B4" w:rsidP="008325B4">
      <w:pPr>
        <w:pStyle w:val="Paragraphedeliste"/>
        <w:numPr>
          <w:ilvl w:val="0"/>
          <w:numId w:val="39"/>
        </w:numPr>
        <w:rPr>
          <w:ins w:id="1234" w:author="DARMANA-LEVERT Corentin (FRA-DTI)" w:date="2023-08-10T13:14:00Z"/>
          <w:lang w:val="en-GB"/>
        </w:rPr>
      </w:pPr>
      <w:r>
        <w:rPr>
          <w:lang w:val="en-GB"/>
        </w:rPr>
        <w:t>Partitioning</w:t>
      </w:r>
    </w:p>
    <w:p w14:paraId="22E25804" w14:textId="18C4A28E" w:rsidR="00B56AD3" w:rsidRPr="007958A1" w:rsidRDefault="005564E4" w:rsidP="007958A1">
      <w:pPr>
        <w:pStyle w:val="Paragraphedeliste"/>
        <w:numPr>
          <w:ilvl w:val="0"/>
          <w:numId w:val="39"/>
        </w:numPr>
        <w:rPr>
          <w:lang w:val="en-GB"/>
        </w:rPr>
      </w:pPr>
      <w:ins w:id="1235" w:author="DARMANA-LEVERT Corentin (FRA-DTI)" w:date="2023-08-10T13:14:00Z">
        <w:del w:id="1236" w:author="MARCEAUX DIT CLEMENT Arthur (FRA-DTI)" w:date="2023-08-18T10:39:00Z">
          <w:r w:rsidDel="008F24D1">
            <w:rPr>
              <w:lang w:val="en-GB"/>
            </w:rPr>
            <w:delText>-</w:delText>
          </w:r>
        </w:del>
      </w:ins>
      <w:ins w:id="1237" w:author="DARMANA-LEVERT Corentin (FRA-DTI)" w:date="2023-08-11T10:27:00Z">
        <w:r w:rsidR="00B56AD3">
          <w:rPr>
            <w:lang w:val="en-GB"/>
          </w:rPr>
          <w:t>Liquid d</w:t>
        </w:r>
      </w:ins>
      <w:ins w:id="1238" w:author="DARMANA-LEVERT Corentin (FRA-DTI)" w:date="2023-08-10T13:14:00Z">
        <w:r>
          <w:rPr>
            <w:lang w:val="en-GB"/>
          </w:rPr>
          <w:t>ensity</w:t>
        </w:r>
      </w:ins>
      <w:ins w:id="1239" w:author="DARMANA-LEVERT Corentin (FRA-DTI)" w:date="2023-08-11T10:27:00Z">
        <w:r w:rsidR="00B56AD3">
          <w:rPr>
            <w:lang w:val="en-GB"/>
          </w:rPr>
          <w:t xml:space="preserve"> variation</w:t>
        </w:r>
      </w:ins>
    </w:p>
    <w:p w14:paraId="711C1460" w14:textId="43996A31" w:rsidR="00AC11A3" w:rsidRPr="008325B4" w:rsidDel="00B56AD3" w:rsidRDefault="00AC11A3" w:rsidP="008325B4">
      <w:pPr>
        <w:rPr>
          <w:del w:id="1240" w:author="DARMANA-LEVERT Corentin (FRA-DTI)" w:date="2023-08-11T10:28:00Z"/>
          <w:lang w:val="en-GB"/>
        </w:rPr>
      </w:pPr>
      <w:commentRangeStart w:id="1241"/>
      <w:commentRangeStart w:id="1242"/>
      <w:del w:id="1243" w:author="DARMANA-LEVERT Corentin (FRA-DTI)" w:date="2023-08-11T10:28:00Z">
        <w:r w:rsidRPr="008325B4" w:rsidDel="00B56AD3">
          <w:rPr>
            <w:lang w:val="en-GB"/>
          </w:rPr>
          <w:lastRenderedPageBreak/>
          <w:delText xml:space="preserve"> is related to differences in the composition of the liquid and the solid, </w:delText>
        </w:r>
        <w:r w:rsidR="00885E63" w:rsidRPr="008325B4" w:rsidDel="00B56AD3">
          <w:rPr>
            <w:lang w:val="en-GB"/>
          </w:rPr>
          <w:delText>ineluctable</w:delText>
        </w:r>
        <w:r w:rsidRPr="008325B4" w:rsidDel="00B56AD3">
          <w:rPr>
            <w:lang w:val="en-GB"/>
          </w:rPr>
          <w:delText xml:space="preserve"> consequence of a differen</w:delText>
        </w:r>
        <w:r w:rsidR="00885E63" w:rsidRPr="008325B4" w:rsidDel="00B56AD3">
          <w:rPr>
            <w:lang w:val="en-GB"/>
          </w:rPr>
          <w:delText xml:space="preserve">ce in </w:delText>
        </w:r>
        <w:r w:rsidRPr="008325B4" w:rsidDel="00B56AD3">
          <w:rPr>
            <w:lang w:val="en-GB"/>
          </w:rPr>
          <w:delText>solubility of the alloying elements between liquid and solid. This leads to the formation of so-called "segregation" zones, i.e. more or less enriched in alloying elements compared to the nominal composition.</w:delText>
        </w:r>
        <w:r w:rsidR="00233A0B" w:rsidRPr="00233A0B" w:rsidDel="00B56AD3">
          <w:delText xml:space="preserve"> </w:delText>
        </w:r>
        <w:commentRangeEnd w:id="1241"/>
        <w:r w:rsidR="008325B4" w:rsidDel="00B56AD3">
          <w:rPr>
            <w:rStyle w:val="Marquedecommentaire"/>
          </w:rPr>
          <w:commentReference w:id="1241"/>
        </w:r>
      </w:del>
      <w:commentRangeEnd w:id="1242"/>
      <w:r w:rsidR="001B7F6A">
        <w:rPr>
          <w:rStyle w:val="Marquedecommentaire"/>
        </w:rPr>
        <w:commentReference w:id="1242"/>
      </w:r>
      <w:del w:id="1244" w:author="DARMANA-LEVERT Corentin (FRA-DTI)" w:date="2023-08-11T10:28:00Z">
        <w:r w:rsidR="00233A0B" w:rsidRPr="008325B4" w:rsidDel="00B56AD3">
          <w:rPr>
            <w:lang w:val="en-GB"/>
          </w:rPr>
          <w:delText xml:space="preserve">These heterogeneities </w:delText>
        </w:r>
        <w:r w:rsidR="00885E63" w:rsidRPr="008325B4" w:rsidDel="00B56AD3">
          <w:rPr>
            <w:lang w:val="en-GB"/>
          </w:rPr>
          <w:delText>in</w:delText>
        </w:r>
        <w:r w:rsidR="00233A0B" w:rsidRPr="008325B4" w:rsidDel="00B56AD3">
          <w:rPr>
            <w:lang w:val="en-GB"/>
          </w:rPr>
          <w:delText xml:space="preserve"> composition, which remain in the solid state and cannot be erased, lead to heterogeneities of mechanical properties. </w:delText>
        </w:r>
        <w:r w:rsidR="008325B4" w:rsidDel="00B56AD3">
          <w:rPr>
            <w:lang w:val="en-GB"/>
          </w:rPr>
          <w:delText>For example, t</w:delText>
        </w:r>
        <w:r w:rsidR="00233A0B" w:rsidRPr="008325B4" w:rsidDel="00B56AD3">
          <w:rPr>
            <w:lang w:val="en-GB"/>
          </w:rPr>
          <w:delText xml:space="preserve">hey </w:delText>
        </w:r>
        <w:r w:rsidR="008325B4" w:rsidRPr="009A1E0A" w:rsidDel="00B56AD3">
          <w:delText>may</w:delText>
        </w:r>
        <w:r w:rsidR="008325B4" w:rsidDel="00B56AD3">
          <w:delText xml:space="preserve"> be the </w:delText>
        </w:r>
        <w:r w:rsidR="00233A0B" w:rsidRPr="009A1E0A" w:rsidDel="00B56AD3">
          <w:delText>cause</w:delText>
        </w:r>
        <w:r w:rsidR="00233A0B" w:rsidRPr="008325B4" w:rsidDel="00B56AD3">
          <w:rPr>
            <w:lang w:val="en-GB"/>
          </w:rPr>
          <w:delText xml:space="preserve"> of </w:delText>
        </w:r>
        <w:r w:rsidR="008325B4" w:rsidDel="00B56AD3">
          <w:rPr>
            <w:lang w:val="en-GB"/>
          </w:rPr>
          <w:delText>low impact toughness values</w:delText>
        </w:r>
        <w:r w:rsidR="00233A0B" w:rsidRPr="008325B4" w:rsidDel="00B56AD3">
          <w:rPr>
            <w:lang w:val="en-GB"/>
          </w:rPr>
          <w:delText xml:space="preserve">,  </w:delText>
        </w:r>
        <w:r w:rsidR="008325B4" w:rsidDel="00B56AD3">
          <w:rPr>
            <w:lang w:val="en-GB"/>
          </w:rPr>
          <w:delText xml:space="preserve">thus </w:delText>
        </w:r>
        <w:r w:rsidR="00885E63" w:rsidRPr="008325B4" w:rsidDel="00B56AD3">
          <w:rPr>
            <w:lang w:val="en-GB"/>
          </w:rPr>
          <w:delText>increasing the chances of</w:delText>
        </w:r>
        <w:r w:rsidR="00233A0B" w:rsidRPr="008325B4" w:rsidDel="00B56AD3">
          <w:rPr>
            <w:lang w:val="en-GB"/>
          </w:rPr>
          <w:delText xml:space="preserve"> the part </w:delText>
        </w:r>
        <w:r w:rsidR="00885E63" w:rsidRPr="008325B4" w:rsidDel="00B56AD3">
          <w:rPr>
            <w:lang w:val="en-GB"/>
          </w:rPr>
          <w:delText xml:space="preserve">to be </w:delText>
        </w:r>
        <w:r w:rsidR="00523B84" w:rsidRPr="008325B4" w:rsidDel="00B56AD3">
          <w:rPr>
            <w:lang w:val="en-GB"/>
          </w:rPr>
          <w:delText>unfit</w:delText>
        </w:r>
        <w:r w:rsidR="00885E63" w:rsidRPr="008325B4" w:rsidDel="00B56AD3">
          <w:rPr>
            <w:lang w:val="en-GB"/>
          </w:rPr>
          <w:delText xml:space="preserve"> </w:delText>
        </w:r>
        <w:r w:rsidR="00233A0B" w:rsidRPr="008325B4" w:rsidDel="00B56AD3">
          <w:rPr>
            <w:lang w:val="en-GB"/>
          </w:rPr>
          <w:delText>for industrial use.</w:delText>
        </w:r>
      </w:del>
    </w:p>
    <w:p w14:paraId="5F71D6E7" w14:textId="7B276758" w:rsidR="00D95D67" w:rsidRDefault="00885E63" w:rsidP="00EB0538">
      <w:pPr>
        <w:rPr>
          <w:lang w:val="en-GB"/>
        </w:rPr>
      </w:pPr>
      <w:r w:rsidRPr="00885E63">
        <w:rPr>
          <w:lang w:val="en-GB"/>
        </w:rPr>
        <w:t xml:space="preserve">Chemical segregation </w:t>
      </w:r>
      <w:r w:rsidR="008325B4">
        <w:rPr>
          <w:lang w:val="en-GB"/>
        </w:rPr>
        <w:t>can be</w:t>
      </w:r>
      <w:r w:rsidR="008325B4" w:rsidRPr="00885E63">
        <w:rPr>
          <w:lang w:val="en-GB"/>
        </w:rPr>
        <w:t xml:space="preserve"> </w:t>
      </w:r>
      <w:r w:rsidRPr="00885E63">
        <w:rPr>
          <w:lang w:val="en-GB"/>
        </w:rPr>
        <w:t>described at three scales: the macroscopic scale, of the order of</w:t>
      </w:r>
      <w:r>
        <w:rPr>
          <w:lang w:val="en-GB"/>
        </w:rPr>
        <w:t xml:space="preserve"> magnitude of</w:t>
      </w:r>
      <w:r w:rsidRPr="00885E63">
        <w:rPr>
          <w:lang w:val="en-GB"/>
        </w:rPr>
        <w:t xml:space="preserve"> the ingot </w:t>
      </w:r>
      <w:r w:rsidR="008325B4">
        <w:rPr>
          <w:lang w:val="en-GB"/>
        </w:rPr>
        <w:t>(</w:t>
      </w:r>
      <w:r w:rsidRPr="00885E63">
        <w:rPr>
          <w:lang w:val="en-GB"/>
        </w:rPr>
        <w:t>met</w:t>
      </w:r>
      <w:del w:id="1245" w:author="DARMANA-LEVERT Corentin (FRA-DTI)" w:date="2023-08-29T11:10:00Z">
        <w:r w:rsidRPr="00885E63" w:rsidDel="00953079">
          <w:rPr>
            <w:lang w:val="en-GB"/>
          </w:rPr>
          <w:delText>e</w:delText>
        </w:r>
      </w:del>
      <w:r w:rsidRPr="00885E63">
        <w:rPr>
          <w:lang w:val="en-GB"/>
        </w:rPr>
        <w:t>r</w:t>
      </w:r>
      <w:ins w:id="1246" w:author="DARMANA-LEVERT Corentin (FRA-DTI)" w:date="2023-08-29T11:10:00Z">
        <w:r w:rsidR="00953079">
          <w:rPr>
            <w:lang w:val="en-GB"/>
          </w:rPr>
          <w:t>e</w:t>
        </w:r>
      </w:ins>
      <w:r w:rsidR="008325B4">
        <w:rPr>
          <w:lang w:val="en-GB"/>
        </w:rPr>
        <w:t>)</w:t>
      </w:r>
      <w:r w:rsidRPr="00885E63">
        <w:rPr>
          <w:lang w:val="en-GB"/>
        </w:rPr>
        <w:t xml:space="preserve">, the mesoscopic scale, </w:t>
      </w:r>
      <w:r>
        <w:rPr>
          <w:lang w:val="en-GB"/>
        </w:rPr>
        <w:t>at</w:t>
      </w:r>
      <w:r w:rsidRPr="00885E63">
        <w:rPr>
          <w:lang w:val="en-GB"/>
        </w:rPr>
        <w:t xml:space="preserve"> grain</w:t>
      </w:r>
      <w:r>
        <w:rPr>
          <w:lang w:val="en-GB"/>
        </w:rPr>
        <w:t xml:space="preserve"> size</w:t>
      </w:r>
      <w:r w:rsidRPr="00885E63">
        <w:rPr>
          <w:lang w:val="en-GB"/>
        </w:rPr>
        <w:t xml:space="preserve"> </w:t>
      </w:r>
      <w:r w:rsidR="008325B4">
        <w:rPr>
          <w:lang w:val="en-GB"/>
        </w:rPr>
        <w:t xml:space="preserve">(centi- to </w:t>
      </w:r>
      <w:del w:id="1247" w:author="DARMANA-LEVERT Corentin (FRA-DTI)" w:date="2023-08-29T11:10:00Z">
        <w:r w:rsidR="008325B4" w:rsidDel="00953079">
          <w:rPr>
            <w:lang w:val="en-GB"/>
          </w:rPr>
          <w:delText>milli</w:delText>
        </w:r>
        <w:r w:rsidR="008325B4" w:rsidRPr="00885E63" w:rsidDel="00953079">
          <w:rPr>
            <w:lang w:val="en-GB"/>
          </w:rPr>
          <w:delText>meter</w:delText>
        </w:r>
      </w:del>
      <w:ins w:id="1248" w:author="DARMANA-LEVERT Corentin (FRA-DTI)" w:date="2023-08-29T11:10:00Z">
        <w:r w:rsidR="00953079">
          <w:rPr>
            <w:lang w:val="en-GB"/>
          </w:rPr>
          <w:t>milli</w:t>
        </w:r>
        <w:r w:rsidR="00953079" w:rsidRPr="00885E63">
          <w:rPr>
            <w:lang w:val="en-GB"/>
          </w:rPr>
          <w:t>metre</w:t>
        </w:r>
      </w:ins>
      <w:r w:rsidR="008325B4">
        <w:rPr>
          <w:lang w:val="en-GB"/>
        </w:rPr>
        <w:t>)</w:t>
      </w:r>
      <w:r w:rsidRPr="00885E63">
        <w:rPr>
          <w:lang w:val="en-GB"/>
        </w:rPr>
        <w:t xml:space="preserve">, and finally the microscopic scale, </w:t>
      </w:r>
      <w:r>
        <w:rPr>
          <w:lang w:val="en-GB"/>
        </w:rPr>
        <w:t>at</w:t>
      </w:r>
      <w:r w:rsidRPr="00885E63">
        <w:rPr>
          <w:lang w:val="en-GB"/>
        </w:rPr>
        <w:t xml:space="preserve"> dendrite</w:t>
      </w:r>
      <w:r>
        <w:rPr>
          <w:lang w:val="en-GB"/>
        </w:rPr>
        <w:t xml:space="preserve"> scale</w:t>
      </w:r>
      <w:r w:rsidRPr="00885E63">
        <w:rPr>
          <w:lang w:val="en-GB"/>
        </w:rPr>
        <w:t xml:space="preserve"> </w:t>
      </w:r>
      <w:r w:rsidR="008325B4">
        <w:rPr>
          <w:lang w:val="en-GB"/>
        </w:rPr>
        <w:t>(</w:t>
      </w:r>
      <w:del w:id="1249" w:author="DARMANA-LEVERT Corentin (FRA-DTI)" w:date="2023-08-29T11:10:00Z">
        <w:r w:rsidRPr="00885E63" w:rsidDel="00953079">
          <w:rPr>
            <w:lang w:val="en-GB"/>
          </w:rPr>
          <w:delText>micrometer</w:delText>
        </w:r>
      </w:del>
      <w:ins w:id="1250" w:author="DARMANA-LEVERT Corentin (FRA-DTI)" w:date="2023-08-29T11:10:00Z">
        <w:r w:rsidR="00953079" w:rsidRPr="00885E63">
          <w:rPr>
            <w:lang w:val="en-GB"/>
          </w:rPr>
          <w:t>micrometre</w:t>
        </w:r>
      </w:ins>
      <w:r w:rsidR="008325B4">
        <w:rPr>
          <w:lang w:val="en-GB"/>
        </w:rPr>
        <w:t>)</w:t>
      </w:r>
      <w:r w:rsidRPr="00885E63">
        <w:rPr>
          <w:lang w:val="en-GB"/>
        </w:rPr>
        <w:t>. This bibliographic work focus</w:t>
      </w:r>
      <w:r>
        <w:rPr>
          <w:lang w:val="en-GB"/>
        </w:rPr>
        <w:t>ed</w:t>
      </w:r>
      <w:r w:rsidRPr="00885E63">
        <w:rPr>
          <w:lang w:val="en-GB"/>
        </w:rPr>
        <w:t xml:space="preserve"> on microsegregation.</w:t>
      </w:r>
      <w:commentRangeStart w:id="1251"/>
      <w:commentRangeStart w:id="1252"/>
      <w:commentRangeEnd w:id="1251"/>
      <w:r w:rsidR="008325B4">
        <w:rPr>
          <w:rStyle w:val="Marquedecommentaire"/>
        </w:rPr>
        <w:commentReference w:id="1251"/>
      </w:r>
      <w:commentRangeEnd w:id="1252"/>
      <w:r w:rsidR="001B7F6A">
        <w:rPr>
          <w:rStyle w:val="Marquedecommentaire"/>
        </w:rPr>
        <w:commentReference w:id="1252"/>
      </w:r>
      <w:del w:id="1253" w:author="MARCEAUX DIT CLEMENT Arthur (FRA-DTI)" w:date="2023-07-19T14:36:00Z">
        <w:r w:rsidRPr="00885E63" w:rsidDel="008325B4">
          <w:rPr>
            <w:lang w:val="en-GB"/>
          </w:rPr>
          <w:delText>.</w:delText>
        </w:r>
      </w:del>
      <w:r w:rsidRPr="00885E63">
        <w:rPr>
          <w:lang w:val="en-GB"/>
        </w:rPr>
        <w:t xml:space="preserve"> </w:t>
      </w:r>
    </w:p>
    <w:p w14:paraId="43903F41" w14:textId="56CE053B" w:rsidR="00885E63" w:rsidRDefault="00C93D6F" w:rsidP="00EB0538">
      <w:pPr>
        <w:rPr>
          <w:lang w:val="en-GB"/>
        </w:rPr>
      </w:pPr>
      <w:commentRangeStart w:id="1254"/>
      <w:commentRangeStart w:id="1255"/>
      <w:r>
        <w:rPr>
          <w:lang w:val="en-GB"/>
        </w:rPr>
        <w:t xml:space="preserve">The main </w:t>
      </w:r>
      <w:r w:rsidR="002E65FC">
        <w:rPr>
          <w:lang w:val="en-GB"/>
        </w:rPr>
        <w:t>topics</w:t>
      </w:r>
      <w:r>
        <w:rPr>
          <w:lang w:val="en-GB"/>
        </w:rPr>
        <w:t xml:space="preserve"> of this work are reported </w:t>
      </w:r>
      <w:del w:id="1256" w:author="DARMANA-LEVERT Corentin (FRA-DTI)" w:date="2023-08-11T10:29:00Z">
        <w:r w:rsidDel="00B56AD3">
          <w:rPr>
            <w:lang w:val="en-GB"/>
          </w:rPr>
          <w:delText>hereafter</w:delText>
        </w:r>
      </w:del>
      <w:ins w:id="1257" w:author="DARMANA-LEVERT Corentin (FRA-DTI)" w:date="2023-08-11T10:29:00Z">
        <w:r w:rsidR="00B56AD3">
          <w:rPr>
            <w:lang w:val="en-GB"/>
          </w:rPr>
          <w:t>hereunder</w:t>
        </w:r>
      </w:ins>
      <w:r>
        <w:rPr>
          <w:lang w:val="en-GB"/>
        </w:rPr>
        <w:t>.</w:t>
      </w:r>
      <w:commentRangeEnd w:id="1254"/>
      <w:r>
        <w:rPr>
          <w:rStyle w:val="Marquedecommentaire"/>
        </w:rPr>
        <w:commentReference w:id="1254"/>
      </w:r>
      <w:commentRangeEnd w:id="1255"/>
      <w:r w:rsidR="001B7F6A">
        <w:rPr>
          <w:rStyle w:val="Marquedecommentaire"/>
        </w:rPr>
        <w:commentReference w:id="1255"/>
      </w:r>
    </w:p>
    <w:p w14:paraId="09C7E7DC" w14:textId="32B86246" w:rsidR="00C93D6F" w:rsidRDefault="00C93D6F" w:rsidP="00EB0538">
      <w:pPr>
        <w:rPr>
          <w:ins w:id="1258" w:author="MARCEAUX DIT CLEMENT Arthur (FRA-DTI)" w:date="2023-07-19T14:46:00Z"/>
          <w:lang w:val="en-GB"/>
        </w:rPr>
      </w:pPr>
    </w:p>
    <w:p w14:paraId="669EE401" w14:textId="59CACB18" w:rsidR="00C93D6F" w:rsidRDefault="00C93D6F">
      <w:pPr>
        <w:pStyle w:val="Titre5"/>
        <w:rPr>
          <w:lang w:val="en-GB"/>
        </w:rPr>
      </w:pPr>
      <w:r>
        <w:rPr>
          <w:lang w:val="en-GB"/>
        </w:rPr>
        <w:t xml:space="preserve">Main </w:t>
      </w:r>
      <w:r w:rsidR="002E65FC">
        <w:rPr>
          <w:lang w:val="en-GB"/>
        </w:rPr>
        <w:t>topics</w:t>
      </w:r>
    </w:p>
    <w:p w14:paraId="53DE31A2" w14:textId="2B85341F" w:rsidR="002E65FC" w:rsidRPr="00AB0378" w:rsidRDefault="002E65FC" w:rsidP="002E65FC">
      <w:pPr>
        <w:rPr>
          <w:i/>
          <w:iCs/>
          <w:lang w:val="en-GB"/>
        </w:rPr>
      </w:pPr>
      <w:r>
        <w:rPr>
          <w:i/>
          <w:iCs/>
          <w:lang w:val="en-GB"/>
        </w:rPr>
        <w:t>Peritectic reaction and transformations</w:t>
      </w:r>
    </w:p>
    <w:p w14:paraId="206D4653" w14:textId="791BC214" w:rsidR="00754360" w:rsidRDefault="009A1E0A" w:rsidP="00E17CCB">
      <w:pPr>
        <w:rPr>
          <w:lang w:val="en-GB"/>
        </w:rPr>
      </w:pPr>
      <w:ins w:id="1259" w:author="DARMANA-LEVERT Corentin (FRA-DTI)" w:date="2023-08-10T13:15:00Z">
        <w:r>
          <w:rPr>
            <w:lang w:val="en-GB"/>
          </w:rPr>
          <w:t>We shall define</w:t>
        </w:r>
      </w:ins>
      <w:ins w:id="1260" w:author="DARMANA-LEVERT Corentin (FRA-DTI)" w:date="2023-08-13T11:51:00Z">
        <w:r w:rsidR="00411034">
          <w:rPr>
            <w:lang w:val="en-GB"/>
          </w:rPr>
          <w:t xml:space="preserve"> </w:t>
        </w:r>
      </w:ins>
      <w:commentRangeStart w:id="1261"/>
      <w:del w:id="1262" w:author="DARMANA-LEVERT Corentin (FRA-DTI)" w:date="2023-08-10T13:15:00Z">
        <w:r w:rsidR="00E17CCB" w:rsidDel="009A1E0A">
          <w:rPr>
            <w:lang w:val="en-GB"/>
          </w:rPr>
          <w:delText>First</w:delText>
        </w:r>
        <w:r w:rsidR="00754360" w:rsidDel="009A1E0A">
          <w:rPr>
            <w:lang w:val="en-GB"/>
          </w:rPr>
          <w:delText xml:space="preserve"> let’s define </w:delText>
        </w:r>
        <w:r w:rsidR="00F46F53" w:rsidDel="009A1E0A">
          <w:rPr>
            <w:lang w:val="en-GB"/>
          </w:rPr>
          <w:delText xml:space="preserve">a few </w:delText>
        </w:r>
      </w:del>
      <w:r w:rsidR="00F46F53">
        <w:rPr>
          <w:lang w:val="en-GB"/>
        </w:rPr>
        <w:t>words from</w:t>
      </w:r>
      <w:r w:rsidR="00754360">
        <w:rPr>
          <w:lang w:val="en-GB"/>
        </w:rPr>
        <w:t xml:space="preserve"> the title </w:t>
      </w:r>
      <w:commentRangeEnd w:id="1261"/>
      <w:r w:rsidR="008C1561">
        <w:rPr>
          <w:rStyle w:val="Marquedecommentaire"/>
        </w:rPr>
        <w:commentReference w:id="1261"/>
      </w:r>
      <w:r w:rsidR="00754360">
        <w:rPr>
          <w:lang w:val="en-GB"/>
        </w:rPr>
        <w:t>: “microsegregations formation during the solidification of peritectic steels</w:t>
      </w:r>
      <w:ins w:id="1263" w:author="DARMANA-LEVERT Corentin (FRA-DTI)" w:date="2023-08-27T15:08:00Z">
        <w:r w:rsidR="007958A1">
          <w:rPr>
            <w:lang w:val="en-GB"/>
          </w:rPr>
          <w:t>”</w:t>
        </w:r>
      </w:ins>
      <w:del w:id="1264" w:author="DARMANA-LEVERT Corentin (FRA-DTI)" w:date="2023-08-27T15:08:00Z">
        <w:r w:rsidR="00754360" w:rsidDel="007958A1">
          <w:rPr>
            <w:lang w:val="en-GB"/>
          </w:rPr>
          <w:delText xml:space="preserve"> “</w:delText>
        </w:r>
      </w:del>
    </w:p>
    <w:p w14:paraId="1169C0A3" w14:textId="03397E31" w:rsidR="00E17CCB" w:rsidRDefault="00AB0378" w:rsidP="00E17CCB">
      <w:pPr>
        <w:rPr>
          <w:lang w:val="en-GB"/>
        </w:rPr>
      </w:pPr>
      <w:moveToRangeStart w:id="1265" w:author="DARMANA-LEVERT Corentin (FRA-DTI)" w:date="2023-08-10T13:16:00Z" w:name="move142565824"/>
      <w:moveTo w:id="1266" w:author="DARMANA-LEVERT Corentin (FRA-DTI)" w:date="2023-08-10T13:16:00Z">
        <w:r>
          <w:rPr>
            <w:lang w:val="en-GB"/>
          </w:rPr>
          <w:t>The etymology of the word peritectic tells us about a phase that melts “easily” (</w:t>
        </w:r>
        <w:proofErr w:type="spellStart"/>
        <w:r w:rsidRPr="00525826">
          <w:t>eútēktos</w:t>
        </w:r>
        <w:proofErr w:type="spellEnd"/>
        <w:r>
          <w:t>)</w:t>
        </w:r>
        <w:r>
          <w:rPr>
            <w:lang w:val="en-GB"/>
          </w:rPr>
          <w:t xml:space="preserve"> around another phase (“peri”), which shows the nature of the peritectic reaction: two phases that melt together at the same temperature.</w:t>
        </w:r>
      </w:moveTo>
      <w:moveToRangeEnd w:id="1265"/>
      <w:ins w:id="1267" w:author="DARMANA-LEVERT Corentin (FRA-DTI)" w:date="2023-08-10T13:16:00Z">
        <w:r>
          <w:rPr>
            <w:lang w:val="en-GB"/>
          </w:rPr>
          <w:t xml:space="preserve"> </w:t>
        </w:r>
      </w:ins>
      <w:r w:rsidR="00E17CCB">
        <w:rPr>
          <w:lang w:val="en-GB"/>
        </w:rPr>
        <w:t>A peritectic steel is a steel which shows a peritectic reaction during cooling. Steel</w:t>
      </w:r>
      <w:r w:rsidR="00754360">
        <w:rPr>
          <w:lang w:val="en-GB"/>
        </w:rPr>
        <w:t>s</w:t>
      </w:r>
      <w:r w:rsidR="00E17CCB">
        <w:rPr>
          <w:lang w:val="en-GB"/>
        </w:rPr>
        <w:t xml:space="preserve"> will exhibit peritectic reaction whenever their carbon content is lower than 0.6%.</w:t>
      </w:r>
    </w:p>
    <w:p w14:paraId="210FE20B" w14:textId="7A3C9282" w:rsidR="00E17CCB" w:rsidRDefault="00E17CCB" w:rsidP="00E17CCB">
      <w:pPr>
        <w:rPr>
          <w:lang w:val="en-GB"/>
        </w:rPr>
      </w:pPr>
      <w:r>
        <w:rPr>
          <w:lang w:val="en-GB"/>
        </w:rPr>
        <w:t xml:space="preserve">Azizi defined three peritectic </w:t>
      </w:r>
      <w:commentRangeStart w:id="1268"/>
      <w:r>
        <w:rPr>
          <w:lang w:val="en-GB"/>
        </w:rPr>
        <w:t>components</w:t>
      </w:r>
      <w:commentRangeEnd w:id="1268"/>
      <w:r w:rsidR="00C93D6F">
        <w:rPr>
          <w:rStyle w:val="Marquedecommentaire"/>
        </w:rPr>
        <w:commentReference w:id="1268"/>
      </w:r>
      <w:r>
        <w:rPr>
          <w:lang w:val="en-GB"/>
        </w:rPr>
        <w:t>: the peritectic reaction and two types of peritectic transformations</w:t>
      </w:r>
      <w:sdt>
        <w:sdtPr>
          <w:rPr>
            <w:lang w:val="en-GB"/>
          </w:rPr>
          <w:id w:val="-1864812122"/>
          <w:citation/>
        </w:sdtPr>
        <w:sdtContent>
          <w:r w:rsidR="00246817">
            <w:rPr>
              <w:lang w:val="en-GB"/>
            </w:rPr>
            <w:fldChar w:fldCharType="begin"/>
          </w:r>
          <w:r w:rsidR="00246817">
            <w:rPr>
              <w:lang w:val="fr-FR"/>
            </w:rPr>
            <w:instrText xml:space="preserve"> CITATION GAz20 \l 1036 </w:instrText>
          </w:r>
          <w:r w:rsidR="00246817">
            <w:rPr>
              <w:lang w:val="en-GB"/>
            </w:rPr>
            <w:fldChar w:fldCharType="separate"/>
          </w:r>
          <w:ins w:id="1269" w:author="DARMANA-LEVERT Corentin (FRA-DTI)" w:date="2023-08-29T11:07:00Z">
            <w:r w:rsidR="00321898">
              <w:rPr>
                <w:noProof/>
                <w:lang w:val="fr-FR"/>
              </w:rPr>
              <w:t xml:space="preserve"> </w:t>
            </w:r>
          </w:ins>
          <w:ins w:id="1270" w:author="DARMANA-LEVERT Corentin (FRA-DTI)" w:date="2023-08-29T11:08:00Z">
            <w:r w:rsidR="00321898" w:rsidRPr="00321898">
              <w:rPr>
                <w:noProof/>
                <w:lang w:val="fr-FR"/>
              </w:rPr>
              <w:t>(9)</w:t>
            </w:r>
          </w:ins>
          <w:del w:id="1271" w:author="DARMANA-LEVERT Corentin (FRA-DTI)" w:date="2023-08-29T08:18:00Z">
            <w:r w:rsidR="00D45538" w:rsidDel="00850BFD">
              <w:rPr>
                <w:noProof/>
                <w:lang w:val="fr-FR"/>
              </w:rPr>
              <w:delText xml:space="preserve"> </w:delText>
            </w:r>
            <w:r w:rsidR="00D45538" w:rsidRPr="00D45538" w:rsidDel="00850BFD">
              <w:rPr>
                <w:noProof/>
                <w:lang w:val="fr-FR"/>
              </w:rPr>
              <w:delText>(9)</w:delText>
            </w:r>
          </w:del>
          <w:r w:rsidR="00246817">
            <w:rPr>
              <w:lang w:val="en-GB"/>
            </w:rPr>
            <w:fldChar w:fldCharType="end"/>
          </w:r>
        </w:sdtContent>
      </w:sdt>
      <w:r>
        <w:rPr>
          <w:lang w:val="en-GB"/>
        </w:rPr>
        <w:t xml:space="preserve">. </w:t>
      </w:r>
      <w:moveFromRangeStart w:id="1272" w:author="DARMANA-LEVERT Corentin (FRA-DTI)" w:date="2023-08-10T13:16:00Z" w:name="move142565824"/>
      <w:moveFrom w:id="1273" w:author="DARMANA-LEVERT Corentin (FRA-DTI)" w:date="2023-08-10T13:16:00Z">
        <w:r w:rsidR="00C93D6F" w:rsidDel="00AB0378">
          <w:rPr>
            <w:lang w:val="en-GB"/>
          </w:rPr>
          <w:t xml:space="preserve">The </w:t>
        </w:r>
        <w:r w:rsidR="00EF41D5" w:rsidDel="00AB0378">
          <w:rPr>
            <w:lang w:val="en-GB"/>
          </w:rPr>
          <w:t>e</w:t>
        </w:r>
        <w:r w:rsidDel="00AB0378">
          <w:rPr>
            <w:lang w:val="en-GB"/>
          </w:rPr>
          <w:t xml:space="preserve">tymology of the word peritectic tells us about </w:t>
        </w:r>
        <w:r w:rsidR="00754360" w:rsidDel="00AB0378">
          <w:rPr>
            <w:lang w:val="en-GB"/>
          </w:rPr>
          <w:t xml:space="preserve">a </w:t>
        </w:r>
        <w:r w:rsidR="00C93D6F" w:rsidDel="00AB0378">
          <w:rPr>
            <w:lang w:val="en-GB"/>
          </w:rPr>
          <w:t>phase</w:t>
        </w:r>
        <w:r w:rsidR="00EF41D5" w:rsidDel="00AB0378">
          <w:rPr>
            <w:lang w:val="en-GB"/>
          </w:rPr>
          <w:t xml:space="preserve"> </w:t>
        </w:r>
        <w:r w:rsidDel="00AB0378">
          <w:rPr>
            <w:lang w:val="en-GB"/>
          </w:rPr>
          <w:t>that melts “easily” (</w:t>
        </w:r>
        <w:r w:rsidRPr="00525826" w:rsidDel="00AB0378">
          <w:t>eútēktos</w:t>
        </w:r>
        <w:r w:rsidDel="00AB0378">
          <w:t>)</w:t>
        </w:r>
        <w:r w:rsidDel="00AB0378">
          <w:rPr>
            <w:lang w:val="en-GB"/>
          </w:rPr>
          <w:t xml:space="preserve"> around </w:t>
        </w:r>
        <w:r w:rsidR="00754360" w:rsidDel="00AB0378">
          <w:rPr>
            <w:lang w:val="en-GB"/>
          </w:rPr>
          <w:t>an</w:t>
        </w:r>
        <w:r w:rsidDel="00AB0378">
          <w:rPr>
            <w:lang w:val="en-GB"/>
          </w:rPr>
          <w:t xml:space="preserve">other </w:t>
        </w:r>
        <w:r w:rsidR="00C93D6F" w:rsidDel="00AB0378">
          <w:rPr>
            <w:lang w:val="en-GB"/>
          </w:rPr>
          <w:t xml:space="preserve">phase </w:t>
        </w:r>
        <w:r w:rsidDel="00AB0378">
          <w:rPr>
            <w:lang w:val="en-GB"/>
          </w:rPr>
          <w:t xml:space="preserve">(“peri”), which shows </w:t>
        </w:r>
        <w:r w:rsidR="00C93D6F" w:rsidDel="00AB0378">
          <w:rPr>
            <w:lang w:val="en-GB"/>
          </w:rPr>
          <w:t>the nature</w:t>
        </w:r>
        <w:r w:rsidDel="00AB0378">
          <w:rPr>
            <w:lang w:val="en-GB"/>
          </w:rPr>
          <w:t xml:space="preserve"> of the peritectic reaction</w:t>
        </w:r>
        <w:r w:rsidR="00C93D6F" w:rsidDel="00AB0378">
          <w:rPr>
            <w:lang w:val="en-GB"/>
          </w:rPr>
          <w:t>: two phases that melt together at the same temperature.</w:t>
        </w:r>
      </w:moveFrom>
      <w:moveFromRangeEnd w:id="1272"/>
    </w:p>
    <w:p w14:paraId="795F75A4" w14:textId="0D54AAB4" w:rsidR="00E17CCB" w:rsidDel="007958A1" w:rsidRDefault="00E17CCB" w:rsidP="00E17CCB">
      <w:pPr>
        <w:rPr>
          <w:del w:id="1274" w:author="DARMANA-LEVERT Corentin (FRA-DTI)" w:date="2023-08-27T15:08:00Z"/>
        </w:rPr>
      </w:pPr>
      <w:r>
        <w:rPr>
          <w:lang w:val="en-GB"/>
        </w:rPr>
        <w:t xml:space="preserve">This reaction is described </w:t>
      </w:r>
      <w:r w:rsidR="00EF41D5">
        <w:rPr>
          <w:lang w:val="en-GB"/>
        </w:rPr>
        <w:t xml:space="preserve">for steels </w:t>
      </w:r>
      <w:r>
        <w:rPr>
          <w:lang w:val="en-GB"/>
        </w:rPr>
        <w:t xml:space="preserve">as </w:t>
      </w:r>
      <m:oMath>
        <m:r>
          <w:rPr>
            <w:rFonts w:ascii="Cambria Math" w:hAnsi="Cambria Math"/>
          </w:rPr>
          <m:t>L+ δ→γ</m:t>
        </m:r>
      </m:oMath>
      <w:r>
        <w:t>, meaning that a</w:t>
      </w:r>
      <w:ins w:id="1275" w:author="DARMANA-LEVERT Corentin (FRA-DTI)" w:date="2023-08-11T10:32:00Z">
        <w:r w:rsidR="007679B0">
          <w:t xml:space="preserve"> </w:t>
        </w:r>
      </w:ins>
      <w:del w:id="1276" w:author="DARMANA-LEVERT Corentin (FRA-DTI)" w:date="2023-08-11T10:32:00Z">
        <w:r w:rsidDel="007679B0">
          <w:delText xml:space="preserve"> </w:delText>
        </w:r>
        <w:commentRangeStart w:id="1277"/>
        <w:commentRangeStart w:id="1278"/>
        <w:r w:rsidDel="007679B0">
          <w:delText xml:space="preserve">mushy </w:delText>
        </w:r>
        <w:commentRangeEnd w:id="1277"/>
        <w:r w:rsidR="00C93D6F" w:rsidDel="007679B0">
          <w:rPr>
            <w:rStyle w:val="Marquedecommentaire"/>
          </w:rPr>
          <w:commentReference w:id="1277"/>
        </w:r>
        <w:commentRangeEnd w:id="1278"/>
        <w:r w:rsidR="00AB0378" w:rsidDel="007679B0">
          <w:rPr>
            <w:rStyle w:val="Marquedecommentaire"/>
          </w:rPr>
          <w:commentReference w:id="1278"/>
        </w:r>
      </w:del>
      <w:r>
        <w:t xml:space="preserve">zone made of liquid and ferrite will transform into austenite. </w:t>
      </w:r>
      <w:commentRangeStart w:id="1279"/>
      <w:commentRangeStart w:id="1280"/>
      <w:r>
        <w:t xml:space="preserve">Azizi further </w:t>
      </w:r>
      <w:r w:rsidR="00EF41D5">
        <w:t xml:space="preserve">explains </w:t>
      </w:r>
      <w:r>
        <w:t xml:space="preserve">that the peritectic reaction mechanism was the formation of an austenite layer around the ferritic dendrite, in a liquid </w:t>
      </w:r>
      <w:r w:rsidR="00EF41D5">
        <w:t>medium</w:t>
      </w:r>
      <w:r>
        <w:t xml:space="preserve">. This mechanism is shown in </w:t>
      </w:r>
      <w:r w:rsidR="005B5B57">
        <w:fldChar w:fldCharType="begin"/>
      </w:r>
      <w:r w:rsidR="005B5B57">
        <w:instrText xml:space="preserve"> REF _Ref133416906 \h </w:instrText>
      </w:r>
      <w:r w:rsidR="005B5B57">
        <w:fldChar w:fldCharType="separate"/>
      </w:r>
      <w:ins w:id="1281" w:author="DARMANA-LEVERT Corentin (FRA-DTI)" w:date="2023-08-29T11:08:00Z">
        <w:r w:rsidR="00321898">
          <w:t xml:space="preserve">Figure </w:t>
        </w:r>
        <w:r w:rsidR="00321898">
          <w:rPr>
            <w:noProof/>
          </w:rPr>
          <w:t>16</w:t>
        </w:r>
      </w:ins>
      <w:del w:id="1282" w:author="DARMANA-LEVERT Corentin (FRA-DTI)" w:date="2023-08-10T14:38:00Z">
        <w:r w:rsidR="00AF685A" w:rsidDel="00D97C1E">
          <w:delText xml:space="preserve">Figure </w:delText>
        </w:r>
        <w:r w:rsidR="00AF685A" w:rsidDel="00D97C1E">
          <w:rPr>
            <w:noProof/>
          </w:rPr>
          <w:delText>18</w:delText>
        </w:r>
      </w:del>
      <w:r w:rsidR="005B5B57">
        <w:fldChar w:fldCharType="end"/>
      </w:r>
      <w:r w:rsidR="00EF41D5">
        <w:t>.</w:t>
      </w:r>
      <w:commentRangeEnd w:id="1279"/>
      <w:r w:rsidR="00EF41D5">
        <w:rPr>
          <w:rStyle w:val="Marquedecommentaire"/>
        </w:rPr>
        <w:commentReference w:id="1279"/>
      </w:r>
      <w:commentRangeEnd w:id="1280"/>
      <w:r w:rsidR="000D1369">
        <w:rPr>
          <w:rStyle w:val="Marquedecommentaire"/>
        </w:rPr>
        <w:commentReference w:id="1280"/>
      </w:r>
    </w:p>
    <w:p w14:paraId="128899B5" w14:textId="77777777" w:rsidR="00EF41D5" w:rsidRDefault="00EF41D5" w:rsidP="00E17CCB"/>
    <w:p w14:paraId="5E3116E0" w14:textId="05F688B8" w:rsidR="00E17CCB" w:rsidRDefault="00E17CCB" w:rsidP="00E17CCB">
      <w:r>
        <w:t xml:space="preserve">The two </w:t>
      </w:r>
      <w:commentRangeStart w:id="1283"/>
      <w:r w:rsidR="00EF41D5">
        <w:t xml:space="preserve">steps </w:t>
      </w:r>
      <w:commentRangeEnd w:id="1283"/>
      <w:r w:rsidR="00EF41D5">
        <w:rPr>
          <w:rStyle w:val="Marquedecommentaire"/>
        </w:rPr>
        <w:commentReference w:id="1283"/>
      </w:r>
      <w:r w:rsidR="00EF41D5">
        <w:t xml:space="preserve">of the </w:t>
      </w:r>
      <w:r>
        <w:t>peritectic transformations are described as</w:t>
      </w:r>
      <m:oMath>
        <m:r>
          <w:rPr>
            <w:rFonts w:ascii="Cambria Math" w:hAnsi="Cambria Math"/>
          </w:rPr>
          <m:t xml:space="preserve"> δ→γ</m:t>
        </m:r>
      </m:oMath>
      <w:r>
        <w:t xml:space="preserve"> (</w:t>
      </w:r>
      <m:oMath>
        <m:r>
          <w:rPr>
            <w:rFonts w:ascii="Cambria Math" w:hAnsi="Cambria Math"/>
          </w:rPr>
          <m:t>γ1</m:t>
        </m:r>
      </m:oMath>
      <w:r>
        <w:t>)</w:t>
      </w:r>
      <w:r w:rsidR="00876E0F">
        <w:t xml:space="preserve"> </w:t>
      </w:r>
      <w:r>
        <w:t xml:space="preserve">and </w:t>
      </w:r>
      <m:oMath>
        <m:r>
          <w:rPr>
            <w:rFonts w:ascii="Cambria Math" w:hAnsi="Cambria Math"/>
          </w:rPr>
          <m:t>L→γ</m:t>
        </m:r>
      </m:oMath>
      <w:r>
        <w:t xml:space="preserve"> (</w:t>
      </w:r>
      <m:oMath>
        <m:r>
          <w:rPr>
            <w:rFonts w:ascii="Cambria Math" w:hAnsi="Cambria Math"/>
          </w:rPr>
          <m:t>γ2</m:t>
        </m:r>
      </m:oMath>
      <w:r>
        <w:t>). They are different from the peritectic reaction since they take place when the austenite layer has formed around the ferritic dendrite.</w:t>
      </w:r>
    </w:p>
    <w:p w14:paraId="1C478AC9" w14:textId="73A425A8" w:rsidR="00E17CCB" w:rsidRDefault="00E17CCB" w:rsidP="00E17CCB">
      <w:pPr>
        <w:rPr>
          <w:ins w:id="1284" w:author="MARCEAUX DIT CLEMENT Arthur (FRA-DTI)" w:date="2023-07-19T14:59:00Z"/>
        </w:rPr>
      </w:pPr>
      <w:r>
        <w:t xml:space="preserve">Then, the </w:t>
      </w:r>
      <m:oMath>
        <m:r>
          <w:del w:id="1285" w:author="MARCEAUX DIT CLEMENT Arthur (FRA-DTI)" w:date="2023-08-18T10:44:00Z">
            <w:rPr>
              <w:rFonts w:ascii="Cambria Math" w:hAnsi="Cambria Math"/>
            </w:rPr>
            <m:t>gamma</m:t>
          </w:del>
        </m:r>
        <m:r>
          <w:ins w:id="1286" w:author="MARCEAUX DIT CLEMENT Arthur (FRA-DTI)" w:date="2023-08-18T10:44:00Z">
            <w:rPr>
              <w:rFonts w:ascii="Cambria Math" w:hAnsi="Cambria Math"/>
            </w:rPr>
            <m:t>γ</m:t>
          </w:ins>
        </m:r>
      </m:oMath>
      <w:r>
        <w:t xml:space="preserve"> layer grows in both direction</w:t>
      </w:r>
      <w:r w:rsidR="002E65FC">
        <w:t>s</w:t>
      </w:r>
      <w:r w:rsidR="00EF41D5">
        <w:t xml:space="preserve"> </w:t>
      </w:r>
      <w:r w:rsidR="002E65FC">
        <w:t>leading to</w:t>
      </w:r>
      <w:r w:rsidR="00EF41D5">
        <w:t xml:space="preserve"> two sides </w:t>
      </w:r>
      <w:r w:rsidR="002E65FC">
        <w:t>undergoing a</w:t>
      </w:r>
      <w:r w:rsidR="00EF41D5">
        <w:t xml:space="preserve"> peritectic transformation</w:t>
      </w:r>
      <w:r>
        <w:t xml:space="preserve">: </w:t>
      </w:r>
      <w:r w:rsidR="00EF41D5">
        <w:t xml:space="preserve">towards </w:t>
      </w:r>
      <w:r>
        <w:t>the center of the dendrite, where ferrite will transform in austenite (</w:t>
      </w:r>
      <m:oMath>
        <m:r>
          <w:rPr>
            <w:rFonts w:ascii="Cambria Math" w:hAnsi="Cambria Math"/>
          </w:rPr>
          <m:t>γ1</m:t>
        </m:r>
      </m:oMath>
      <w:r>
        <w:t>) and outward</w:t>
      </w:r>
      <w:ins w:id="1287" w:author="MARCEAUX DIT CLEMENT Arthur (FRA-DTI)" w:date="2023-07-19T14:58:00Z">
        <w:r w:rsidR="00EF41D5">
          <w:t>s</w:t>
        </w:r>
      </w:ins>
      <w:r>
        <w:t>, where liquid will yield austenite</w:t>
      </w:r>
      <w:ins w:id="1288" w:author="MARCEAUX DIT CLEMENT Arthur (FRA-DTI)" w:date="2023-07-19T14:59:00Z">
        <w:r w:rsidR="00EF41D5">
          <w:t xml:space="preserve"> </w:t>
        </w:r>
      </w:ins>
      <w:del w:id="1289" w:author="MARCEAUX DIT CLEMENT Arthur (FRA-DTI)" w:date="2023-07-19T14:59:00Z">
        <w:r w:rsidDel="00EF41D5">
          <w:delText xml:space="preserve">. </w:delText>
        </w:r>
      </w:del>
      <w:r>
        <w:t>(</w:t>
      </w:r>
      <m:oMath>
        <m:r>
          <w:rPr>
            <w:rFonts w:ascii="Cambria Math" w:hAnsi="Cambria Math"/>
          </w:rPr>
          <m:t>γ2</m:t>
        </m:r>
      </m:oMath>
      <w:r>
        <w:t>)</w:t>
      </w:r>
      <w:ins w:id="1290" w:author="MARCEAUX DIT CLEMENT Arthur (FRA-DTI)" w:date="2023-07-19T14:59:00Z">
        <w:r w:rsidR="00EF41D5">
          <w:t>.</w:t>
        </w:r>
      </w:ins>
      <w:r>
        <w:t xml:space="preserve"> Even though these transformations occur concurrently, they exhibit different rate</w:t>
      </w:r>
      <w:r w:rsidR="00876E0F">
        <w:t>s</w:t>
      </w:r>
      <w:r>
        <w:t xml:space="preserve"> of transformation</w:t>
      </w:r>
      <w:r w:rsidR="00876E0F">
        <w:t xml:space="preserve"> </w:t>
      </w:r>
      <w:r>
        <w:t>and energy barriers, hence why it is important to distinguish them.</w:t>
      </w:r>
    </w:p>
    <w:p w14:paraId="71240742" w14:textId="77777777" w:rsidR="00EF41D5" w:rsidRDefault="00EF41D5" w:rsidP="00E17CCB"/>
    <w:p w14:paraId="43CE089C" w14:textId="77777777" w:rsidR="005B5B57" w:rsidRDefault="00E17CCB" w:rsidP="005B5B57">
      <w:pPr>
        <w:keepNext/>
        <w:spacing w:before="0" w:after="0"/>
        <w:jc w:val="center"/>
      </w:pPr>
      <w:commentRangeStart w:id="1291"/>
      <w:r w:rsidRPr="004C04E2">
        <w:rPr>
          <w:noProof/>
        </w:rPr>
        <w:drawing>
          <wp:inline distT="0" distB="0" distL="0" distR="0" wp14:anchorId="0CD91B4D" wp14:editId="7FF91536">
            <wp:extent cx="1929130" cy="198818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60637" t="-1" b="-3"/>
                    <a:stretch/>
                  </pic:blipFill>
                  <pic:spPr bwMode="auto">
                    <a:xfrm>
                      <a:off x="0" y="0"/>
                      <a:ext cx="1931573" cy="1990703"/>
                    </a:xfrm>
                    <a:prstGeom prst="rect">
                      <a:avLst/>
                    </a:prstGeom>
                    <a:noFill/>
                    <a:ln>
                      <a:noFill/>
                    </a:ln>
                    <a:extLst>
                      <a:ext uri="{53640926-AAD7-44D8-BBD7-CCE9431645EC}">
                        <a14:shadowObscured xmlns:a14="http://schemas.microsoft.com/office/drawing/2010/main"/>
                      </a:ext>
                    </a:extLst>
                  </pic:spPr>
                </pic:pic>
              </a:graphicData>
            </a:graphic>
          </wp:inline>
        </w:drawing>
      </w:r>
      <w:commentRangeEnd w:id="1291"/>
      <w:r w:rsidR="00EF41D5">
        <w:rPr>
          <w:rStyle w:val="Marquedecommentaire"/>
        </w:rPr>
        <w:commentReference w:id="1291"/>
      </w:r>
    </w:p>
    <w:p w14:paraId="3FA69C97" w14:textId="0E291D53" w:rsidR="00E17CCB" w:rsidRDefault="005B5B57" w:rsidP="005B5B57">
      <w:pPr>
        <w:pStyle w:val="Lgende"/>
      </w:pPr>
      <w:bookmarkStart w:id="1292" w:name="_Ref133416906"/>
      <w:bookmarkStart w:id="1293" w:name="_Toc144199776"/>
      <w:r>
        <w:t xml:space="preserve">Figure </w:t>
      </w:r>
      <w:fldSimple w:instr=" SEQ Figure \* ARABIC ">
        <w:ins w:id="1294" w:author="DARMANA-LEVERT Corentin (FRA-DTI)" w:date="2023-08-29T11:08:00Z">
          <w:r w:rsidR="00321898">
            <w:rPr>
              <w:noProof/>
            </w:rPr>
            <w:t>16</w:t>
          </w:r>
        </w:ins>
        <w:del w:id="1295" w:author="DARMANA-LEVERT Corentin (FRA-DTI)" w:date="2023-08-10T14:38:00Z">
          <w:r w:rsidR="00AF685A" w:rsidDel="00D97C1E">
            <w:rPr>
              <w:noProof/>
            </w:rPr>
            <w:delText>18</w:delText>
          </w:r>
        </w:del>
      </w:fldSimple>
      <w:bookmarkEnd w:id="1292"/>
      <w:r>
        <w:t xml:space="preserve"> : Peritectic reaction and peritectic transformations mechanisms</w:t>
      </w:r>
      <w:bookmarkEnd w:id="1293"/>
    </w:p>
    <w:p w14:paraId="4EBD91BC" w14:textId="77777777" w:rsidR="00876E0F" w:rsidRPr="00876E0F" w:rsidRDefault="00876E0F" w:rsidP="00876E0F"/>
    <w:p w14:paraId="75D21AC7" w14:textId="135CD9F4" w:rsidR="00E17CCB" w:rsidRDefault="00E17CCB" w:rsidP="00E17CCB">
      <w:pPr>
        <w:spacing w:before="0" w:after="0"/>
        <w:rPr>
          <w:ins w:id="1296" w:author="DARMANA-LEVERT Corentin (FRA-DTI)" w:date="2023-08-29T11:10:00Z"/>
        </w:rPr>
      </w:pPr>
      <w:commentRangeStart w:id="1297"/>
      <w:r>
        <w:t xml:space="preserve">Studying microsegregations formation in peritectic steels </w:t>
      </w:r>
      <w:del w:id="1298" w:author="DARMANA-LEVERT Corentin (FRA-DTI)" w:date="2023-08-27T15:06:00Z">
        <w:r w:rsidDel="007958A1">
          <w:delText xml:space="preserve">showed </w:delText>
        </w:r>
      </w:del>
      <w:ins w:id="1299" w:author="DARMANA-LEVERT Corentin (FRA-DTI)" w:date="2023-08-27T15:06:00Z">
        <w:r w:rsidR="007958A1">
          <w:t>was of</w:t>
        </w:r>
      </w:ins>
      <w:del w:id="1300" w:author="DARMANA-LEVERT Corentin (FRA-DTI)" w:date="2023-08-27T15:06:00Z">
        <w:r w:rsidDel="007958A1">
          <w:delText>an</w:delText>
        </w:r>
      </w:del>
      <w:r>
        <w:t xml:space="preserve"> interest because most of </w:t>
      </w:r>
      <w:ins w:id="1301" w:author="MARCEAUX DIT CLEMENT Arthur (FRA-DTI)" w:date="2023-08-18T10:46:00Z">
        <w:r w:rsidR="00761BD9">
          <w:t xml:space="preserve">low-alloy steels used in Framatome activities solidify following a peritectic </w:t>
        </w:r>
      </w:ins>
      <w:del w:id="1302" w:author="MARCEAUX DIT CLEMENT Arthur (FRA-DTI)" w:date="2023-08-18T10:46:00Z">
        <w:r w:rsidDel="00761BD9">
          <w:delText>FRAMATOME steels are peritectic</w:delText>
        </w:r>
        <w:commentRangeEnd w:id="1297"/>
        <w:r w:rsidR="002E65FC" w:rsidDel="00761BD9">
          <w:rPr>
            <w:rStyle w:val="Marquedecommentaire"/>
          </w:rPr>
          <w:commentReference w:id="1297"/>
        </w:r>
      </w:del>
      <w:ins w:id="1303" w:author="MARCEAUX DIT CLEMENT Arthur (FRA-DTI)" w:date="2023-08-18T10:47:00Z">
        <w:r w:rsidR="00761BD9">
          <w:t>scheme</w:t>
        </w:r>
      </w:ins>
      <w:r>
        <w:t xml:space="preserve">. </w:t>
      </w:r>
      <w:commentRangeStart w:id="1304"/>
      <w:ins w:id="1305" w:author="MARCEAUX DIT CLEMENT Arthur (FRA-DTI)" w:date="2023-08-18T10:50:00Z">
        <w:r w:rsidR="00761BD9">
          <w:t xml:space="preserve">They are also most likely representative of how mesosegregations appear. Mesosegregations being </w:t>
        </w:r>
      </w:ins>
      <w:ins w:id="1306" w:author="MARCEAUX DIT CLEMENT Arthur (FRA-DTI)" w:date="2023-08-18T10:51:00Z">
        <w:r w:rsidR="00761BD9">
          <w:t xml:space="preserve">detrimental to mechanical properties, it is therefore of utmost importance to understand how microsegregations take place during solidification. </w:t>
        </w:r>
      </w:ins>
      <w:commentRangeStart w:id="1307"/>
      <w:commentRangeStart w:id="1308"/>
      <w:del w:id="1309" w:author="MARCEAUX DIT CLEMENT Arthur (FRA-DTI)" w:date="2023-08-18T10:51:00Z">
        <w:r w:rsidDel="00761BD9">
          <w:delText>Unfortunately, this kind of reaction consists in one of the likeliest situations in which segregations would form</w:delText>
        </w:r>
      </w:del>
      <w:ins w:id="1310" w:author="DARMANA-LEVERT Corentin (FRA-DTI)" w:date="2023-08-10T13:25:00Z">
        <w:del w:id="1311" w:author="MARCEAUX DIT CLEMENT Arthur (FRA-DTI)" w:date="2023-08-18T10:51:00Z">
          <w:r w:rsidR="00B16B9B" w:rsidDel="00761BD9">
            <w:delText xml:space="preserve"> at the mesoscale, where they have the most negative impact on mechanical properties</w:delText>
          </w:r>
        </w:del>
      </w:ins>
      <w:del w:id="1312" w:author="MARCEAUX DIT CLEMENT Arthur (FRA-DTI)" w:date="2023-08-18T10:51:00Z">
        <w:r w:rsidDel="00761BD9">
          <w:delText>. Indeed, 3</w:delText>
        </w:r>
      </w:del>
      <w:ins w:id="1313" w:author="MARCEAUX DIT CLEMENT Arthur (FRA-DTI)" w:date="2023-08-18T10:51:00Z">
        <w:r w:rsidR="00761BD9">
          <w:t>Three</w:t>
        </w:r>
      </w:ins>
      <w:r>
        <w:t xml:space="preserve"> different mechanisms in a peritectic steel are responsible for segregation formation</w:t>
      </w:r>
      <w:commentRangeEnd w:id="1304"/>
      <w:r w:rsidR="00761BD9">
        <w:rPr>
          <w:rStyle w:val="Marquedecommentaire"/>
        </w:rPr>
        <w:commentReference w:id="1304"/>
      </w:r>
      <w:r>
        <w:t>.</w:t>
      </w:r>
      <w:commentRangeEnd w:id="1307"/>
      <w:r w:rsidR="002E65FC">
        <w:rPr>
          <w:rStyle w:val="Marquedecommentaire"/>
        </w:rPr>
        <w:commentReference w:id="1307"/>
      </w:r>
      <w:commentRangeEnd w:id="1308"/>
      <w:r w:rsidR="001E4A33">
        <w:rPr>
          <w:rStyle w:val="Marquedecommentaire"/>
        </w:rPr>
        <w:commentReference w:id="1308"/>
      </w:r>
    </w:p>
    <w:p w14:paraId="6C2233CA" w14:textId="77777777" w:rsidR="00953079" w:rsidRDefault="00953079" w:rsidP="00E17CCB">
      <w:pPr>
        <w:spacing w:before="0" w:after="0"/>
      </w:pPr>
    </w:p>
    <w:p w14:paraId="185A40E7" w14:textId="77056DAD" w:rsidR="00E17CCB" w:rsidRDefault="00E17CCB" w:rsidP="00E17CCB">
      <w:pPr>
        <w:spacing w:before="0" w:after="0"/>
        <w:rPr>
          <w:ins w:id="1314" w:author="MARCEAUX DIT CLEMENT Arthur (FRA-DTI)" w:date="2023-07-19T17:01:00Z"/>
        </w:rPr>
      </w:pPr>
    </w:p>
    <w:p w14:paraId="264D89A6" w14:textId="1430A514" w:rsidR="002E65FC" w:rsidRPr="001E4A33" w:rsidDel="007A531C" w:rsidRDefault="002E65FC" w:rsidP="00E17CCB">
      <w:pPr>
        <w:spacing w:before="0" w:after="0"/>
        <w:rPr>
          <w:del w:id="1315" w:author="DARMANA-LEVERT Corentin (FRA-DTI)" w:date="2023-08-10T13:44:00Z"/>
          <w:i/>
          <w:iCs/>
        </w:rPr>
      </w:pPr>
      <w:del w:id="1316" w:author="DARMANA-LEVERT Corentin (FRA-DTI)" w:date="2023-08-10T13:44:00Z">
        <w:r w:rsidDel="007A531C">
          <w:rPr>
            <w:i/>
            <w:iCs/>
          </w:rPr>
          <w:lastRenderedPageBreak/>
          <w:delText>Diffusion</w:delText>
        </w:r>
      </w:del>
    </w:p>
    <w:p w14:paraId="59789417" w14:textId="2A783B1F" w:rsidR="00E17CCB" w:rsidDel="007A531C" w:rsidRDefault="00E17CCB" w:rsidP="00E17CCB">
      <w:pPr>
        <w:spacing w:before="0" w:after="0"/>
        <w:rPr>
          <w:del w:id="1317" w:author="DARMANA-LEVERT Corentin (FRA-DTI)" w:date="2023-08-10T13:44:00Z"/>
        </w:rPr>
      </w:pPr>
      <w:del w:id="1318" w:author="DARMANA-LEVERT Corentin (FRA-DTI)" w:date="2023-08-10T13:44:00Z">
        <w:r w:rsidDel="007A531C">
          <w:delText xml:space="preserve">Atom mobility </w:delText>
        </w:r>
        <w:r w:rsidR="002E65FC" w:rsidDel="007A531C">
          <w:delText>refers to</w:delText>
        </w:r>
        <w:r w:rsidDel="007A531C">
          <w:delText xml:space="preserve"> the motion that atoms exhibit throughout out the volume to minimize chemical potentials. </w:delText>
        </w:r>
        <w:commentRangeStart w:id="1319"/>
        <w:commentRangeStart w:id="1320"/>
        <w:r w:rsidDel="007A531C">
          <w:delText xml:space="preserve">In most simple binary steels, atom mobility is </w:delText>
        </w:r>
        <w:r w:rsidR="00876E0F" w:rsidDel="007A531C">
          <w:delText xml:space="preserve">the </w:delText>
        </w:r>
        <w:r w:rsidDel="007A531C">
          <w:delText xml:space="preserve">chemical diffusion which is when gradients of chemical potentials are exclusively linked to chemical gradients. In that case, atoms will move to homogenize chemical concentrations. </w:delText>
        </w:r>
        <w:commentRangeEnd w:id="1319"/>
        <w:r w:rsidR="002E65FC" w:rsidDel="007A531C">
          <w:rPr>
            <w:rStyle w:val="Marquedecommentaire"/>
          </w:rPr>
          <w:commentReference w:id="1319"/>
        </w:r>
        <w:commentRangeEnd w:id="1320"/>
        <w:r w:rsidR="002A15B7" w:rsidDel="007A531C">
          <w:rPr>
            <w:rStyle w:val="Marquedecommentaire"/>
          </w:rPr>
          <w:commentReference w:id="1320"/>
        </w:r>
      </w:del>
    </w:p>
    <w:p w14:paraId="01D61CB6" w14:textId="28D6BD28" w:rsidR="00E17CCB" w:rsidDel="007A531C" w:rsidRDefault="00E17CCB" w:rsidP="00E17CCB">
      <w:pPr>
        <w:spacing w:before="0" w:after="0"/>
        <w:rPr>
          <w:del w:id="1321" w:author="DARMANA-LEVERT Corentin (FRA-DTI)" w:date="2023-08-10T13:44:00Z"/>
        </w:rPr>
      </w:pPr>
      <w:del w:id="1322" w:author="DARMANA-LEVERT Corentin (FRA-DTI)" w:date="2023-08-10T13:44:00Z">
        <w:r w:rsidDel="007A531C">
          <w:delText>In other cases, atom mobility can be contrary to the homogenization of chemical gradients like this would be the case in the Darken experiment, further explained in the DICTRA part of this report.</w:delText>
        </w:r>
      </w:del>
    </w:p>
    <w:p w14:paraId="0E182A3E" w14:textId="512366D8" w:rsidR="00E17CCB" w:rsidDel="007A531C" w:rsidRDefault="00E17CCB" w:rsidP="00E17CCB">
      <w:pPr>
        <w:spacing w:before="0" w:after="0"/>
        <w:rPr>
          <w:del w:id="1323" w:author="DARMANA-LEVERT Corentin (FRA-DTI)" w:date="2023-08-10T13:44:00Z"/>
        </w:rPr>
      </w:pPr>
    </w:p>
    <w:p w14:paraId="501941E0" w14:textId="291123D9" w:rsidR="00E17CCB" w:rsidDel="007A531C" w:rsidRDefault="002E65FC" w:rsidP="00E17CCB">
      <w:pPr>
        <w:spacing w:before="0" w:after="0"/>
        <w:rPr>
          <w:del w:id="1324" w:author="DARMANA-LEVERT Corentin (FRA-DTI)" w:date="2023-08-10T13:44:00Z"/>
        </w:rPr>
      </w:pPr>
      <w:del w:id="1325" w:author="DARMANA-LEVERT Corentin (FRA-DTI)" w:date="2023-08-10T13:44:00Z">
        <w:r w:rsidDel="007A531C">
          <w:delText>Diffusion is therefore</w:delText>
        </w:r>
        <w:r w:rsidR="00E17CCB" w:rsidDel="007A531C">
          <w:delText xml:space="preserve"> needed in order to reduce chemical segregations through the homogenization of chemical gradients. It is a problem though whenever it </w:delText>
        </w:r>
        <w:r w:rsidR="00876E0F" w:rsidDel="007A531C">
          <w:delText>cannot</w:delText>
        </w:r>
        <w:r w:rsidR="00E17CCB" w:rsidDel="007A531C">
          <w:delText xml:space="preserve"> take place and chemical gradients are frozen, symptomatic of insufficiently low diffusions rates.</w:delText>
        </w:r>
      </w:del>
    </w:p>
    <w:p w14:paraId="74010570" w14:textId="351B649C" w:rsidR="00E17CCB" w:rsidDel="007A531C" w:rsidRDefault="00E17CCB" w:rsidP="00E17CCB">
      <w:pPr>
        <w:spacing w:before="0" w:after="0"/>
        <w:rPr>
          <w:ins w:id="1326" w:author="MARCEAUX DIT CLEMENT Arthur (FRA-DTI)" w:date="2023-07-19T17:05:00Z"/>
          <w:del w:id="1327" w:author="DARMANA-LEVERT Corentin (FRA-DTI)" w:date="2023-08-10T13:44:00Z"/>
        </w:rPr>
      </w:pPr>
      <w:del w:id="1328" w:author="DARMANA-LEVERT Corentin (FRA-DTI)" w:date="2023-08-10T13:44:00Z">
        <w:r w:rsidDel="007A531C">
          <w:delText>These low diffusion rates are mainly caused in 2 situations: solid state diffusion or low temperature diffusion.</w:delText>
        </w:r>
      </w:del>
    </w:p>
    <w:p w14:paraId="532C909F" w14:textId="76EF91A8" w:rsidR="003E0364" w:rsidDel="007A531C" w:rsidRDefault="003E0364" w:rsidP="00E17CCB">
      <w:pPr>
        <w:spacing w:before="0" w:after="0"/>
        <w:rPr>
          <w:del w:id="1329" w:author="DARMANA-LEVERT Corentin (FRA-DTI)" w:date="2023-08-10T13:44:00Z"/>
        </w:rPr>
      </w:pPr>
    </w:p>
    <w:p w14:paraId="663A9C6F" w14:textId="28CF8D9A" w:rsidR="00E17CCB" w:rsidDel="007A531C" w:rsidRDefault="00E17CCB" w:rsidP="00E17CCB">
      <w:pPr>
        <w:spacing w:before="0" w:after="0"/>
        <w:rPr>
          <w:ins w:id="1330" w:author="MARCEAUX DIT CLEMENT Arthur (FRA-DTI)" w:date="2023-07-19T17:05:00Z"/>
          <w:del w:id="1331" w:author="DARMANA-LEVERT Corentin (FRA-DTI)" w:date="2023-08-10T13:44:00Z"/>
        </w:rPr>
      </w:pPr>
      <w:del w:id="1332" w:author="DARMANA-LEVERT Corentin (FRA-DTI)" w:date="2023-08-10T13:44:00Z">
        <w:r w:rsidDel="007A531C">
          <w:delText xml:space="preserve">Liquid state diffusion is considered to be </w:delText>
        </w:r>
      </w:del>
      <w:commentRangeStart w:id="1333"/>
      <w:del w:id="1334" w:author="DARMANA-LEVERT Corentin (FRA-DTI)" w:date="2023-08-10T13:39:00Z">
        <w:r w:rsidDel="00153072">
          <w:delText xml:space="preserve">1000 </w:delText>
        </w:r>
      </w:del>
      <w:commentRangeEnd w:id="1333"/>
      <w:del w:id="1335" w:author="DARMANA-LEVERT Corentin (FRA-DTI)" w:date="2023-08-10T13:44:00Z">
        <w:r w:rsidR="003E0364" w:rsidDel="007A531C">
          <w:rPr>
            <w:rStyle w:val="Marquedecommentaire"/>
          </w:rPr>
          <w:commentReference w:id="1333"/>
        </w:r>
        <w:r w:rsidDel="007A531C">
          <w:delText xml:space="preserve">faster than solid state diffusion. This is because in the solid state, atoms motion </w:delText>
        </w:r>
        <w:r w:rsidR="00876E0F" w:rsidDel="007A531C">
          <w:delText>has got</w:delText>
        </w:r>
        <w:r w:rsidDel="007A531C">
          <w:delText xml:space="preserve"> reduced degrees of freedom of motion</w:delText>
        </w:r>
      </w:del>
      <w:ins w:id="1336" w:author="MARCEAUX DIT CLEMENT Arthur (FRA-DTI)" w:date="2023-07-19T17:07:00Z">
        <w:del w:id="1337" w:author="DARMANA-LEVERT Corentin (FRA-DTI)" w:date="2023-08-10T13:44:00Z">
          <w:r w:rsidR="003E0364" w:rsidDel="007A531C">
            <w:delText>,</w:delText>
          </w:r>
        </w:del>
      </w:ins>
      <w:del w:id="1338" w:author="DARMANA-LEVERT Corentin (FRA-DTI)" w:date="2023-08-10T13:44:00Z">
        <w:r w:rsidDel="007A531C">
          <w:delText xml:space="preserve"> since the lattice interstitial and substitutional sites are the only places</w:delText>
        </w:r>
        <w:r w:rsidR="003E0364" w:rsidDel="007A531C">
          <w:delText xml:space="preserve"> to which</w:delText>
        </w:r>
        <w:r w:rsidDel="007A531C">
          <w:delText xml:space="preserve"> atoms can travel. Elements such as carbon, manganese or chrome will occupy these sites. The energy demand </w:delText>
        </w:r>
      </w:del>
      <w:ins w:id="1339" w:author="MARCEAUX DIT CLEMENT Arthur (FRA-DTI)" w:date="2023-07-19T17:08:00Z">
        <w:del w:id="1340" w:author="DARMANA-LEVERT Corentin (FRA-DTI)" w:date="2023-08-10T13:42:00Z">
          <w:r w:rsidR="003E0364" w:rsidDel="003E6C59">
            <w:delText xml:space="preserve">barrier to overcome </w:delText>
          </w:r>
        </w:del>
      </w:ins>
      <w:del w:id="1341" w:author="DARMANA-LEVERT Corentin (FRA-DTI)" w:date="2023-08-10T13:44:00Z">
        <w:r w:rsidDel="007A531C">
          <w:delText xml:space="preserve">to move them in order to make diffusion possible is higher because atoms are bonded by a strong metallic or ionic bond </w:delText>
        </w:r>
        <w:r w:rsidR="00930B14" w:rsidDel="007A531C">
          <w:delText>in a</w:delText>
        </w:r>
        <w:r w:rsidDel="007A531C">
          <w:delText xml:space="preserve"> crystal lattice. This results in really weak values of diffusion rates. In the liquid state,</w:delText>
        </w:r>
      </w:del>
      <w:ins w:id="1342" w:author="MARCEAUX DIT CLEMENT Arthur (FRA-DTI)" w:date="2023-07-19T17:06:00Z">
        <w:del w:id="1343" w:author="DARMANA-LEVERT Corentin (FRA-DTI)" w:date="2023-08-10T13:44:00Z">
          <w:r w:rsidR="003E0364" w:rsidDel="007A531C">
            <w:delText xml:space="preserve"> however,</w:delText>
          </w:r>
        </w:del>
      </w:ins>
      <w:del w:id="1344" w:author="DARMANA-LEVERT Corentin (FRA-DTI)" w:date="2023-08-10T13:44:00Z">
        <w:r w:rsidDel="007A531C">
          <w:delText xml:space="preserve"> atoms are not organized in a lattice and can therefore move in </w:delText>
        </w:r>
        <w:r w:rsidR="00876E0F" w:rsidDel="007A531C">
          <w:delText>many</w:delText>
        </w:r>
        <w:r w:rsidDel="007A531C">
          <w:delText xml:space="preserve"> more directions. </w:delText>
        </w:r>
        <w:commentRangeStart w:id="1345"/>
        <w:r w:rsidDel="007A531C">
          <w:delText xml:space="preserve">Moreover, atoms in the liquid are held together by weak Van Der Walls bonds, meaning the energy </w:delText>
        </w:r>
        <w:r w:rsidR="003E0364" w:rsidDel="007A531C">
          <w:delText xml:space="preserve">barrier to overcome </w:delText>
        </w:r>
        <w:r w:rsidDel="007A531C">
          <w:delText xml:space="preserve">demand to move an atom </w:delText>
        </w:r>
        <w:commentRangeStart w:id="1346"/>
        <w:r w:rsidDel="007A531C">
          <w:delText xml:space="preserve">from another </w:delText>
        </w:r>
        <w:commentRangeEnd w:id="1346"/>
        <w:r w:rsidR="003E0364" w:rsidDel="007A531C">
          <w:rPr>
            <w:rStyle w:val="Marquedecommentaire"/>
          </w:rPr>
          <w:commentReference w:id="1346"/>
        </w:r>
        <w:r w:rsidDel="007A531C">
          <w:delText>will be drastically lowered.</w:delText>
        </w:r>
        <w:commentRangeEnd w:id="1345"/>
        <w:r w:rsidR="003E0364" w:rsidDel="007A531C">
          <w:rPr>
            <w:rStyle w:val="Marquedecommentaire"/>
          </w:rPr>
          <w:commentReference w:id="1345"/>
        </w:r>
      </w:del>
    </w:p>
    <w:p w14:paraId="57A94408" w14:textId="3D78145A" w:rsidR="003E0364" w:rsidDel="007A531C" w:rsidRDefault="003E0364" w:rsidP="00E17CCB">
      <w:pPr>
        <w:spacing w:before="0" w:after="0"/>
        <w:rPr>
          <w:del w:id="1347" w:author="DARMANA-LEVERT Corentin (FRA-DTI)" w:date="2023-08-10T13:44:00Z"/>
        </w:rPr>
      </w:pPr>
    </w:p>
    <w:p w14:paraId="20A0A90E" w14:textId="132D915F" w:rsidR="00242870" w:rsidDel="007A531C" w:rsidRDefault="003E0364" w:rsidP="00242870">
      <w:pPr>
        <w:spacing w:before="0" w:after="0"/>
        <w:rPr>
          <w:del w:id="1348" w:author="DARMANA-LEVERT Corentin (FRA-DTI)" w:date="2023-08-10T13:44:00Z"/>
        </w:rPr>
      </w:pPr>
      <w:del w:id="1349" w:author="DARMANA-LEVERT Corentin (FRA-DTI)" w:date="2023-08-10T13:44:00Z">
        <w:r w:rsidDel="007A531C">
          <w:delText>Finally, d</w:delText>
        </w:r>
        <w:r w:rsidR="00E17CCB" w:rsidDel="007A531C">
          <w:delText xml:space="preserve">iffusion is a temperature activated phenomenon. Diffusion increases with temperature according to the Arrhenius law as follows : </w:delText>
        </w:r>
      </w:del>
      <m:oMath>
        <m:sSubSup>
          <m:sSubSupPr>
            <m:ctrlPr>
              <w:del w:id="1350" w:author="DARMANA-LEVERT Corentin (FRA-DTI)" w:date="2023-08-10T13:44:00Z">
                <w:rPr>
                  <w:rFonts w:ascii="Cambria Math" w:hAnsi="Cambria Math"/>
                  <w:i/>
                </w:rPr>
              </w:del>
            </m:ctrlPr>
          </m:sSubSupPr>
          <m:e>
            <m:r>
              <w:del w:id="1351" w:author="DARMANA-LEVERT Corentin (FRA-DTI)" w:date="2023-08-10T13:44:00Z">
                <w:rPr>
                  <w:rFonts w:ascii="Cambria Math" w:hAnsi="Cambria Math"/>
                </w:rPr>
                <m:t>D</m:t>
              </w:del>
            </m:r>
          </m:e>
          <m:sub>
            <m:r>
              <w:del w:id="1352" w:author="DARMANA-LEVERT Corentin (FRA-DTI)" w:date="2023-08-10T13:44:00Z">
                <w:rPr>
                  <w:rFonts w:ascii="Cambria Math" w:hAnsi="Cambria Math"/>
                </w:rPr>
                <m:t>i</m:t>
              </w:del>
            </m:r>
          </m:sub>
          <m:sup>
            <m:r>
              <w:del w:id="1353" w:author="DARMANA-LEVERT Corentin (FRA-DTI)" w:date="2023-08-10T13:44:00Z">
                <w:rPr>
                  <w:rFonts w:ascii="Cambria Math" w:hAnsi="Cambria Math"/>
                </w:rPr>
                <m:t>φ</m:t>
              </w:del>
            </m:r>
          </m:sup>
        </m:sSubSup>
        <m:r>
          <w:del w:id="1354" w:author="DARMANA-LEVERT Corentin (FRA-DTI)" w:date="2023-08-10T13:44:00Z">
            <w:rPr>
              <w:rFonts w:ascii="Cambria Math" w:hAnsi="Cambria Math"/>
            </w:rPr>
            <m:t>=</m:t>
          </w:del>
        </m:r>
        <m:sSub>
          <m:sSubPr>
            <m:ctrlPr>
              <w:del w:id="1355" w:author="DARMANA-LEVERT Corentin (FRA-DTI)" w:date="2023-08-10T13:44:00Z">
                <w:rPr>
                  <w:rFonts w:ascii="Cambria Math" w:hAnsi="Cambria Math"/>
                  <w:i/>
                </w:rPr>
              </w:del>
            </m:ctrlPr>
          </m:sSubPr>
          <m:e>
            <m:r>
              <w:del w:id="1356" w:author="DARMANA-LEVERT Corentin (FRA-DTI)" w:date="2023-08-10T13:44:00Z">
                <w:rPr>
                  <w:rFonts w:ascii="Cambria Math" w:hAnsi="Cambria Math"/>
                </w:rPr>
                <m:t>D</m:t>
              </w:del>
            </m:r>
          </m:e>
          <m:sub>
            <m:r>
              <w:del w:id="1357" w:author="DARMANA-LEVERT Corentin (FRA-DTI)" w:date="2023-08-10T13:44:00Z">
                <w:rPr>
                  <w:rFonts w:ascii="Cambria Math" w:hAnsi="Cambria Math"/>
                </w:rPr>
                <m:t>0</m:t>
              </w:del>
            </m:r>
          </m:sub>
        </m:sSub>
        <m:sSup>
          <m:sSupPr>
            <m:ctrlPr>
              <w:del w:id="1358" w:author="DARMANA-LEVERT Corentin (FRA-DTI)" w:date="2023-08-10T13:44:00Z">
                <w:rPr>
                  <w:rFonts w:ascii="Cambria Math" w:eastAsiaTheme="minorEastAsia" w:hAnsi="Cambria Math"/>
                  <w:i/>
                </w:rPr>
              </w:del>
            </m:ctrlPr>
          </m:sSupPr>
          <m:e>
            <m:r>
              <w:del w:id="1359" w:author="DARMANA-LEVERT Corentin (FRA-DTI)" w:date="2023-08-10T13:44:00Z">
                <w:rPr>
                  <w:rFonts w:ascii="Cambria Math" w:eastAsiaTheme="minorEastAsia" w:hAnsi="Cambria Math"/>
                </w:rPr>
                <m:t>e</m:t>
              </w:del>
            </m:r>
          </m:e>
          <m:sup>
            <m:box>
              <m:boxPr>
                <m:ctrlPr>
                  <w:del w:id="1360" w:author="DARMANA-LEVERT Corentin (FRA-DTI)" w:date="2023-08-10T13:44:00Z">
                    <w:rPr>
                      <w:rFonts w:ascii="Cambria Math" w:eastAsiaTheme="minorEastAsia" w:hAnsi="Cambria Math"/>
                      <w:i/>
                    </w:rPr>
                  </w:del>
                </m:ctrlPr>
              </m:boxPr>
              <m:e>
                <m:argPr>
                  <m:argSz m:val="-1"/>
                </m:argPr>
                <m:f>
                  <m:fPr>
                    <m:ctrlPr>
                      <w:del w:id="1361" w:author="DARMANA-LEVERT Corentin (FRA-DTI)" w:date="2023-08-10T13:44:00Z">
                        <w:rPr>
                          <w:rFonts w:ascii="Cambria Math" w:eastAsiaTheme="minorEastAsia" w:hAnsi="Cambria Math"/>
                          <w:i/>
                        </w:rPr>
                      </w:del>
                    </m:ctrlPr>
                  </m:fPr>
                  <m:num>
                    <m:r>
                      <w:del w:id="1362" w:author="DARMANA-LEVERT Corentin (FRA-DTI)" w:date="2023-08-10T13:44:00Z">
                        <w:rPr>
                          <w:rFonts w:ascii="Cambria Math" w:eastAsiaTheme="minorEastAsia" w:hAnsi="Cambria Math"/>
                        </w:rPr>
                        <m:t>-Ea</m:t>
                      </w:del>
                    </m:r>
                  </m:num>
                  <m:den>
                    <m:r>
                      <w:del w:id="1363" w:author="DARMANA-LEVERT Corentin (FRA-DTI)" w:date="2023-08-10T13:44:00Z">
                        <w:rPr>
                          <w:rFonts w:ascii="Cambria Math" w:eastAsiaTheme="minorEastAsia" w:hAnsi="Cambria Math"/>
                        </w:rPr>
                        <m:t>RT</m:t>
                      </w:del>
                    </m:r>
                  </m:den>
                </m:f>
              </m:e>
            </m:box>
          </m:sup>
        </m:sSup>
      </m:oMath>
      <w:del w:id="1364" w:author="DARMANA-LEVERT Corentin (FRA-DTI)" w:date="2023-08-10T13:44:00Z">
        <w:r w:rsidR="00E17CCB" w:rsidDel="007A531C">
          <w:delText>. Solid state corresponds to lower temperature than that of the liquid state in steels. Thus, low temperature is an aggravating factor when it comes to diffusion in the solid state.</w:delText>
        </w:r>
        <w:r w:rsidR="00242870" w:rsidRPr="00242870" w:rsidDel="007A531C">
          <w:delText xml:space="preserve"> </w:delText>
        </w:r>
        <w:r w:rsidR="00242870" w:rsidDel="007A531C">
          <w:delText>Diffusion, when not fast enough, can then result in the formation of persistent segregations, whether it be at the micro or macroscale.</w:delText>
        </w:r>
      </w:del>
    </w:p>
    <w:p w14:paraId="71904D2D" w14:textId="4E8249EA" w:rsidR="00E17CCB" w:rsidDel="00E90218" w:rsidRDefault="00E17CCB" w:rsidP="00E17CCB">
      <w:pPr>
        <w:spacing w:before="0" w:after="0"/>
        <w:rPr>
          <w:ins w:id="1365" w:author="MARCEAUX DIT CLEMENT Arthur (FRA-DTI)" w:date="2023-07-19T17:10:00Z"/>
          <w:del w:id="1366" w:author="DARMANA-LEVERT Corentin (FRA-DTI)" w:date="2023-08-10T13:42:00Z"/>
        </w:rPr>
      </w:pPr>
    </w:p>
    <w:p w14:paraId="1D2B2166" w14:textId="562EB4F7" w:rsidR="003E0364" w:rsidDel="007A531C" w:rsidRDefault="003E0364" w:rsidP="00E17CCB">
      <w:pPr>
        <w:spacing w:before="0" w:after="0"/>
        <w:rPr>
          <w:ins w:id="1367" w:author="MARCEAUX DIT CLEMENT Arthur (FRA-DTI)" w:date="2023-07-19T17:11:00Z"/>
          <w:del w:id="1368" w:author="DARMANA-LEVERT Corentin (FRA-DTI)" w:date="2023-08-10T13:44:00Z"/>
        </w:rPr>
      </w:pPr>
    </w:p>
    <w:p w14:paraId="4AA3A34D" w14:textId="10A5200C" w:rsidR="003E0364" w:rsidDel="007A531C" w:rsidRDefault="003E0364" w:rsidP="00E17CCB">
      <w:pPr>
        <w:spacing w:before="0" w:after="0"/>
        <w:rPr>
          <w:del w:id="1369" w:author="DARMANA-LEVERT Corentin (FRA-DTI)" w:date="2023-08-10T13:44:00Z"/>
        </w:rPr>
      </w:pPr>
      <w:del w:id="1370" w:author="DARMANA-LEVERT Corentin (FRA-DTI)" w:date="2023-08-10T13:44:00Z">
        <w:r w:rsidDel="007A531C">
          <w:delText>Considering these elements, it appears that even though microsegregations are, by nature, a driving force for diffusion, temperature is not high enough during forging operations and heat treatments to allow for homogenization to</w:delText>
        </w:r>
        <w:r w:rsidR="00242870" w:rsidDel="007A531C">
          <w:delText xml:space="preserve"> take place</w:delText>
        </w:r>
        <w:r w:rsidDel="007A531C">
          <w:delText xml:space="preserve">. Therefore, segregations cannot be erased during the manufacturing sequence of the parts. It is thus of prime importance to understand what causes these segregations during solidification, since </w:delText>
        </w:r>
        <w:r w:rsidR="00242870" w:rsidDel="007A531C">
          <w:delText>the</w:delText>
        </w:r>
        <w:r w:rsidDel="007A531C">
          <w:delText xml:space="preserve"> levels of action are very limited once they are in place. </w:delText>
        </w:r>
      </w:del>
    </w:p>
    <w:p w14:paraId="02E16DD8" w14:textId="29CB3125" w:rsidR="00E17CCB" w:rsidDel="007A531C" w:rsidRDefault="00E17CCB" w:rsidP="00E17CCB">
      <w:pPr>
        <w:spacing w:before="0" w:after="0"/>
        <w:rPr>
          <w:ins w:id="1371" w:author="MARCEAUX DIT CLEMENT Arthur (FRA-DTI)" w:date="2023-07-19T17:15:00Z"/>
          <w:del w:id="1372" w:author="DARMANA-LEVERT Corentin (FRA-DTI)" w:date="2023-08-10T13:44:00Z"/>
        </w:rPr>
      </w:pPr>
    </w:p>
    <w:p w14:paraId="3B36E081" w14:textId="14D01357" w:rsidR="00242870" w:rsidRPr="00437634" w:rsidRDefault="00242870" w:rsidP="00E17CCB">
      <w:pPr>
        <w:spacing w:before="0" w:after="0"/>
        <w:rPr>
          <w:i/>
          <w:iCs/>
        </w:rPr>
      </w:pPr>
      <w:r>
        <w:rPr>
          <w:i/>
          <w:iCs/>
        </w:rPr>
        <w:t>Partitioning</w:t>
      </w:r>
    </w:p>
    <w:p w14:paraId="72F56168" w14:textId="5DDE11B6" w:rsidR="00242870" w:rsidRDefault="00E17CCB" w:rsidP="00E17CCB">
      <w:commentRangeStart w:id="1373"/>
      <w:del w:id="1374" w:author="DARMANA-LEVERT Corentin (FRA-DTI)" w:date="2023-08-10T13:43:00Z">
        <w:r w:rsidDel="00437634">
          <w:delText>Another reason</w:delText>
        </w:r>
      </w:del>
      <w:ins w:id="1375" w:author="DARMANA-LEVERT Corentin (FRA-DTI)" w:date="2023-08-10T13:43:00Z">
        <w:r w:rsidR="00437634">
          <w:t>The main reason wh</w:t>
        </w:r>
        <w:r w:rsidR="00FB7A91">
          <w:t>y</w:t>
        </w:r>
      </w:ins>
      <w:r>
        <w:t xml:space="preserve"> </w:t>
      </w:r>
      <w:commentRangeEnd w:id="1373"/>
      <w:r w:rsidR="00242870">
        <w:rPr>
          <w:rStyle w:val="Marquedecommentaire"/>
        </w:rPr>
        <w:commentReference w:id="1373"/>
      </w:r>
      <w:r>
        <w:t>microsegregations</w:t>
      </w:r>
      <w:ins w:id="1376" w:author="DARMANA-LEVERT Corentin (FRA-DTI)" w:date="2023-08-13T11:51:00Z">
        <w:r w:rsidR="00411034">
          <w:t xml:space="preserve"> </w:t>
        </w:r>
      </w:ins>
      <w:del w:id="1377" w:author="DARMANA-LEVERT Corentin (FRA-DTI)" w:date="2023-08-10T13:43:00Z">
        <w:r w:rsidDel="005C6A9B">
          <w:delText xml:space="preserve"> </w:delText>
        </w:r>
        <w:r w:rsidDel="002300F6">
          <w:delText xml:space="preserve">can </w:delText>
        </w:r>
      </w:del>
      <w:r>
        <w:t xml:space="preserve">form is the partition coefficient of </w:t>
      </w:r>
      <w:del w:id="1378" w:author="MARCEAUX DIT CLEMENT Arthur (FRA-DTI)" w:date="2023-08-18T10:47:00Z">
        <w:r w:rsidDel="00761BD9">
          <w:delText xml:space="preserve">an </w:delText>
        </w:r>
      </w:del>
      <w:r>
        <w:t>element</w:t>
      </w:r>
      <w:ins w:id="1379" w:author="MARCEAUX DIT CLEMENT Arthur (FRA-DTI)" w:date="2023-08-18T10:47:00Z">
        <w:r w:rsidR="00761BD9">
          <w:t>s</w:t>
        </w:r>
      </w:ins>
      <w:r>
        <w:t xml:space="preserve"> between two phases. This is </w:t>
      </w:r>
      <w:del w:id="1380" w:author="MARCEAUX DIT CLEMENT Arthur (FRA-DTI)" w:date="2023-08-18T10:47:00Z">
        <w:r w:rsidDel="00761BD9">
          <w:delText xml:space="preserve">another </w:delText>
        </w:r>
      </w:del>
      <w:ins w:id="1381" w:author="MARCEAUX DIT CLEMENT Arthur (FRA-DTI)" w:date="2023-08-18T10:47:00Z">
        <w:r w:rsidR="00761BD9">
          <w:t xml:space="preserve">a </w:t>
        </w:r>
      </w:ins>
      <w:r>
        <w:t xml:space="preserve">temperature </w:t>
      </w:r>
      <w:r w:rsidR="00876E0F">
        <w:t>dependent</w:t>
      </w:r>
      <w:r>
        <w:t xml:space="preserve"> phenomenon</w:t>
      </w:r>
      <w:ins w:id="1382" w:author="MARCEAUX DIT CLEMENT Arthur (FRA-DTI)" w:date="2023-07-19T17:16:00Z">
        <w:r w:rsidR="00242870">
          <w:t>.</w:t>
        </w:r>
      </w:ins>
      <w:ins w:id="1383" w:author="DARMANA-LEVERT Corentin (FRA-DTI)" w:date="2023-08-13T11:51:00Z">
        <w:r w:rsidR="00411034">
          <w:t xml:space="preserve"> </w:t>
        </w:r>
      </w:ins>
      <w:del w:id="1384" w:author="MARCEAUX DIT CLEMENT Arthur (FRA-DTI)" w:date="2023-07-19T17:16:00Z">
        <w:r w:rsidDel="00242870">
          <w:delText xml:space="preserve"> </w:delText>
        </w:r>
      </w:del>
      <w:r w:rsidR="00242870">
        <w:t>I</w:t>
      </w:r>
      <w:r>
        <w:t xml:space="preserve">t is a function of the </w:t>
      </w:r>
      <w:del w:id="1385" w:author="MARCEAUX DIT CLEMENT Arthur (FRA-DTI)" w:date="2023-08-18T10:52:00Z">
        <w:r w:rsidDel="00761BD9">
          <w:delText>chemical activities</w:delText>
        </w:r>
      </w:del>
      <w:ins w:id="1386" w:author="MARCEAUX DIT CLEMENT Arthur (FRA-DTI)" w:date="2023-08-18T10:52:00Z">
        <w:r w:rsidR="00761BD9">
          <w:t>concentration</w:t>
        </w:r>
      </w:ins>
      <w:ins w:id="1387" w:author="MARCEAUX DIT CLEMENT Arthur (FRA-DTI)" w:date="2023-08-18T10:53:00Z">
        <w:r w:rsidR="00761BD9">
          <w:t xml:space="preserve"> </w:t>
        </w:r>
      </w:ins>
      <m:oMath>
        <m:sSubSup>
          <m:sSubSupPr>
            <m:ctrlPr>
              <w:ins w:id="1388" w:author="MARCEAUX DIT CLEMENT Arthur (FRA-DTI)" w:date="2023-08-18T10:53:00Z">
                <w:rPr>
                  <w:rFonts w:ascii="Cambria Math" w:hAnsi="Cambria Math"/>
                  <w:i/>
                </w:rPr>
              </w:ins>
            </m:ctrlPr>
          </m:sSubSupPr>
          <m:e>
            <m:r>
              <w:ins w:id="1389" w:author="MARCEAUX DIT CLEMENT Arthur (FRA-DTI)" w:date="2023-08-18T10:53:00Z">
                <w:rPr>
                  <w:rFonts w:ascii="Cambria Math" w:hAnsi="Cambria Math"/>
                </w:rPr>
                <m:t>w</m:t>
              </w:ins>
            </m:r>
          </m:e>
          <m:sub>
            <m:r>
              <w:ins w:id="1390" w:author="MARCEAUX DIT CLEMENT Arthur (FRA-DTI)" w:date="2023-08-18T10:53:00Z">
                <w:rPr>
                  <w:rFonts w:ascii="Cambria Math" w:hAnsi="Cambria Math"/>
                </w:rPr>
                <m:t>i</m:t>
              </w:ins>
            </m:r>
          </m:sub>
          <m:sup>
            <m:sSub>
              <m:sSubPr>
                <m:ctrlPr>
                  <w:ins w:id="1391" w:author="MARCEAUX DIT CLEMENT Arthur (FRA-DTI)" w:date="2023-08-18T10:53:00Z">
                    <w:rPr>
                      <w:rFonts w:ascii="Cambria Math" w:hAnsi="Cambria Math"/>
                      <w:i/>
                    </w:rPr>
                  </w:ins>
                </m:ctrlPr>
              </m:sSubPr>
              <m:e>
                <m:r>
                  <w:ins w:id="1392" w:author="MARCEAUX DIT CLEMENT Arthur (FRA-DTI)" w:date="2023-08-18T10:53:00Z">
                    <w:rPr>
                      <w:rFonts w:ascii="Cambria Math" w:hAnsi="Cambria Math"/>
                    </w:rPr>
                    <m:t>ϕ</m:t>
                  </w:ins>
                </m:r>
              </m:e>
              <m:sub>
                <m:r>
                  <w:ins w:id="1393" w:author="MARCEAUX DIT CLEMENT Arthur (FRA-DTI)" w:date="2023-08-18T10:53:00Z">
                    <w:rPr>
                      <w:rFonts w:ascii="Cambria Math" w:hAnsi="Cambria Math"/>
                    </w:rPr>
                    <m:t>X</m:t>
                  </w:ins>
                </m:r>
              </m:sub>
            </m:sSub>
          </m:sup>
        </m:sSubSup>
      </m:oMath>
      <w:r>
        <w:t xml:space="preserve"> of </w:t>
      </w:r>
      <w:del w:id="1394" w:author="MARCEAUX DIT CLEMENT Arthur (FRA-DTI)" w:date="2023-08-18T10:53:00Z">
        <w:r w:rsidDel="00761BD9">
          <w:delText xml:space="preserve">the </w:delText>
        </w:r>
      </w:del>
      <w:ins w:id="1395" w:author="MARCEAUX DIT CLEMENT Arthur (FRA-DTI)" w:date="2023-08-18T10:53:00Z">
        <w:r w:rsidR="00761BD9">
          <w:t xml:space="preserve">an </w:t>
        </w:r>
      </w:ins>
      <w:r>
        <w:t>element</w:t>
      </w:r>
      <w:ins w:id="1396" w:author="MARCEAUX DIT CLEMENT Arthur (FRA-DTI)" w:date="2023-08-18T10:53:00Z">
        <w:r w:rsidR="00761BD9">
          <w:t xml:space="preserve"> </w:t>
        </w:r>
      </w:ins>
      <m:oMath>
        <m:r>
          <w:ins w:id="1397" w:author="MARCEAUX DIT CLEMENT Arthur (FRA-DTI)" w:date="2023-08-18T10:53:00Z">
            <w:rPr>
              <w:rFonts w:ascii="Cambria Math" w:hAnsi="Cambria Math"/>
            </w:rPr>
            <m:t>i</m:t>
          </w:ins>
        </m:r>
      </m:oMath>
      <w:r>
        <w:t xml:space="preserve"> in each considered phase</w:t>
      </w:r>
      <w:ins w:id="1398" w:author="MARCEAUX DIT CLEMENT Arthur (FRA-DTI)" w:date="2023-08-18T10:53:00Z">
        <w:r w:rsidR="00761BD9">
          <w:t xml:space="preserve"> </w:t>
        </w:r>
      </w:ins>
      <m:oMath>
        <m:sSub>
          <m:sSubPr>
            <m:ctrlPr>
              <w:ins w:id="1399" w:author="MARCEAUX DIT CLEMENT Arthur (FRA-DTI)" w:date="2023-08-18T10:53:00Z">
                <w:rPr>
                  <w:rFonts w:ascii="Cambria Math" w:hAnsi="Cambria Math"/>
                  <w:i/>
                </w:rPr>
              </w:ins>
            </m:ctrlPr>
          </m:sSubPr>
          <m:e>
            <m:r>
              <w:ins w:id="1400" w:author="MARCEAUX DIT CLEMENT Arthur (FRA-DTI)" w:date="2023-08-18T10:53:00Z">
                <w:rPr>
                  <w:rFonts w:ascii="Cambria Math" w:hAnsi="Cambria Math"/>
                </w:rPr>
                <m:t>ϕ</m:t>
              </w:ins>
            </m:r>
          </m:e>
          <m:sub>
            <m:r>
              <w:ins w:id="1401" w:author="MARCEAUX DIT CLEMENT Arthur (FRA-DTI)" w:date="2023-08-18T10:53:00Z">
                <w:rPr>
                  <w:rFonts w:ascii="Cambria Math" w:hAnsi="Cambria Math"/>
                </w:rPr>
                <m:t>A</m:t>
              </w:ins>
            </m:r>
          </m:sub>
        </m:sSub>
      </m:oMath>
      <w:ins w:id="1402" w:author="MARCEAUX DIT CLEMENT Arthur (FRA-DTI)" w:date="2023-08-18T10:53:00Z">
        <w:r w:rsidR="00761BD9">
          <w:t xml:space="preserve"> and </w:t>
        </w:r>
      </w:ins>
      <m:oMath>
        <m:sSub>
          <m:sSubPr>
            <m:ctrlPr>
              <w:ins w:id="1403" w:author="MARCEAUX DIT CLEMENT Arthur (FRA-DTI)" w:date="2023-08-18T10:53:00Z">
                <w:rPr>
                  <w:rFonts w:ascii="Cambria Math" w:hAnsi="Cambria Math"/>
                  <w:i/>
                </w:rPr>
              </w:ins>
            </m:ctrlPr>
          </m:sSubPr>
          <m:e>
            <m:r>
              <w:ins w:id="1404" w:author="MARCEAUX DIT CLEMENT Arthur (FRA-DTI)" w:date="2023-08-18T10:53:00Z">
                <w:rPr>
                  <w:rFonts w:ascii="Cambria Math" w:hAnsi="Cambria Math"/>
                </w:rPr>
                <m:t>ϕ</m:t>
              </w:ins>
            </m:r>
          </m:e>
          <m:sub>
            <m:r>
              <w:ins w:id="1405" w:author="MARCEAUX DIT CLEMENT Arthur (FRA-DTI)" w:date="2023-08-18T10:53:00Z">
                <w:rPr>
                  <w:rFonts w:ascii="Cambria Math" w:hAnsi="Cambria Math"/>
                </w:rPr>
                <m:t>B</m:t>
              </w:ins>
            </m:r>
          </m:sub>
        </m:sSub>
      </m:oMath>
      <w:ins w:id="1406" w:author="MARCEAUX DIT CLEMENT Arthur (FRA-DTI)" w:date="2023-08-18T10:53:00Z">
        <w:r w:rsidR="00761BD9">
          <w:t xml:space="preserve"> </w:t>
        </w:r>
      </w:ins>
      <w:ins w:id="1407" w:author="MARCEAUX DIT CLEMENT Arthur (FRA-DTI)" w:date="2023-07-19T17:16:00Z">
        <w:r w:rsidR="00242870">
          <w:t>:</w:t>
        </w:r>
      </w:ins>
      <w:del w:id="1408" w:author="MARCEAUX DIT CLEMENT Arthur (FRA-DTI)" w:date="2023-07-19T17:16:00Z">
        <w:r w:rsidDel="00242870">
          <w:delText>.</w:delText>
        </w:r>
      </w:del>
    </w:p>
    <w:p w14:paraId="1D3F9897" w14:textId="7639B7BF" w:rsidR="00E17CCB" w:rsidRDefault="00000000">
      <w:pPr>
        <w:jc w:val="center"/>
        <w:rPr>
          <w:rFonts w:cstheme="minorHAnsi"/>
        </w:rPr>
        <w:pPrChange w:id="1409" w:author="MARCEAUX DIT CLEMENT Arthur (FRA-DTI)" w:date="2023-07-19T17:17:00Z">
          <w:pPr/>
        </w:pPrChange>
      </w:pPr>
      <m:oMath>
        <m:sSubSup>
          <m:sSubSupPr>
            <m:ctrlPr>
              <w:del w:id="1410" w:author="MARCEAUX DIT CLEMENT Arthur (FRA-DTI)" w:date="2023-08-18T10:52:00Z">
                <w:rPr>
                  <w:rFonts w:ascii="Cambria Math" w:hAnsi="Cambria Math" w:cstheme="minorHAnsi"/>
                  <w:i/>
                </w:rPr>
              </w:del>
            </m:ctrlPr>
          </m:sSubSupPr>
          <m:e>
            <m:r>
              <w:del w:id="1411" w:author="MARCEAUX DIT CLEMENT Arthur (FRA-DTI)" w:date="2023-08-18T10:52:00Z">
                <w:rPr>
                  <w:rFonts w:ascii="Cambria Math" w:hAnsi="Cambria Math" w:cstheme="minorHAnsi"/>
                </w:rPr>
                <m:t>k</m:t>
              </w:del>
            </m:r>
          </m:e>
          <m:sub>
            <m:r>
              <w:del w:id="1412" w:author="MARCEAUX DIT CLEMENT Arthur (FRA-DTI)" w:date="2023-08-18T10:52:00Z">
                <w:rPr>
                  <w:rFonts w:ascii="Cambria Math" w:hAnsi="Cambria Math" w:cstheme="minorHAnsi"/>
                </w:rPr>
                <m:t>i</m:t>
              </w:del>
            </m:r>
          </m:sub>
          <m:sup>
            <m:r>
              <w:del w:id="1413" w:author="MARCEAUX DIT CLEMENT Arthur (FRA-DTI)" w:date="2023-08-18T10:52:00Z">
                <m:rPr>
                  <m:sty m:val="p"/>
                </m:rPr>
                <w:rPr>
                  <w:rFonts w:ascii="Cambria Math" w:hAnsi="Cambria Math" w:cstheme="minorHAnsi"/>
                </w:rPr>
                <m:t xml:space="preserve">ϕ/θ </m:t>
              </w:del>
            </m:r>
          </m:sup>
        </m:sSubSup>
        <m:d>
          <m:dPr>
            <m:ctrlPr>
              <w:del w:id="1414" w:author="MARCEAUX DIT CLEMENT Arthur (FRA-DTI)" w:date="2023-08-18T10:52:00Z">
                <w:rPr>
                  <w:rFonts w:ascii="Cambria Math" w:hAnsi="Cambria Math" w:cstheme="minorHAnsi"/>
                  <w:i/>
                </w:rPr>
              </w:del>
            </m:ctrlPr>
          </m:dPr>
          <m:e>
            <m:r>
              <w:del w:id="1415" w:author="MARCEAUX DIT CLEMENT Arthur (FRA-DTI)" w:date="2023-08-18T10:52:00Z">
                <w:rPr>
                  <w:rFonts w:ascii="Cambria Math" w:hAnsi="Cambria Math" w:cstheme="minorHAnsi"/>
                </w:rPr>
                <m:t>T</m:t>
              </w:del>
            </m:r>
          </m:e>
        </m:d>
        <m:r>
          <w:del w:id="1416" w:author="MARCEAUX DIT CLEMENT Arthur (FRA-DTI)" w:date="2023-08-18T10:52:00Z">
            <w:rPr>
              <w:rFonts w:ascii="Cambria Math" w:hAnsi="Cambria Math" w:cstheme="minorHAnsi"/>
            </w:rPr>
            <m:t xml:space="preserve">= </m:t>
          </w:del>
        </m:r>
        <m:f>
          <m:fPr>
            <m:ctrlPr>
              <w:del w:id="1417" w:author="MARCEAUX DIT CLEMENT Arthur (FRA-DTI)" w:date="2023-08-18T10:52:00Z">
                <w:rPr>
                  <w:rFonts w:ascii="Cambria Math" w:hAnsi="Cambria Math" w:cstheme="minorHAnsi"/>
                  <w:i/>
                </w:rPr>
              </w:del>
            </m:ctrlPr>
          </m:fPr>
          <m:num>
            <m:sSubSup>
              <m:sSubSupPr>
                <m:ctrlPr>
                  <w:del w:id="1418" w:author="MARCEAUX DIT CLEMENT Arthur (FRA-DTI)" w:date="2023-08-18T10:52:00Z">
                    <w:rPr>
                      <w:rFonts w:ascii="Cambria Math" w:hAnsi="Cambria Math" w:cstheme="minorHAnsi"/>
                      <w:i/>
                    </w:rPr>
                  </w:del>
                </m:ctrlPr>
              </m:sSubSupPr>
              <m:e>
                <m:r>
                  <w:del w:id="1419" w:author="MARCEAUX DIT CLEMENT Arthur (FRA-DTI)" w:date="2023-08-18T10:52:00Z">
                    <w:rPr>
                      <w:rFonts w:ascii="Cambria Math" w:hAnsi="Cambria Math" w:cstheme="minorHAnsi"/>
                    </w:rPr>
                    <m:t>a</m:t>
                  </w:del>
                </m:r>
              </m:e>
              <m:sub>
                <m:r>
                  <w:del w:id="1420" w:author="MARCEAUX DIT CLEMENT Arthur (FRA-DTI)" w:date="2023-08-18T10:52:00Z">
                    <w:rPr>
                      <w:rFonts w:ascii="Cambria Math" w:hAnsi="Cambria Math" w:cstheme="minorHAnsi"/>
                    </w:rPr>
                    <m:t>i</m:t>
                  </w:del>
                </m:r>
              </m:sub>
              <m:sup>
                <m:r>
                  <w:del w:id="1421" w:author="MARCEAUX DIT CLEMENT Arthur (FRA-DTI)" w:date="2023-08-18T10:52:00Z">
                    <m:rPr>
                      <m:sty m:val="p"/>
                    </m:rPr>
                    <w:rPr>
                      <w:rFonts w:ascii="Cambria Math" w:hAnsi="Cambria Math" w:cstheme="minorHAnsi"/>
                    </w:rPr>
                    <m:t>ϕ</m:t>
                  </w:del>
                </m:r>
              </m:sup>
            </m:sSubSup>
          </m:num>
          <m:den>
            <m:sSubSup>
              <m:sSubSupPr>
                <m:ctrlPr>
                  <w:del w:id="1422" w:author="MARCEAUX DIT CLEMENT Arthur (FRA-DTI)" w:date="2023-08-18T10:52:00Z">
                    <w:rPr>
                      <w:rFonts w:ascii="Cambria Math" w:hAnsi="Cambria Math" w:cstheme="minorHAnsi"/>
                      <w:i/>
                    </w:rPr>
                  </w:del>
                </m:ctrlPr>
              </m:sSubSupPr>
              <m:e>
                <m:r>
                  <w:del w:id="1423" w:author="MARCEAUX DIT CLEMENT Arthur (FRA-DTI)" w:date="2023-08-18T10:52:00Z">
                    <w:rPr>
                      <w:rFonts w:ascii="Cambria Math" w:hAnsi="Cambria Math" w:cstheme="minorHAnsi"/>
                    </w:rPr>
                    <m:t>a</m:t>
                  </w:del>
                </m:r>
              </m:e>
              <m:sub>
                <m:r>
                  <w:del w:id="1424" w:author="MARCEAUX DIT CLEMENT Arthur (FRA-DTI)" w:date="2023-08-18T10:52:00Z">
                    <w:rPr>
                      <w:rFonts w:ascii="Cambria Math" w:hAnsi="Cambria Math" w:cstheme="minorHAnsi"/>
                    </w:rPr>
                    <m:t>i</m:t>
                  </w:del>
                </m:r>
              </m:sub>
              <m:sup>
                <m:r>
                  <w:del w:id="1425" w:author="MARCEAUX DIT CLEMENT Arthur (FRA-DTI)" w:date="2023-08-18T10:52:00Z">
                    <m:rPr>
                      <m:sty m:val="p"/>
                    </m:rPr>
                    <w:rPr>
                      <w:rFonts w:ascii="Cambria Math" w:hAnsi="Cambria Math" w:cstheme="minorHAnsi"/>
                    </w:rPr>
                    <m:t xml:space="preserve">θ </m:t>
                  </w:del>
                </m:r>
              </m:sup>
            </m:sSubSup>
          </m:den>
        </m:f>
        <w:commentRangeStart w:id="1426"/>
        <m:sSubSup>
          <m:sSubSupPr>
            <m:ctrlPr>
              <w:ins w:id="1427" w:author="MARCEAUX DIT CLEMENT Arthur (FRA-DTI)" w:date="2023-08-18T10:48:00Z">
                <w:rPr>
                  <w:rFonts w:ascii="Cambria Math" w:hAnsi="Cambria Math" w:cstheme="minorHAnsi"/>
                  <w:i/>
                </w:rPr>
              </w:ins>
            </m:ctrlPr>
          </m:sSubSupPr>
          <m:e>
            <m:r>
              <w:ins w:id="1428" w:author="MARCEAUX DIT CLEMENT Arthur (FRA-DTI)" w:date="2023-08-18T10:48:00Z">
                <w:rPr>
                  <w:rFonts w:ascii="Cambria Math" w:hAnsi="Cambria Math" w:cstheme="minorHAnsi"/>
                </w:rPr>
                <m:t>k</m:t>
              </w:ins>
            </m:r>
          </m:e>
          <m:sub>
            <m:r>
              <w:ins w:id="1429" w:author="MARCEAUX DIT CLEMENT Arthur (FRA-DTI)" w:date="2023-08-18T10:48:00Z">
                <w:rPr>
                  <w:rFonts w:ascii="Cambria Math" w:hAnsi="Cambria Math" w:cstheme="minorHAnsi"/>
                </w:rPr>
                <m:t>i</m:t>
              </w:ins>
            </m:r>
          </m:sub>
          <m:sup>
            <m:sSub>
              <m:sSubPr>
                <m:ctrlPr>
                  <w:ins w:id="1430" w:author="MARCEAUX DIT CLEMENT Arthur (FRA-DTI)" w:date="2023-08-18T10:48:00Z">
                    <w:rPr>
                      <w:rFonts w:ascii="Cambria Math" w:hAnsi="Cambria Math" w:cstheme="minorHAnsi"/>
                    </w:rPr>
                  </w:ins>
                </m:ctrlPr>
              </m:sSubPr>
              <m:e>
                <m:r>
                  <w:ins w:id="1431" w:author="MARCEAUX DIT CLEMENT Arthur (FRA-DTI)" w:date="2023-08-18T10:48:00Z">
                    <m:rPr>
                      <m:sty m:val="p"/>
                    </m:rPr>
                    <w:rPr>
                      <w:rFonts w:ascii="Cambria Math" w:hAnsi="Cambria Math" w:cstheme="minorHAnsi"/>
                    </w:rPr>
                    <m:t>ϕ</m:t>
                  </w:ins>
                </m:r>
              </m:e>
              <m:sub>
                <m:r>
                  <w:ins w:id="1432" w:author="MARCEAUX DIT CLEMENT Arthur (FRA-DTI)" w:date="2023-08-18T10:48:00Z">
                    <w:rPr>
                      <w:rFonts w:ascii="Cambria Math" w:hAnsi="Cambria Math" w:cstheme="minorHAnsi"/>
                    </w:rPr>
                    <m:t>A</m:t>
                  </w:ins>
                </m:r>
              </m:sub>
            </m:sSub>
            <m:r>
              <w:ins w:id="1433" w:author="MARCEAUX DIT CLEMENT Arthur (FRA-DTI)" w:date="2023-08-18T10:48:00Z">
                <m:rPr>
                  <m:sty m:val="p"/>
                </m:rPr>
                <w:rPr>
                  <w:rFonts w:ascii="Cambria Math" w:hAnsi="Cambria Math" w:cstheme="minorHAnsi"/>
                </w:rPr>
                <m:t>/</m:t>
              </w:ins>
            </m:r>
            <m:sSub>
              <m:sSubPr>
                <m:ctrlPr>
                  <w:ins w:id="1434" w:author="MARCEAUX DIT CLEMENT Arthur (FRA-DTI)" w:date="2023-08-18T10:48:00Z">
                    <w:rPr>
                      <w:rFonts w:ascii="Cambria Math" w:hAnsi="Cambria Math" w:cstheme="minorHAnsi"/>
                    </w:rPr>
                  </w:ins>
                </m:ctrlPr>
              </m:sSubPr>
              <m:e>
                <m:r>
                  <w:ins w:id="1435" w:author="MARCEAUX DIT CLEMENT Arthur (FRA-DTI)" w:date="2023-08-18T10:48:00Z">
                    <m:rPr>
                      <m:sty m:val="p"/>
                    </m:rPr>
                    <w:rPr>
                      <w:rFonts w:ascii="Cambria Math" w:hAnsi="Cambria Math" w:cstheme="minorHAnsi"/>
                    </w:rPr>
                    <m:t>ϕ</m:t>
                  </w:ins>
                </m:r>
              </m:e>
              <m:sub>
                <m:r>
                  <w:ins w:id="1436" w:author="MARCEAUX DIT CLEMENT Arthur (FRA-DTI)" w:date="2023-08-18T10:48:00Z">
                    <w:rPr>
                      <w:rFonts w:ascii="Cambria Math" w:hAnsi="Cambria Math" w:cstheme="minorHAnsi"/>
                    </w:rPr>
                    <m:t>B</m:t>
                  </w:ins>
                </m:r>
              </m:sub>
            </m:sSub>
            <m:r>
              <w:ins w:id="1437" w:author="MARCEAUX DIT CLEMENT Arthur (FRA-DTI)" w:date="2023-08-18T10:48:00Z">
                <m:rPr>
                  <m:sty m:val="p"/>
                </m:rPr>
                <w:rPr>
                  <w:rFonts w:ascii="Cambria Math" w:hAnsi="Cambria Math" w:cstheme="minorHAnsi"/>
                </w:rPr>
                <m:t xml:space="preserve"> </m:t>
              </w:ins>
            </m:r>
          </m:sup>
        </m:sSubSup>
        <m:d>
          <m:dPr>
            <m:ctrlPr>
              <w:ins w:id="1438" w:author="MARCEAUX DIT CLEMENT Arthur (FRA-DTI)" w:date="2023-08-18T10:48:00Z">
                <w:rPr>
                  <w:rFonts w:ascii="Cambria Math" w:hAnsi="Cambria Math" w:cstheme="minorHAnsi"/>
                  <w:i/>
                </w:rPr>
              </w:ins>
            </m:ctrlPr>
          </m:dPr>
          <m:e>
            <m:r>
              <w:ins w:id="1439" w:author="MARCEAUX DIT CLEMENT Arthur (FRA-DTI)" w:date="2023-08-18T10:48:00Z">
                <w:rPr>
                  <w:rFonts w:ascii="Cambria Math" w:hAnsi="Cambria Math" w:cstheme="minorHAnsi"/>
                </w:rPr>
                <m:t>T</m:t>
              </w:ins>
            </m:r>
          </m:e>
        </m:d>
        <m:r>
          <w:ins w:id="1440" w:author="MARCEAUX DIT CLEMENT Arthur (FRA-DTI)" w:date="2023-08-18T10:48:00Z">
            <w:rPr>
              <w:rFonts w:ascii="Cambria Math" w:hAnsi="Cambria Math" w:cstheme="minorHAnsi"/>
            </w:rPr>
            <m:t>=</m:t>
          </w:ins>
        </m:r>
        <m:f>
          <m:fPr>
            <m:ctrlPr>
              <w:ins w:id="1441" w:author="MARCEAUX DIT CLEMENT Arthur (FRA-DTI)" w:date="2023-08-18T10:48:00Z">
                <w:rPr>
                  <w:rFonts w:ascii="Cambria Math" w:hAnsi="Cambria Math" w:cstheme="minorHAnsi"/>
                  <w:i/>
                </w:rPr>
              </w:ins>
            </m:ctrlPr>
          </m:fPr>
          <m:num>
            <m:sSubSup>
              <m:sSubSupPr>
                <m:ctrlPr>
                  <w:ins w:id="1442" w:author="MARCEAUX DIT CLEMENT Arthur (FRA-DTI)" w:date="2023-08-18T10:48:00Z">
                    <w:rPr>
                      <w:rFonts w:ascii="Cambria Math" w:hAnsi="Cambria Math" w:cstheme="minorHAnsi"/>
                      <w:i/>
                    </w:rPr>
                  </w:ins>
                </m:ctrlPr>
              </m:sSubSupPr>
              <m:e>
                <m:r>
                  <w:ins w:id="1443" w:author="MARCEAUX DIT CLEMENT Arthur (FRA-DTI)" w:date="2023-08-18T10:48:00Z">
                    <w:rPr>
                      <w:rFonts w:ascii="Cambria Math" w:hAnsi="Cambria Math" w:cstheme="minorHAnsi"/>
                    </w:rPr>
                    <m:t>w</m:t>
                  </w:ins>
                </m:r>
              </m:e>
              <m:sub>
                <m:r>
                  <w:ins w:id="1444" w:author="MARCEAUX DIT CLEMENT Arthur (FRA-DTI)" w:date="2023-08-18T10:48:00Z">
                    <w:rPr>
                      <w:rFonts w:ascii="Cambria Math" w:hAnsi="Cambria Math" w:cstheme="minorHAnsi"/>
                    </w:rPr>
                    <m:t>i</m:t>
                  </w:ins>
                </m:r>
              </m:sub>
              <m:sup>
                <m:sSub>
                  <m:sSubPr>
                    <m:ctrlPr>
                      <w:ins w:id="1445" w:author="MARCEAUX DIT CLEMENT Arthur (FRA-DTI)" w:date="2023-08-18T10:48:00Z">
                        <w:rPr>
                          <w:rFonts w:ascii="Cambria Math" w:hAnsi="Cambria Math" w:cstheme="minorHAnsi"/>
                          <w:i/>
                        </w:rPr>
                      </w:ins>
                    </m:ctrlPr>
                  </m:sSubPr>
                  <m:e>
                    <m:r>
                      <w:ins w:id="1446" w:author="MARCEAUX DIT CLEMENT Arthur (FRA-DTI)" w:date="2023-08-18T10:48:00Z">
                        <w:rPr>
                          <w:rFonts w:ascii="Cambria Math" w:hAnsi="Cambria Math" w:cstheme="minorHAnsi"/>
                        </w:rPr>
                        <m:t>ϕ</m:t>
                      </w:ins>
                    </m:r>
                  </m:e>
                  <m:sub>
                    <m:r>
                      <w:ins w:id="1447" w:author="MARCEAUX DIT CLEMENT Arthur (FRA-DTI)" w:date="2023-08-18T10:48:00Z">
                        <w:rPr>
                          <w:rFonts w:ascii="Cambria Math" w:hAnsi="Cambria Math" w:cstheme="minorHAnsi"/>
                        </w:rPr>
                        <m:t>A</m:t>
                      </w:ins>
                    </m:r>
                  </m:sub>
                </m:sSub>
              </m:sup>
            </m:sSubSup>
            <m:r>
              <w:ins w:id="1448" w:author="MARCEAUX DIT CLEMENT Arthur (FRA-DTI)" w:date="2023-08-18T10:48:00Z">
                <w:rPr>
                  <w:rFonts w:ascii="Cambria Math" w:hAnsi="Cambria Math" w:cstheme="minorHAnsi"/>
                </w:rPr>
                <m:t xml:space="preserve"> </m:t>
              </w:ins>
            </m:r>
          </m:num>
          <m:den>
            <m:sSubSup>
              <m:sSubSupPr>
                <m:ctrlPr>
                  <w:ins w:id="1449" w:author="MARCEAUX DIT CLEMENT Arthur (FRA-DTI)" w:date="2023-08-18T10:48:00Z">
                    <w:rPr>
                      <w:rFonts w:ascii="Cambria Math" w:hAnsi="Cambria Math" w:cstheme="minorHAnsi"/>
                      <w:i/>
                    </w:rPr>
                  </w:ins>
                </m:ctrlPr>
              </m:sSubSupPr>
              <m:e>
                <m:r>
                  <w:ins w:id="1450" w:author="MARCEAUX DIT CLEMENT Arthur (FRA-DTI)" w:date="2023-08-18T10:48:00Z">
                    <w:rPr>
                      <w:rFonts w:ascii="Cambria Math" w:hAnsi="Cambria Math" w:cstheme="minorHAnsi"/>
                    </w:rPr>
                    <m:t>w</m:t>
                  </w:ins>
                </m:r>
              </m:e>
              <m:sub>
                <m:r>
                  <w:ins w:id="1451" w:author="MARCEAUX DIT CLEMENT Arthur (FRA-DTI)" w:date="2023-08-18T10:48:00Z">
                    <w:rPr>
                      <w:rFonts w:ascii="Cambria Math" w:hAnsi="Cambria Math" w:cstheme="minorHAnsi"/>
                    </w:rPr>
                    <m:t>j</m:t>
                  </w:ins>
                </m:r>
              </m:sub>
              <m:sup>
                <m:sSub>
                  <m:sSubPr>
                    <m:ctrlPr>
                      <w:ins w:id="1452" w:author="MARCEAUX DIT CLEMENT Arthur (FRA-DTI)" w:date="2023-08-18T10:48:00Z">
                        <w:rPr>
                          <w:rFonts w:ascii="Cambria Math" w:hAnsi="Cambria Math" w:cstheme="minorHAnsi"/>
                          <w:i/>
                        </w:rPr>
                      </w:ins>
                    </m:ctrlPr>
                  </m:sSubPr>
                  <m:e>
                    <m:r>
                      <w:ins w:id="1453" w:author="MARCEAUX DIT CLEMENT Arthur (FRA-DTI)" w:date="2023-08-18T10:48:00Z">
                        <w:rPr>
                          <w:rFonts w:ascii="Cambria Math" w:hAnsi="Cambria Math" w:cstheme="minorHAnsi"/>
                        </w:rPr>
                        <m:t>ϕ</m:t>
                      </w:ins>
                    </m:r>
                  </m:e>
                  <m:sub>
                    <m:r>
                      <w:ins w:id="1454" w:author="MARCEAUX DIT CLEMENT Arthur (FRA-DTI)" w:date="2023-08-18T10:48:00Z">
                        <w:rPr>
                          <w:rFonts w:ascii="Cambria Math" w:hAnsi="Cambria Math" w:cstheme="minorHAnsi"/>
                        </w:rPr>
                        <m:t>B</m:t>
                      </w:ins>
                    </m:r>
                  </m:sub>
                </m:sSub>
              </m:sup>
            </m:sSubSup>
          </m:den>
        </m:f>
        <w:commentRangeEnd w:id="1426"/>
        <m:r>
          <w:ins w:id="1455" w:author="MARCEAUX DIT CLEMENT Arthur (FRA-DTI)" w:date="2023-08-18T10:48:00Z">
            <m:rPr>
              <m:sty m:val="p"/>
            </m:rPr>
            <w:rPr>
              <w:rStyle w:val="Marquedecommentaire"/>
            </w:rPr>
            <w:commentReference w:id="1426"/>
          </w:ins>
        </m:r>
      </m:oMath>
      <w:del w:id="1456" w:author="MARCEAUX DIT CLEMENT Arthur (FRA-DTI)" w:date="2023-07-19T17:17:00Z">
        <w:r w:rsidR="00E17CCB" w:rsidDel="00242870">
          <w:rPr>
            <w:rFonts w:cstheme="minorHAnsi"/>
          </w:rPr>
          <w:delText>:</w:delText>
        </w:r>
      </w:del>
    </w:p>
    <w:p w14:paraId="2BCD9746" w14:textId="01A556C0" w:rsidR="00E17CCB" w:rsidRDefault="00E17CCB" w:rsidP="00E17CCB">
      <w:pPr>
        <w:rPr>
          <w:rFonts w:cstheme="minorHAnsi"/>
        </w:rPr>
      </w:pPr>
      <w:r>
        <w:rPr>
          <w:rFonts w:cstheme="minorHAnsi"/>
        </w:rPr>
        <w:t xml:space="preserve">This parameter represents the percentage of atoms at the phase boundary that will go the </w:t>
      </w:r>
      <m:oMath>
        <m:sSub>
          <m:sSubPr>
            <m:ctrlPr>
              <w:ins w:id="1457" w:author="MARCEAUX DIT CLEMENT Arthur (FRA-DTI)" w:date="2023-08-18T10:49:00Z">
                <w:rPr>
                  <w:rFonts w:ascii="Cambria Math" w:hAnsi="Cambria Math" w:cstheme="minorHAnsi"/>
                </w:rPr>
              </w:ins>
            </m:ctrlPr>
          </m:sSubPr>
          <m:e>
            <m:r>
              <m:rPr>
                <m:sty m:val="p"/>
              </m:rPr>
              <w:rPr>
                <w:rFonts w:ascii="Cambria Math" w:hAnsi="Cambria Math" w:cstheme="minorHAnsi"/>
              </w:rPr>
              <m:t>ϕ</m:t>
            </m:r>
          </m:e>
          <m:sub>
            <m:r>
              <w:ins w:id="1458" w:author="MARCEAUX DIT CLEMENT Arthur (FRA-DTI)" w:date="2023-08-18T10:49:00Z">
                <m:rPr>
                  <m:sty m:val="p"/>
                </m:rPr>
                <w:rPr>
                  <w:rFonts w:ascii="Cambria Math" w:hAnsi="Cambria Math" w:cstheme="minorHAnsi"/>
                </w:rPr>
                <m:t>A</m:t>
              </w:ins>
            </m:r>
          </m:sub>
        </m:sSub>
      </m:oMath>
      <w:r>
        <w:rPr>
          <w:rFonts w:cstheme="minorHAnsi"/>
        </w:rPr>
        <w:t xml:space="preserve"> phase and the </w:t>
      </w:r>
      <m:oMath>
        <m:sSub>
          <m:sSubPr>
            <m:ctrlPr>
              <w:ins w:id="1459" w:author="MARCEAUX DIT CLEMENT Arthur (FRA-DTI)" w:date="2023-08-18T10:49:00Z">
                <w:rPr>
                  <w:rFonts w:ascii="Cambria Math" w:hAnsi="Cambria Math" w:cstheme="minorHAnsi"/>
                </w:rPr>
              </w:ins>
            </m:ctrlPr>
          </m:sSubPr>
          <m:e>
            <m:r>
              <w:ins w:id="1460" w:author="MARCEAUX DIT CLEMENT Arthur (FRA-DTI)" w:date="2023-08-18T10:49:00Z">
                <m:rPr>
                  <m:sty m:val="p"/>
                </m:rPr>
                <w:rPr>
                  <w:rFonts w:ascii="Cambria Math" w:hAnsi="Cambria Math" w:cstheme="minorHAnsi"/>
                </w:rPr>
                <m:t>ϕ</m:t>
              </w:ins>
            </m:r>
          </m:e>
          <m:sub>
            <m:r>
              <w:ins w:id="1461" w:author="MARCEAUX DIT CLEMENT Arthur (FRA-DTI)" w:date="2023-08-18T10:49:00Z">
                <w:rPr>
                  <w:rFonts w:ascii="Cambria Math" w:hAnsi="Cambria Math" w:cstheme="minorHAnsi"/>
                </w:rPr>
                <m:t>B</m:t>
              </w:ins>
            </m:r>
          </m:sub>
        </m:sSub>
        <m:r>
          <w:del w:id="1462" w:author="MARCEAUX DIT CLEMENT Arthur (FRA-DTI)" w:date="2023-08-18T10:49:00Z">
            <m:rPr>
              <m:sty m:val="p"/>
            </m:rPr>
            <w:rPr>
              <w:rFonts w:ascii="Cambria Math" w:hAnsi="Cambria Math" w:cstheme="minorHAnsi"/>
            </w:rPr>
            <m:t>θ</m:t>
          </w:del>
        </m:r>
      </m:oMath>
      <w:r>
        <w:rPr>
          <w:rFonts w:cstheme="minorHAnsi"/>
        </w:rPr>
        <w:t xml:space="preserve"> phase. If </w:t>
      </w:r>
      <w:r>
        <w:t xml:space="preserve"> </w:t>
      </w:r>
      <m:oMath>
        <m:sSubSup>
          <m:sSubSupPr>
            <m:ctrlPr>
              <w:rPr>
                <w:rFonts w:ascii="Cambria Math" w:hAnsi="Cambria Math" w:cstheme="minorHAnsi"/>
                <w:i/>
              </w:rPr>
            </m:ctrlPr>
          </m:sSubSupPr>
          <m:e>
            <m:r>
              <w:rPr>
                <w:rFonts w:ascii="Cambria Math" w:hAnsi="Cambria Math" w:cstheme="minorHAnsi"/>
              </w:rPr>
              <m:t>k</m:t>
            </m:r>
          </m:e>
          <m:sub>
            <m:r>
              <w:rPr>
                <w:rFonts w:ascii="Cambria Math" w:hAnsi="Cambria Math" w:cstheme="minorHAnsi"/>
              </w:rPr>
              <m:t>i</m:t>
            </m:r>
          </m:sub>
          <m:sup>
            <m:r>
              <w:del w:id="1463" w:author="DARMANA-LEVERT Corentin (FRA-DTI)" w:date="2023-08-27T15:07:00Z">
                <m:rPr>
                  <m:sty m:val="p"/>
                </m:rPr>
                <w:rPr>
                  <w:rFonts w:ascii="Cambria Math" w:hAnsi="Cambria Math" w:cstheme="minorHAnsi"/>
                </w:rPr>
                <m:t>ϕ</m:t>
              </w:del>
            </m:r>
            <m:sSub>
              <m:sSubPr>
                <m:ctrlPr>
                  <w:ins w:id="1464" w:author="DARMANA-LEVERT Corentin (FRA-DTI)" w:date="2023-08-27T15:07:00Z">
                    <w:rPr>
                      <w:rFonts w:ascii="Cambria Math" w:hAnsi="Cambria Math" w:cstheme="minorHAnsi"/>
                    </w:rPr>
                  </w:ins>
                </m:ctrlPr>
              </m:sSubPr>
              <m:e>
                <m:r>
                  <w:ins w:id="1465" w:author="DARMANA-LEVERT Corentin (FRA-DTI)" w:date="2023-08-27T15:07:00Z">
                    <m:rPr>
                      <m:sty m:val="p"/>
                    </m:rPr>
                    <w:rPr>
                      <w:rFonts w:ascii="Cambria Math" w:hAnsi="Cambria Math" w:cstheme="minorHAnsi"/>
                    </w:rPr>
                    <m:t>ϕ</m:t>
                  </w:ins>
                </m:r>
              </m:e>
              <m:sub>
                <m:r>
                  <w:ins w:id="1466" w:author="DARMANA-LEVERT Corentin (FRA-DTI)" w:date="2023-08-27T15:07:00Z">
                    <m:rPr>
                      <m:sty m:val="p"/>
                    </m:rPr>
                    <w:rPr>
                      <w:rFonts w:ascii="Cambria Math" w:hAnsi="Cambria Math" w:cstheme="minorHAnsi"/>
                    </w:rPr>
                    <m:t>A</m:t>
                  </w:ins>
                </m:r>
              </m:sub>
            </m:sSub>
            <m:r>
              <w:ins w:id="1467" w:author="DARMANA-LEVERT Corentin (FRA-DTI)" w:date="2023-08-27T15:07:00Z">
                <m:rPr>
                  <m:sty m:val="p"/>
                </m:rPr>
                <w:rPr>
                  <w:rFonts w:ascii="Cambria Math" w:hAnsi="Cambria Math" w:cstheme="minorHAnsi"/>
                </w:rPr>
                <m:t>/</m:t>
              </w:ins>
            </m:r>
            <m:sSub>
              <m:sSubPr>
                <m:ctrlPr>
                  <w:ins w:id="1468" w:author="DARMANA-LEVERT Corentin (FRA-DTI)" w:date="2023-08-27T15:07:00Z">
                    <w:rPr>
                      <w:rFonts w:ascii="Cambria Math" w:hAnsi="Cambria Math" w:cstheme="minorHAnsi"/>
                    </w:rPr>
                  </w:ins>
                </m:ctrlPr>
              </m:sSubPr>
              <m:e>
                <m:r>
                  <w:ins w:id="1469" w:author="DARMANA-LEVERT Corentin (FRA-DTI)" w:date="2023-08-27T15:07:00Z">
                    <m:rPr>
                      <m:sty m:val="p"/>
                    </m:rPr>
                    <w:rPr>
                      <w:rFonts w:ascii="Cambria Math" w:hAnsi="Cambria Math" w:cstheme="minorHAnsi"/>
                    </w:rPr>
                    <m:t>ϕ</m:t>
                  </w:ins>
                </m:r>
              </m:e>
              <m:sub>
                <m:r>
                  <w:ins w:id="1470" w:author="DARMANA-LEVERT Corentin (FRA-DTI)" w:date="2023-08-27T15:07:00Z">
                    <m:rPr>
                      <m:sty m:val="p"/>
                    </m:rPr>
                    <w:rPr>
                      <w:rFonts w:ascii="Cambria Math" w:hAnsi="Cambria Math" w:cstheme="minorHAnsi"/>
                    </w:rPr>
                    <m:t>B</m:t>
                  </w:ins>
                </m:r>
              </m:sub>
            </m:sSub>
            <m:r>
              <w:del w:id="1471" w:author="DARMANA-LEVERT Corentin (FRA-DTI)" w:date="2023-08-27T15:07:00Z">
                <m:rPr>
                  <m:sty m:val="p"/>
                </m:rPr>
                <w:rPr>
                  <w:rFonts w:ascii="Cambria Math" w:hAnsi="Cambria Math" w:cstheme="minorHAnsi"/>
                </w:rPr>
                <m:t>/θ</m:t>
              </w:del>
            </m:r>
            <m:r>
              <m:rPr>
                <m:sty m:val="p"/>
              </m:rPr>
              <w:rPr>
                <w:rFonts w:ascii="Cambria Math" w:hAnsi="Cambria Math" w:cstheme="minorHAnsi"/>
              </w:rPr>
              <m:t xml:space="preserve"> </m:t>
            </m:r>
          </m:sup>
        </m:sSubSup>
        <m:d>
          <m:dPr>
            <m:ctrlPr>
              <w:rPr>
                <w:rFonts w:ascii="Cambria Math" w:hAnsi="Cambria Math" w:cstheme="minorHAnsi"/>
                <w:i/>
              </w:rPr>
            </m:ctrlPr>
          </m:dPr>
          <m:e>
            <m:r>
              <w:rPr>
                <w:rFonts w:ascii="Cambria Math" w:hAnsi="Cambria Math" w:cstheme="minorHAnsi"/>
              </w:rPr>
              <m:t>T</m:t>
            </m:r>
          </m:e>
        </m:d>
      </m:oMath>
      <w:r>
        <w:t xml:space="preserve"> is greater than one, most of the atoms will be transferred to </w:t>
      </w:r>
      <m:oMath>
        <m:sSub>
          <m:sSubPr>
            <m:ctrlPr>
              <w:ins w:id="1472" w:author="MARCEAUX DIT CLEMENT Arthur (FRA-DTI)" w:date="2023-08-18T10:53:00Z">
                <w:rPr>
                  <w:rFonts w:ascii="Cambria Math" w:hAnsi="Cambria Math" w:cstheme="minorHAnsi"/>
                </w:rPr>
              </w:ins>
            </m:ctrlPr>
          </m:sSubPr>
          <m:e>
            <m:r>
              <m:rPr>
                <m:sty m:val="p"/>
              </m:rPr>
              <w:rPr>
                <w:rFonts w:ascii="Cambria Math" w:hAnsi="Cambria Math" w:cstheme="minorHAnsi"/>
              </w:rPr>
              <m:t>ϕ</m:t>
            </m:r>
          </m:e>
          <m:sub>
            <m:r>
              <w:ins w:id="1473" w:author="MARCEAUX DIT CLEMENT Arthur (FRA-DTI)" w:date="2023-08-18T10:53:00Z">
                <m:rPr>
                  <m:sty m:val="p"/>
                </m:rPr>
                <w:rPr>
                  <w:rFonts w:ascii="Cambria Math" w:hAnsi="Cambria Math" w:cstheme="minorHAnsi"/>
                </w:rPr>
                <m:t>A</m:t>
              </w:ins>
            </m:r>
          </m:sub>
        </m:sSub>
      </m:oMath>
      <w:r>
        <w:t>, should it be lower</w:t>
      </w:r>
      <w:r w:rsidR="00876E0F">
        <w:t xml:space="preserve"> than one,</w:t>
      </w:r>
      <w:r>
        <w:t xml:space="preserve"> </w:t>
      </w:r>
      <w:r>
        <w:rPr>
          <w:rFonts w:cstheme="minorHAnsi"/>
        </w:rPr>
        <w:t xml:space="preserve">the </w:t>
      </w:r>
      <m:oMath>
        <m:sSub>
          <m:sSubPr>
            <m:ctrlPr>
              <w:ins w:id="1474" w:author="MARCEAUX DIT CLEMENT Arthur (FRA-DTI)" w:date="2023-08-18T10:53:00Z">
                <w:rPr>
                  <w:rFonts w:ascii="Cambria Math" w:hAnsi="Cambria Math" w:cstheme="minorHAnsi"/>
                </w:rPr>
              </w:ins>
            </m:ctrlPr>
          </m:sSubPr>
          <m:e>
            <m:r>
              <w:ins w:id="1475" w:author="MARCEAUX DIT CLEMENT Arthur (FRA-DTI)" w:date="2023-08-18T10:53:00Z">
                <m:rPr>
                  <m:sty m:val="p"/>
                </m:rPr>
                <w:rPr>
                  <w:rFonts w:ascii="Cambria Math" w:hAnsi="Cambria Math" w:cstheme="minorHAnsi"/>
                </w:rPr>
                <m:t>ϕ</m:t>
              </w:ins>
            </m:r>
          </m:e>
          <m:sub>
            <m:r>
              <w:ins w:id="1476" w:author="MARCEAUX DIT CLEMENT Arthur (FRA-DTI)" w:date="2023-08-18T10:53:00Z">
                <m:rPr>
                  <m:sty m:val="p"/>
                </m:rPr>
                <w:rPr>
                  <w:rFonts w:ascii="Cambria Math" w:hAnsi="Cambria Math" w:cstheme="minorHAnsi"/>
                </w:rPr>
                <m:t>B</m:t>
              </w:ins>
            </m:r>
          </m:sub>
        </m:sSub>
        <m:r>
          <w:del w:id="1477" w:author="MARCEAUX DIT CLEMENT Arthur (FRA-DTI)" w:date="2023-08-18T10:53:00Z">
            <m:rPr>
              <m:sty m:val="p"/>
            </m:rPr>
            <w:rPr>
              <w:rFonts w:ascii="Cambria Math" w:hAnsi="Cambria Math" w:cstheme="minorHAnsi"/>
            </w:rPr>
            <m:t>θ</m:t>
          </w:del>
        </m:r>
      </m:oMath>
      <w:r>
        <w:rPr>
          <w:rFonts w:cstheme="minorHAnsi"/>
        </w:rPr>
        <w:t xml:space="preserve"> phase would pick up most of the atoms. The closer it is to 1, the fairer the partitioning.</w:t>
      </w:r>
    </w:p>
    <w:p w14:paraId="09312EAD" w14:textId="4D2416E6" w:rsidR="00E17CCB" w:rsidRDefault="00E17CCB" w:rsidP="00E17CCB">
      <w:pPr>
        <w:rPr>
          <w:ins w:id="1478" w:author="DARMANA-LEVERT Corentin (FRA-DTI)" w:date="2023-08-10T14:39:00Z"/>
          <w:rFonts w:cstheme="minorHAnsi"/>
        </w:rPr>
      </w:pPr>
      <w:r>
        <w:rPr>
          <w:rFonts w:cstheme="minorHAnsi"/>
        </w:rPr>
        <w:t>There exist</w:t>
      </w:r>
      <w:ins w:id="1479" w:author="MARCEAUX DIT CLEMENT Arthur (FRA-DTI)" w:date="2023-07-19T17:17:00Z">
        <w:del w:id="1480" w:author="DARMANA-LEVERT Corentin (FRA-DTI)" w:date="2023-08-10T13:45:00Z">
          <w:r w:rsidR="00242870" w:rsidDel="007A531C">
            <w:rPr>
              <w:rFonts w:cstheme="minorHAnsi"/>
            </w:rPr>
            <w:delText>s</w:delText>
          </w:r>
        </w:del>
      </w:ins>
      <w:r>
        <w:rPr>
          <w:rFonts w:cstheme="minorHAnsi"/>
        </w:rPr>
        <w:t xml:space="preserve"> multiple phase boundaries within peritectic steels: austenite/ferrite, liquid/ferrite, liquid/austenite… They all have different partitioning coefficients which also vary with temperature</w:t>
      </w:r>
      <w:r w:rsidR="005B5B57">
        <w:rPr>
          <w:rFonts w:cstheme="minorHAnsi"/>
        </w:rPr>
        <w:t xml:space="preserve"> as shown in </w:t>
      </w:r>
      <w:r w:rsidR="00330CAD">
        <w:rPr>
          <w:rFonts w:cstheme="minorHAnsi"/>
        </w:rPr>
        <w:fldChar w:fldCharType="begin"/>
      </w:r>
      <w:r w:rsidR="00330CAD">
        <w:rPr>
          <w:rFonts w:cstheme="minorHAnsi"/>
        </w:rPr>
        <w:instrText xml:space="preserve"> REF _Ref133417091 \h </w:instrText>
      </w:r>
      <w:r w:rsidR="00330CAD">
        <w:rPr>
          <w:rFonts w:cstheme="minorHAnsi"/>
        </w:rPr>
      </w:r>
      <w:r w:rsidR="00330CAD">
        <w:rPr>
          <w:rFonts w:cstheme="minorHAnsi"/>
        </w:rPr>
        <w:fldChar w:fldCharType="separate"/>
      </w:r>
      <w:ins w:id="1481" w:author="DARMANA-LEVERT Corentin (FRA-DTI)" w:date="2023-08-29T11:08:00Z">
        <w:r w:rsidR="00321898">
          <w:t xml:space="preserve">Figure </w:t>
        </w:r>
        <w:r w:rsidR="00321898">
          <w:rPr>
            <w:noProof/>
          </w:rPr>
          <w:t>17</w:t>
        </w:r>
      </w:ins>
      <w:del w:id="1482" w:author="DARMANA-LEVERT Corentin (FRA-DTI)" w:date="2023-08-10T14:38:00Z">
        <w:r w:rsidR="00AF685A" w:rsidDel="00D97C1E">
          <w:delText xml:space="preserve">Figure </w:delText>
        </w:r>
        <w:r w:rsidR="00AF685A" w:rsidDel="00D97C1E">
          <w:rPr>
            <w:noProof/>
          </w:rPr>
          <w:delText>19</w:delText>
        </w:r>
      </w:del>
      <w:r w:rsidR="00330CAD">
        <w:rPr>
          <w:rFonts w:cstheme="minorHAnsi"/>
        </w:rPr>
        <w:fldChar w:fldCharType="end"/>
      </w:r>
      <w:sdt>
        <w:sdtPr>
          <w:rPr>
            <w:rFonts w:cstheme="minorHAnsi"/>
          </w:rPr>
          <w:id w:val="-1277402652"/>
          <w:citation/>
        </w:sdtPr>
        <w:sdtContent>
          <w:r w:rsidR="00CF0CC0">
            <w:rPr>
              <w:rFonts w:cstheme="minorHAnsi"/>
            </w:rPr>
            <w:fldChar w:fldCharType="begin"/>
          </w:r>
          <w:r w:rsidR="00CF0CC0">
            <w:rPr>
              <w:rFonts w:cstheme="minorHAnsi"/>
              <w:lang w:val="fr-FR"/>
            </w:rPr>
            <w:instrText xml:space="preserve"> CITATION HCh17 \l 1036 </w:instrText>
          </w:r>
          <w:r w:rsidR="00CF0CC0">
            <w:rPr>
              <w:rFonts w:cstheme="minorHAnsi"/>
            </w:rPr>
            <w:fldChar w:fldCharType="separate"/>
          </w:r>
          <w:ins w:id="1483" w:author="DARMANA-LEVERT Corentin (FRA-DTI)" w:date="2023-08-29T11:08:00Z">
            <w:r w:rsidR="00321898">
              <w:rPr>
                <w:rFonts w:cstheme="minorHAnsi"/>
                <w:noProof/>
                <w:lang w:val="fr-FR"/>
              </w:rPr>
              <w:t xml:space="preserve"> </w:t>
            </w:r>
            <w:r w:rsidR="00321898" w:rsidRPr="00321898">
              <w:rPr>
                <w:rFonts w:cstheme="minorHAnsi"/>
                <w:noProof/>
                <w:lang w:val="fr-FR"/>
              </w:rPr>
              <w:t>(10)</w:t>
            </w:r>
          </w:ins>
          <w:del w:id="1484" w:author="DARMANA-LEVERT Corentin (FRA-DTI)" w:date="2023-08-29T08:18:00Z">
            <w:r w:rsidR="00D45538" w:rsidDel="00850BFD">
              <w:rPr>
                <w:rFonts w:cstheme="minorHAnsi"/>
                <w:noProof/>
                <w:lang w:val="fr-FR"/>
              </w:rPr>
              <w:delText xml:space="preserve"> </w:delText>
            </w:r>
            <w:r w:rsidR="00D45538" w:rsidRPr="00D45538" w:rsidDel="00850BFD">
              <w:rPr>
                <w:rFonts w:cstheme="minorHAnsi"/>
                <w:noProof/>
                <w:lang w:val="fr-FR"/>
              </w:rPr>
              <w:delText>(10)</w:delText>
            </w:r>
          </w:del>
          <w:r w:rsidR="00CF0CC0">
            <w:rPr>
              <w:rFonts w:cstheme="minorHAnsi"/>
            </w:rPr>
            <w:fldChar w:fldCharType="end"/>
          </w:r>
        </w:sdtContent>
      </w:sdt>
      <w:r w:rsidR="00330CAD">
        <w:rPr>
          <w:rFonts w:cstheme="minorHAnsi"/>
        </w:rPr>
        <w:t>.</w:t>
      </w:r>
    </w:p>
    <w:p w14:paraId="3AE600AD" w14:textId="210978B4" w:rsidR="00D97C1E" w:rsidRDefault="00D97C1E" w:rsidP="00E17CCB">
      <w:pPr>
        <w:rPr>
          <w:ins w:id="1485" w:author="DARMANA-LEVERT Corentin (FRA-DTI)" w:date="2023-08-27T15:07:00Z"/>
          <w:rFonts w:cstheme="minorHAnsi"/>
        </w:rPr>
      </w:pPr>
      <w:ins w:id="1486" w:author="DARMANA-LEVERT Corentin (FRA-DTI)" w:date="2023-08-10T14:39:00Z">
        <w:r>
          <w:rPr>
            <w:rFonts w:cstheme="minorHAnsi"/>
          </w:rPr>
          <w:t>For example, we can see</w:t>
        </w:r>
      </w:ins>
      <w:ins w:id="1487" w:author="DARMANA-LEVERT Corentin (FRA-DTI)" w:date="2023-08-10T14:42:00Z">
        <w:r>
          <w:rPr>
            <w:rFonts w:cstheme="minorHAnsi"/>
          </w:rPr>
          <w:t xml:space="preserve"> in graph (a)</w:t>
        </w:r>
      </w:ins>
      <w:ins w:id="1488" w:author="DARMANA-LEVERT Corentin (FRA-DTI)" w:date="2023-08-10T14:39:00Z">
        <w:r>
          <w:rPr>
            <w:rFonts w:cstheme="minorHAnsi"/>
          </w:rPr>
          <w:t xml:space="preserve"> that upon heating, the carbon </w:t>
        </w:r>
      </w:ins>
      <w:ins w:id="1489" w:author="DARMANA-LEVERT Corentin (FRA-DTI)" w:date="2023-08-10T14:41:00Z">
        <w:r>
          <w:rPr>
            <w:rFonts w:cstheme="minorHAnsi"/>
          </w:rPr>
          <w:t>partitioning</w:t>
        </w:r>
      </w:ins>
      <w:ins w:id="1490" w:author="DARMANA-LEVERT Corentin (FRA-DTI)" w:date="2023-08-10T14:39:00Z">
        <w:r>
          <w:rPr>
            <w:rFonts w:cstheme="minorHAnsi"/>
          </w:rPr>
          <w:t xml:space="preserve"> coefficient </w:t>
        </w:r>
      </w:ins>
      <w:ins w:id="1491" w:author="DARMANA-LEVERT Corentin (FRA-DTI)" w:date="2023-08-10T14:40:00Z">
        <w:r>
          <w:rPr>
            <w:rFonts w:cstheme="minorHAnsi"/>
          </w:rPr>
          <w:t>will decrease</w:t>
        </w:r>
      </w:ins>
      <w:ins w:id="1492" w:author="DARMANA-LEVERT Corentin (FRA-DTI)" w:date="2023-08-10T14:41:00Z">
        <w:r>
          <w:rPr>
            <w:rFonts w:cstheme="minorHAnsi"/>
          </w:rPr>
          <w:t xml:space="preserve"> from austenite to ferrite. This means that carbon will </w:t>
        </w:r>
      </w:ins>
      <w:ins w:id="1493" w:author="DARMANA-LEVERT Corentin (FRA-DTI)" w:date="2023-08-10T14:42:00Z">
        <w:r>
          <w:rPr>
            <w:rFonts w:cstheme="minorHAnsi"/>
          </w:rPr>
          <w:t xml:space="preserve">be </w:t>
        </w:r>
      </w:ins>
      <w:ins w:id="1494" w:author="DARMANA-LEVERT Corentin (FRA-DTI)" w:date="2023-08-10T14:41:00Z">
        <w:r>
          <w:rPr>
            <w:rFonts w:cstheme="minorHAnsi"/>
          </w:rPr>
          <w:t>more soluble in austenite than in ferrite</w:t>
        </w:r>
      </w:ins>
      <w:ins w:id="1495" w:author="MARCEAUX DIT CLEMENT Arthur (FRA-DTI)" w:date="2023-08-18T10:54:00Z">
        <w:r w:rsidR="00761BD9">
          <w:rPr>
            <w:rFonts w:cstheme="minorHAnsi"/>
          </w:rPr>
          <w:t xml:space="preserve"> during solidification</w:t>
        </w:r>
      </w:ins>
      <w:ins w:id="1496" w:author="DARMANA-LEVERT Corentin (FRA-DTI)" w:date="2023-08-10T14:41:00Z">
        <w:r>
          <w:rPr>
            <w:rFonts w:cstheme="minorHAnsi"/>
          </w:rPr>
          <w:t>.</w:t>
        </w:r>
      </w:ins>
      <w:ins w:id="1497" w:author="DARMANA-LEVERT Corentin (FRA-DTI)" w:date="2023-08-10T14:42:00Z">
        <w:r>
          <w:rPr>
            <w:rFonts w:cstheme="minorHAnsi"/>
          </w:rPr>
          <w:t xml:space="preserve"> It is </w:t>
        </w:r>
        <w:proofErr w:type="gramStart"/>
        <w:r>
          <w:rPr>
            <w:rFonts w:cstheme="minorHAnsi"/>
          </w:rPr>
          <w:t>actually the</w:t>
        </w:r>
        <w:proofErr w:type="gramEnd"/>
        <w:r>
          <w:rPr>
            <w:rFonts w:cstheme="minorHAnsi"/>
          </w:rPr>
          <w:t xml:space="preserve"> opposite for phosphorous and sulfur, which tend to be more </w:t>
        </w:r>
      </w:ins>
      <w:ins w:id="1498" w:author="DARMANA-LEVERT Corentin (FRA-DTI)" w:date="2023-08-11T10:38:00Z">
        <w:r w:rsidR="007679B0">
          <w:rPr>
            <w:rFonts w:cstheme="minorHAnsi"/>
          </w:rPr>
          <w:t>soluble</w:t>
        </w:r>
      </w:ins>
      <w:ins w:id="1499" w:author="DARMANA-LEVERT Corentin (FRA-DTI)" w:date="2023-08-10T14:42:00Z">
        <w:r>
          <w:rPr>
            <w:rFonts w:cstheme="minorHAnsi"/>
          </w:rPr>
          <w:t xml:space="preserve"> in fe</w:t>
        </w:r>
      </w:ins>
      <w:ins w:id="1500" w:author="DARMANA-LEVERT Corentin (FRA-DTI)" w:date="2023-08-10T14:43:00Z">
        <w:r>
          <w:rPr>
            <w:rFonts w:cstheme="minorHAnsi"/>
          </w:rPr>
          <w:t>rrite</w:t>
        </w:r>
      </w:ins>
      <w:ins w:id="1501" w:author="DARMANA-LEVERT Corentin (FRA-DTI)" w:date="2023-08-10T14:44:00Z">
        <w:r>
          <w:rPr>
            <w:rFonts w:cstheme="minorHAnsi"/>
          </w:rPr>
          <w:t>.</w:t>
        </w:r>
      </w:ins>
    </w:p>
    <w:p w14:paraId="03685235" w14:textId="77777777" w:rsidR="007958A1" w:rsidRDefault="007958A1" w:rsidP="00E17CCB">
      <w:pPr>
        <w:rPr>
          <w:rFonts w:cstheme="minorHAnsi"/>
        </w:rPr>
      </w:pPr>
    </w:p>
    <w:p w14:paraId="4EF0A6A1" w14:textId="77777777" w:rsidR="005B5B57" w:rsidRDefault="005B5B57" w:rsidP="005B5B57">
      <w:pPr>
        <w:keepNext/>
        <w:jc w:val="center"/>
      </w:pPr>
      <w:r>
        <w:rPr>
          <w:rFonts w:eastAsiaTheme="minorEastAsia" w:cstheme="minorHAnsi"/>
          <w:noProof/>
        </w:rPr>
        <w:drawing>
          <wp:inline distT="0" distB="0" distL="0" distR="0" wp14:anchorId="49E90DA2" wp14:editId="0E1703AD">
            <wp:extent cx="5731510" cy="3994785"/>
            <wp:effectExtent l="0" t="0" r="2540" b="571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artition coefficients.PNG"/>
                    <pic:cNvPicPr/>
                  </pic:nvPicPr>
                  <pic:blipFill>
                    <a:blip r:embed="rId38">
                      <a:extLst>
                        <a:ext uri="{28A0092B-C50C-407E-A947-70E740481C1C}">
                          <a14:useLocalDpi xmlns:a14="http://schemas.microsoft.com/office/drawing/2010/main" val="0"/>
                        </a:ext>
                      </a:extLst>
                    </a:blip>
                    <a:stretch>
                      <a:fillRect/>
                    </a:stretch>
                  </pic:blipFill>
                  <pic:spPr>
                    <a:xfrm>
                      <a:off x="0" y="0"/>
                      <a:ext cx="5731510" cy="3994785"/>
                    </a:xfrm>
                    <a:prstGeom prst="rect">
                      <a:avLst/>
                    </a:prstGeom>
                  </pic:spPr>
                </pic:pic>
              </a:graphicData>
            </a:graphic>
          </wp:inline>
        </w:drawing>
      </w:r>
    </w:p>
    <w:p w14:paraId="0416BD57" w14:textId="1841B6A4" w:rsidR="005B5B57" w:rsidRDefault="005B5B57" w:rsidP="005B5B57">
      <w:pPr>
        <w:pStyle w:val="Lgende"/>
      </w:pPr>
      <w:bookmarkStart w:id="1502" w:name="_Ref133417091"/>
      <w:bookmarkStart w:id="1503" w:name="_Toc144199777"/>
      <w:r>
        <w:t xml:space="preserve">Figure </w:t>
      </w:r>
      <w:fldSimple w:instr=" SEQ Figure \* ARABIC ">
        <w:ins w:id="1504" w:author="DARMANA-LEVERT Corentin (FRA-DTI)" w:date="2023-08-29T11:08:00Z">
          <w:r w:rsidR="00321898">
            <w:rPr>
              <w:noProof/>
            </w:rPr>
            <w:t>17</w:t>
          </w:r>
        </w:ins>
        <w:del w:id="1505" w:author="DARMANA-LEVERT Corentin (FRA-DTI)" w:date="2023-08-10T14:38:00Z">
          <w:r w:rsidR="00AF685A" w:rsidDel="00D97C1E">
            <w:rPr>
              <w:noProof/>
            </w:rPr>
            <w:delText>19</w:delText>
          </w:r>
        </w:del>
      </w:fldSimple>
      <w:bookmarkEnd w:id="1502"/>
      <w:r>
        <w:t xml:space="preserve"> : Examples of partition coefficients</w:t>
      </w:r>
      <w:r w:rsidR="00330CAD">
        <w:t xml:space="preserve"> for different elements</w:t>
      </w:r>
      <w:r>
        <w:t xml:space="preserve"> evolution with temperature</w:t>
      </w:r>
      <w:sdt>
        <w:sdtPr>
          <w:id w:val="-1400974685"/>
          <w:citation/>
        </w:sdtPr>
        <w:sdtContent>
          <w:r w:rsidR="00821BC8">
            <w:fldChar w:fldCharType="begin"/>
          </w:r>
          <w:r w:rsidR="00821BC8">
            <w:rPr>
              <w:lang w:val="fr-FR"/>
            </w:rPr>
            <w:instrText xml:space="preserve"> CITATION HCh17 \l 1036 </w:instrText>
          </w:r>
          <w:r w:rsidR="00821BC8">
            <w:fldChar w:fldCharType="separate"/>
          </w:r>
          <w:ins w:id="1506" w:author="DARMANA-LEVERT Corentin (FRA-DTI)" w:date="2023-08-29T11:08:00Z">
            <w:r w:rsidR="00321898">
              <w:rPr>
                <w:noProof/>
                <w:lang w:val="fr-FR"/>
              </w:rPr>
              <w:t xml:space="preserve"> </w:t>
            </w:r>
            <w:r w:rsidR="00321898" w:rsidRPr="00321898">
              <w:rPr>
                <w:noProof/>
                <w:lang w:val="fr-FR"/>
              </w:rPr>
              <w:t>(10)</w:t>
            </w:r>
          </w:ins>
          <w:del w:id="1507" w:author="DARMANA-LEVERT Corentin (FRA-DTI)" w:date="2023-08-29T08:18:00Z">
            <w:r w:rsidR="00D45538" w:rsidDel="00850BFD">
              <w:rPr>
                <w:noProof/>
                <w:lang w:val="fr-FR"/>
              </w:rPr>
              <w:delText xml:space="preserve"> </w:delText>
            </w:r>
            <w:r w:rsidR="00D45538" w:rsidRPr="00D45538" w:rsidDel="00850BFD">
              <w:rPr>
                <w:noProof/>
                <w:lang w:val="fr-FR"/>
              </w:rPr>
              <w:delText>(10)</w:delText>
            </w:r>
          </w:del>
          <w:r w:rsidR="00821BC8">
            <w:fldChar w:fldCharType="end"/>
          </w:r>
        </w:sdtContent>
      </w:sdt>
      <w:bookmarkEnd w:id="1503"/>
    </w:p>
    <w:p w14:paraId="2B67A78D" w14:textId="452D35C4" w:rsidR="004B6308" w:rsidDel="00D97C1E" w:rsidRDefault="003E482C" w:rsidP="004B6308">
      <w:pPr>
        <w:rPr>
          <w:ins w:id="1508" w:author="MARCEAUX DIT CLEMENT Arthur (FRA-DTI)" w:date="2023-07-19T17:28:00Z"/>
          <w:del w:id="1509" w:author="DARMANA-LEVERT Corentin (FRA-DTI)" w:date="2023-08-10T14:38:00Z"/>
        </w:rPr>
      </w:pPr>
      <w:ins w:id="1510" w:author="MARCEAUX DIT CLEMENT Arthur (FRA-DTI)" w:date="2023-07-19T17:26:00Z">
        <w:del w:id="1511" w:author="DARMANA-LEVERT Corentin (FRA-DTI)" w:date="2023-08-10T14:38:00Z">
          <w:r w:rsidDel="00D97C1E">
            <w:delText>Tu n’as quasiment pas commenté la figure : explique-la !</w:delText>
          </w:r>
        </w:del>
      </w:ins>
      <w:ins w:id="1512" w:author="MARCEAUX DIT CLEMENT Arthur (FRA-DTI)" w:date="2023-07-19T17:27:00Z">
        <w:del w:id="1513" w:author="DARMANA-LEVERT Corentin (FRA-DTI)" w:date="2023-08-10T14:38:00Z">
          <w:r w:rsidDel="00D97C1E">
            <w:delText xml:space="preserve"> Prends en exemple une situation où tu formes de la ferrite depuis un liquide, et ensuite compare à un cas où tu formerais de l’austénite. Pour un même élément, que se passerait-il ? Montre que tu comprends ce que veut dire ce coeff de partitionnement. Sinon tu balances le conce</w:delText>
          </w:r>
        </w:del>
      </w:ins>
      <w:ins w:id="1514" w:author="MARCEAUX DIT CLEMENT Arthur (FRA-DTI)" w:date="2023-07-19T17:28:00Z">
        <w:del w:id="1515" w:author="DARMANA-LEVERT Corentin (FRA-DTI)" w:date="2023-08-10T14:38:00Z">
          <w:r w:rsidDel="00D97C1E">
            <w:delText>pt sans l’expliquer et tu passes à autre chose, ce n’est pas ce qu’il faut faire.</w:delText>
          </w:r>
        </w:del>
      </w:ins>
    </w:p>
    <w:p w14:paraId="37F4B69F" w14:textId="77777777" w:rsidR="003E482C" w:rsidRPr="004B6308" w:rsidRDefault="003E482C" w:rsidP="004B6308"/>
    <w:p w14:paraId="0E1EDE45" w14:textId="2A86A241" w:rsidR="005B5B57" w:rsidRDefault="0019255A" w:rsidP="00E17CCB">
      <w:pPr>
        <w:rPr>
          <w:rFonts w:cstheme="minorHAnsi"/>
        </w:rPr>
      </w:pPr>
      <w:r>
        <w:rPr>
          <w:rFonts w:cstheme="minorHAnsi"/>
        </w:rPr>
        <w:t>Partitioning</w:t>
      </w:r>
      <w:r w:rsidR="00111C01">
        <w:rPr>
          <w:rFonts w:cstheme="minorHAnsi"/>
        </w:rPr>
        <w:t xml:space="preserve"> is not </w:t>
      </w:r>
      <w:r w:rsidR="0023665D">
        <w:rPr>
          <w:rFonts w:cstheme="minorHAnsi"/>
        </w:rPr>
        <w:t xml:space="preserve">necessarily a negative </w:t>
      </w:r>
      <w:r w:rsidR="00153D81">
        <w:rPr>
          <w:rFonts w:cstheme="minorHAnsi"/>
        </w:rPr>
        <w:t>phenomenon</w:t>
      </w:r>
      <w:r w:rsidR="00F718AB">
        <w:rPr>
          <w:rFonts w:cstheme="minorHAnsi"/>
        </w:rPr>
        <w:t>:</w:t>
      </w:r>
      <w:r w:rsidR="00111C01">
        <w:rPr>
          <w:rFonts w:cstheme="minorHAnsi"/>
        </w:rPr>
        <w:t xml:space="preserve"> it can sometimes </w:t>
      </w:r>
      <w:del w:id="1516" w:author="MARCEAUX DIT CLEMENT Arthur (FRA-DTI)" w:date="2023-08-18T10:56:00Z">
        <w:r w:rsidDel="000218D2">
          <w:rPr>
            <w:rFonts w:cstheme="minorHAnsi"/>
          </w:rPr>
          <w:delText>distribute</w:delText>
        </w:r>
        <w:r w:rsidR="00111C01" w:rsidDel="000218D2">
          <w:rPr>
            <w:rFonts w:cstheme="minorHAnsi"/>
          </w:rPr>
          <w:delText xml:space="preserve"> more atoms to impoverished areas and vice versa</w:delText>
        </w:r>
      </w:del>
      <w:ins w:id="1517" w:author="MARCEAUX DIT CLEMENT Arthur (FRA-DTI)" w:date="2023-08-18T10:56:00Z">
        <w:r w:rsidR="000218D2">
          <w:rPr>
            <w:rFonts w:cstheme="minorHAnsi"/>
          </w:rPr>
          <w:t>have very little effect on segregation</w:t>
        </w:r>
      </w:ins>
      <w:r w:rsidR="00111C01">
        <w:rPr>
          <w:rFonts w:cstheme="minorHAnsi"/>
        </w:rPr>
        <w:t xml:space="preserve">. The negative aspect about it is </w:t>
      </w:r>
      <w:r w:rsidR="00F718AB">
        <w:rPr>
          <w:rFonts w:cstheme="minorHAnsi"/>
        </w:rPr>
        <w:t xml:space="preserve">when partitioning yields concentration gradients which cannot be </w:t>
      </w:r>
      <w:ins w:id="1518" w:author="MARCEAUX DIT CLEMENT Arthur (FRA-DTI)" w:date="2023-08-18T10:56:00Z">
        <w:r w:rsidR="000218D2">
          <w:rPr>
            <w:rFonts w:cstheme="minorHAnsi"/>
          </w:rPr>
          <w:t xml:space="preserve">further </w:t>
        </w:r>
      </w:ins>
      <w:r w:rsidR="00F718AB">
        <w:rPr>
          <w:rFonts w:cstheme="minorHAnsi"/>
        </w:rPr>
        <w:t>homogenized because of low diffusion rates</w:t>
      </w:r>
      <w:ins w:id="1519" w:author="MARCEAUX DIT CLEMENT Arthur (FRA-DTI)" w:date="2023-08-18T10:57:00Z">
        <w:r w:rsidR="000218D2">
          <w:rPr>
            <w:rFonts w:cstheme="minorHAnsi"/>
          </w:rPr>
          <w:t>,</w:t>
        </w:r>
      </w:ins>
      <w:r w:rsidR="00F718AB">
        <w:rPr>
          <w:rFonts w:cstheme="minorHAnsi"/>
        </w:rPr>
        <w:t xml:space="preserve"> </w:t>
      </w:r>
      <w:ins w:id="1520" w:author="MARCEAUX DIT CLEMENT Arthur (FRA-DTI)" w:date="2023-08-18T10:57:00Z">
        <w:r w:rsidR="000218D2">
          <w:rPr>
            <w:rFonts w:cstheme="minorHAnsi"/>
          </w:rPr>
          <w:t xml:space="preserve">which is </w:t>
        </w:r>
      </w:ins>
      <w:del w:id="1521" w:author="MARCEAUX DIT CLEMENT Arthur (FRA-DTI)" w:date="2023-08-18T10:57:00Z">
        <w:r w:rsidR="00F718AB" w:rsidDel="000218D2">
          <w:rPr>
            <w:rFonts w:cstheme="minorHAnsi"/>
          </w:rPr>
          <w:delText>like in the solid state or/and at low temperatures</w:delText>
        </w:r>
      </w:del>
      <w:ins w:id="1522" w:author="MARCEAUX DIT CLEMENT Arthur (FRA-DTI)" w:date="2023-08-18T10:57:00Z">
        <w:r w:rsidR="000218D2">
          <w:rPr>
            <w:rFonts w:cstheme="minorHAnsi"/>
          </w:rPr>
          <w:t>the case in steels even at high temperatures and very long holding times</w:t>
        </w:r>
      </w:ins>
      <w:r w:rsidR="00F718AB">
        <w:rPr>
          <w:rFonts w:cstheme="minorHAnsi"/>
        </w:rPr>
        <w:t xml:space="preserve">. The </w:t>
      </w:r>
      <w:del w:id="1523" w:author="MARCEAUX DIT CLEMENT Arthur (FRA-DTI)" w:date="2023-08-18T10:57:00Z">
        <w:r w:rsidR="00F718AB" w:rsidDel="000218D2">
          <w:rPr>
            <w:rFonts w:cstheme="minorHAnsi"/>
          </w:rPr>
          <w:delText xml:space="preserve">partitioning </w:delText>
        </w:r>
      </w:del>
      <w:ins w:id="1524" w:author="MARCEAUX DIT CLEMENT Arthur (FRA-DTI)" w:date="2023-08-18T10:57:00Z">
        <w:r w:rsidR="000218D2">
          <w:rPr>
            <w:rFonts w:cstheme="minorHAnsi"/>
          </w:rPr>
          <w:t xml:space="preserve">segregation profiles </w:t>
        </w:r>
      </w:ins>
      <w:r w:rsidR="00F718AB">
        <w:rPr>
          <w:rFonts w:cstheme="minorHAnsi"/>
        </w:rPr>
        <w:t>then stay</w:t>
      </w:r>
      <w:del w:id="1525" w:author="MARCEAUX DIT CLEMENT Arthur (FRA-DTI)" w:date="2023-08-18T10:58:00Z">
        <w:r w:rsidR="00F718AB" w:rsidDel="000218D2">
          <w:rPr>
            <w:rFonts w:cstheme="minorHAnsi"/>
          </w:rPr>
          <w:delText>s</w:delText>
        </w:r>
      </w:del>
      <w:r w:rsidR="00F718AB">
        <w:rPr>
          <w:rFonts w:cstheme="minorHAnsi"/>
        </w:rPr>
        <w:t xml:space="preserve"> </w:t>
      </w:r>
      <w:ins w:id="1526" w:author="MARCEAUX DIT CLEMENT Arthur (FRA-DTI)" w:date="2023-08-18T10:57:00Z">
        <w:del w:id="1527" w:author="DARMANA-LEVERT Corentin (FRA-DTI)" w:date="2023-08-27T15:59:00Z">
          <w:r w:rsidR="000218D2" w:rsidDel="0010762B">
            <w:rPr>
              <w:rFonts w:cstheme="minorHAnsi"/>
            </w:rPr>
            <w:delText>“</w:delText>
          </w:r>
        </w:del>
      </w:ins>
      <w:r w:rsidR="00F718AB">
        <w:rPr>
          <w:rFonts w:cstheme="minorHAnsi"/>
        </w:rPr>
        <w:t>frozen</w:t>
      </w:r>
      <w:ins w:id="1528" w:author="MARCEAUX DIT CLEMENT Arthur (FRA-DTI)" w:date="2023-08-18T10:57:00Z">
        <w:del w:id="1529" w:author="DARMANA-LEVERT Corentin (FRA-DTI)" w:date="2023-08-27T15:59:00Z">
          <w:r w:rsidR="000218D2" w:rsidDel="0010762B">
            <w:rPr>
              <w:rFonts w:cstheme="minorHAnsi"/>
            </w:rPr>
            <w:delText>”</w:delText>
          </w:r>
        </w:del>
      </w:ins>
      <w:r w:rsidR="00F718AB">
        <w:rPr>
          <w:rFonts w:cstheme="minorHAnsi"/>
        </w:rPr>
        <w:t xml:space="preserve"> </w:t>
      </w:r>
      <w:del w:id="1530" w:author="MARCEAUX DIT CLEMENT Arthur (FRA-DTI)" w:date="2023-08-18T10:57:00Z">
        <w:r w:rsidR="00F718AB" w:rsidDel="000218D2">
          <w:rPr>
            <w:rFonts w:cstheme="minorHAnsi"/>
          </w:rPr>
          <w:delText>along time</w:delText>
        </w:r>
      </w:del>
      <w:ins w:id="1531" w:author="MARCEAUX DIT CLEMENT Arthur (FRA-DTI)" w:date="2023-08-18T10:57:00Z">
        <w:r w:rsidR="000218D2">
          <w:rPr>
            <w:rFonts w:cstheme="minorHAnsi"/>
          </w:rPr>
          <w:t>and cannot be eliminated in the final part</w:t>
        </w:r>
      </w:ins>
      <w:r w:rsidR="00F718AB">
        <w:rPr>
          <w:rFonts w:cstheme="minorHAnsi"/>
        </w:rPr>
        <w:t>.</w:t>
      </w:r>
    </w:p>
    <w:p w14:paraId="60D8F2EE" w14:textId="2F7359E8" w:rsidR="00F718AB" w:rsidRDefault="0023665D" w:rsidP="00E17CCB">
      <w:pPr>
        <w:rPr>
          <w:ins w:id="1532" w:author="DARMANA-LEVERT Corentin (FRA-DTI)" w:date="2023-08-13T11:52:00Z"/>
          <w:rFonts w:cstheme="minorHAnsi"/>
        </w:rPr>
      </w:pPr>
      <w:commentRangeStart w:id="1533"/>
      <w:del w:id="1534" w:author="DARMANA-LEVERT Corentin (FRA-DTI)" w:date="2023-08-10T14:46:00Z">
        <w:r w:rsidDel="007859DE">
          <w:rPr>
            <w:rFonts w:cstheme="minorHAnsi"/>
          </w:rPr>
          <w:lastRenderedPageBreak/>
          <w:delText>Because there only exists one type of homogenous liquid in peritectic steels, p</w:delText>
        </w:r>
        <w:r w:rsidR="00F718AB" w:rsidDel="007859DE">
          <w:rPr>
            <w:rFonts w:cstheme="minorHAnsi"/>
          </w:rPr>
          <w:delText>artitioning</w:delText>
        </w:r>
      </w:del>
      <w:ins w:id="1535" w:author="DARMANA-LEVERT Corentin (FRA-DTI)" w:date="2023-08-10T14:46:00Z">
        <w:r w:rsidR="007859DE">
          <w:rPr>
            <w:rFonts w:cstheme="minorHAnsi"/>
          </w:rPr>
          <w:t>Partitioning in peritectic steels</w:t>
        </w:r>
      </w:ins>
      <w:r w:rsidR="00F718AB">
        <w:rPr>
          <w:rFonts w:cstheme="minorHAnsi"/>
        </w:rPr>
        <w:t xml:space="preserve"> </w:t>
      </w:r>
      <w:del w:id="1536" w:author="DARMANA-LEVERT Corentin (FRA-DTI)" w:date="2023-08-10T14:46:00Z">
        <w:r w:rsidR="00F718AB" w:rsidDel="007859DE">
          <w:rPr>
            <w:rFonts w:cstheme="minorHAnsi"/>
          </w:rPr>
          <w:delText xml:space="preserve">almost </w:delText>
        </w:r>
      </w:del>
      <w:r w:rsidR="00F718AB">
        <w:rPr>
          <w:rFonts w:cstheme="minorHAnsi"/>
        </w:rPr>
        <w:t xml:space="preserve">always </w:t>
      </w:r>
      <w:del w:id="1537" w:author="DARMANA-LEVERT Corentin (FRA-DTI)" w:date="2023-08-10T14:46:00Z">
        <w:r w:rsidR="00F718AB" w:rsidDel="007859DE">
          <w:rPr>
            <w:rFonts w:cstheme="minorHAnsi"/>
          </w:rPr>
          <w:delText>takes</w:delText>
        </w:r>
        <w:r w:rsidDel="007859DE">
          <w:rPr>
            <w:rFonts w:cstheme="minorHAnsi"/>
          </w:rPr>
          <w:delText xml:space="preserve"> place</w:delText>
        </w:r>
        <w:r w:rsidR="00F718AB" w:rsidDel="007859DE">
          <w:rPr>
            <w:rFonts w:cstheme="minorHAnsi"/>
          </w:rPr>
          <w:delText xml:space="preserve"> </w:delText>
        </w:r>
        <w:r w:rsidDel="007859DE">
          <w:rPr>
            <w:rFonts w:cstheme="minorHAnsi"/>
          </w:rPr>
          <w:delText>at the interface of one</w:delText>
        </w:r>
        <w:r w:rsidR="00F718AB" w:rsidDel="007859DE">
          <w:rPr>
            <w:rFonts w:cstheme="minorHAnsi"/>
          </w:rPr>
          <w:delText xml:space="preserve"> solid</w:delText>
        </w:r>
        <w:r w:rsidDel="007859DE">
          <w:rPr>
            <w:rFonts w:cstheme="minorHAnsi"/>
          </w:rPr>
          <w:delText xml:space="preserve"> phase</w:delText>
        </w:r>
        <w:commentRangeEnd w:id="1533"/>
        <w:r w:rsidR="00242870" w:rsidDel="007859DE">
          <w:rPr>
            <w:rStyle w:val="Marquedecommentaire"/>
          </w:rPr>
          <w:commentReference w:id="1533"/>
        </w:r>
      </w:del>
      <w:ins w:id="1538" w:author="DARMANA-LEVERT Corentin (FRA-DTI)" w:date="2023-08-10T14:46:00Z">
        <w:r w:rsidR="007859DE">
          <w:rPr>
            <w:rFonts w:cstheme="minorHAnsi"/>
          </w:rPr>
          <w:t>involves at least one solid at the interface,</w:t>
        </w:r>
      </w:ins>
      <w:ins w:id="1539" w:author="DARMANA-LEVERT Corentin (FRA-DTI)" w:date="2023-08-10T14:47:00Z">
        <w:r w:rsidR="007859DE">
          <w:rPr>
            <w:rFonts w:cstheme="minorHAnsi"/>
          </w:rPr>
          <w:t xml:space="preserve"> since only one type of liquid phase can form.</w:t>
        </w:r>
      </w:ins>
      <w:del w:id="1540" w:author="DARMANA-LEVERT Corentin (FRA-DTI)" w:date="2023-08-13T11:51:00Z">
        <w:r w:rsidR="00F718AB" w:rsidDel="00411034">
          <w:rPr>
            <w:rFonts w:cstheme="minorHAnsi"/>
          </w:rPr>
          <w:delText>.</w:delText>
        </w:r>
      </w:del>
      <w:r w:rsidR="00F718AB">
        <w:rPr>
          <w:rFonts w:cstheme="minorHAnsi"/>
        </w:rPr>
        <w:t xml:space="preserve"> Solutes are </w:t>
      </w:r>
      <w:r>
        <w:rPr>
          <w:rFonts w:cstheme="minorHAnsi"/>
        </w:rPr>
        <w:t xml:space="preserve">generally </w:t>
      </w:r>
      <w:r w:rsidR="00F718AB">
        <w:rPr>
          <w:rFonts w:cstheme="minorHAnsi"/>
        </w:rPr>
        <w:t xml:space="preserve">more </w:t>
      </w:r>
      <w:del w:id="1541" w:author="MARCEAUX DIT CLEMENT Arthur (FRA-DTI)" w:date="2023-07-19T17:20:00Z">
        <w:r w:rsidR="00F718AB" w:rsidDel="00242870">
          <w:rPr>
            <w:rFonts w:cstheme="minorHAnsi"/>
          </w:rPr>
          <w:delText xml:space="preserve">dissolvable </w:delText>
        </w:r>
      </w:del>
      <w:ins w:id="1542" w:author="MARCEAUX DIT CLEMENT Arthur (FRA-DTI)" w:date="2023-07-19T17:20:00Z">
        <w:r w:rsidR="00242870">
          <w:rPr>
            <w:rFonts w:cstheme="minorHAnsi"/>
          </w:rPr>
          <w:t xml:space="preserve">soluble </w:t>
        </w:r>
      </w:ins>
      <w:r w:rsidR="00F718AB">
        <w:rPr>
          <w:rFonts w:cstheme="minorHAnsi"/>
        </w:rPr>
        <w:t xml:space="preserve">in the liquid state because of the weak interactions but also of the </w:t>
      </w:r>
      <w:r w:rsidR="009E0657">
        <w:rPr>
          <w:rFonts w:cstheme="minorHAnsi"/>
        </w:rPr>
        <w:t xml:space="preserve">disorganized nature of the liquid. Solid </w:t>
      </w:r>
      <w:r>
        <w:rPr>
          <w:rFonts w:cstheme="minorHAnsi"/>
        </w:rPr>
        <w:t>state means there is</w:t>
      </w:r>
      <w:r w:rsidR="009E0657">
        <w:rPr>
          <w:rFonts w:cstheme="minorHAnsi"/>
        </w:rPr>
        <w:t xml:space="preserve"> </w:t>
      </w:r>
      <w:r>
        <w:rPr>
          <w:rFonts w:cstheme="minorHAnsi"/>
        </w:rPr>
        <w:t xml:space="preserve">a crystalline </w:t>
      </w:r>
      <w:r w:rsidR="009E0657">
        <w:rPr>
          <w:rFonts w:cstheme="minorHAnsi"/>
        </w:rPr>
        <w:t xml:space="preserve">structure and </w:t>
      </w:r>
      <w:r w:rsidR="00930B14">
        <w:rPr>
          <w:rFonts w:cstheme="minorHAnsi"/>
        </w:rPr>
        <w:t>increased</w:t>
      </w:r>
      <w:r w:rsidR="009E0657">
        <w:rPr>
          <w:rFonts w:cstheme="minorHAnsi"/>
        </w:rPr>
        <w:t xml:space="preserve"> solvability in a solid phase if the pure element exhibits a similar crystalline structure. For example, </w:t>
      </w:r>
      <w:r>
        <w:rPr>
          <w:rFonts w:cstheme="minorHAnsi"/>
        </w:rPr>
        <w:t>n</w:t>
      </w:r>
      <w:r w:rsidR="009E0657">
        <w:rPr>
          <w:rFonts w:cstheme="minorHAnsi"/>
        </w:rPr>
        <w:t xml:space="preserve">ickel which crystallizes in a </w:t>
      </w:r>
      <w:del w:id="1543" w:author="DARMANA-LEVERT Corentin (FRA-DTI)" w:date="2023-08-27T16:00:00Z">
        <w:r w:rsidR="009E0657" w:rsidDel="0010762B">
          <w:rPr>
            <w:rFonts w:cstheme="minorHAnsi"/>
          </w:rPr>
          <w:delText>Face Centered</w:delText>
        </w:r>
      </w:del>
      <w:ins w:id="1544" w:author="DARMANA-LEVERT Corentin (FRA-DTI)" w:date="2023-08-27T16:00:00Z">
        <w:r w:rsidR="0010762B">
          <w:rPr>
            <w:rFonts w:cstheme="minorHAnsi"/>
          </w:rPr>
          <w:t>FCC</w:t>
        </w:r>
      </w:ins>
      <w:del w:id="1545" w:author="DARMANA-LEVERT Corentin (FRA-DTI)" w:date="2023-08-27T16:00:00Z">
        <w:r w:rsidR="009E0657" w:rsidDel="0010762B">
          <w:rPr>
            <w:rFonts w:cstheme="minorHAnsi"/>
          </w:rPr>
          <w:delText xml:space="preserve"> Cubic</w:delText>
        </w:r>
      </w:del>
      <w:r w:rsidR="009E0657">
        <w:rPr>
          <w:rFonts w:cstheme="minorHAnsi"/>
        </w:rPr>
        <w:t xml:space="preserve"> manner, w</w:t>
      </w:r>
      <w:r>
        <w:rPr>
          <w:rFonts w:cstheme="minorHAnsi"/>
        </w:rPr>
        <w:t xml:space="preserve">ill </w:t>
      </w:r>
      <w:r w:rsidR="009E0657">
        <w:rPr>
          <w:rFonts w:cstheme="minorHAnsi"/>
        </w:rPr>
        <w:t xml:space="preserve">encourage FCC austenite formation. </w:t>
      </w:r>
      <w:commentRangeStart w:id="1546"/>
      <w:r w:rsidR="009E0657">
        <w:rPr>
          <w:rFonts w:cstheme="minorHAnsi"/>
        </w:rPr>
        <w:t xml:space="preserve">Other elements like Cr </w:t>
      </w:r>
      <w:del w:id="1547" w:author="DARMANA-LEVERT Corentin (FRA-DTI)" w:date="2023-08-10T14:48:00Z">
        <w:r w:rsidR="009E0657" w:rsidDel="007859DE">
          <w:rPr>
            <w:rFonts w:cstheme="minorHAnsi"/>
          </w:rPr>
          <w:delText xml:space="preserve">or V </w:delText>
        </w:r>
      </w:del>
      <w:del w:id="1548" w:author="DARMANA-LEVERT Corentin (FRA-DTI)" w:date="2023-08-11T10:43:00Z">
        <w:r w:rsidR="009E0657" w:rsidDel="00945FB6">
          <w:rPr>
            <w:rFonts w:cstheme="minorHAnsi"/>
          </w:rPr>
          <w:delText xml:space="preserve">encourage carbide formation and </w:delText>
        </w:r>
      </w:del>
      <w:r w:rsidR="009E0657">
        <w:rPr>
          <w:rFonts w:cstheme="minorHAnsi"/>
        </w:rPr>
        <w:t xml:space="preserve">will tend to help the formation of the BCC phase because they </w:t>
      </w:r>
      <w:del w:id="1549" w:author="DARMANA-LEVERT Corentin (FRA-DTI)" w:date="2023-08-10T14:49:00Z">
        <w:r w:rsidR="009E0657" w:rsidDel="007859DE">
          <w:rPr>
            <w:rFonts w:cstheme="minorHAnsi"/>
          </w:rPr>
          <w:delText>will react with most of carbon atoms</w:delText>
        </w:r>
      </w:del>
      <w:del w:id="1550" w:author="DARMANA-LEVERT Corentin (FRA-DTI)" w:date="2023-08-11T10:43:00Z">
        <w:r w:rsidR="009E0657" w:rsidDel="00945FB6">
          <w:rPr>
            <w:rFonts w:cstheme="minorHAnsi"/>
          </w:rPr>
          <w:delText xml:space="preserve">. </w:delText>
        </w:r>
        <w:commentRangeEnd w:id="1546"/>
        <w:r w:rsidR="00242870" w:rsidDel="00945FB6">
          <w:rPr>
            <w:rStyle w:val="Marquedecommentaire"/>
          </w:rPr>
          <w:commentReference w:id="1546"/>
        </w:r>
        <w:r w:rsidDel="00945FB6">
          <w:rPr>
            <w:rFonts w:cstheme="minorHAnsi"/>
          </w:rPr>
          <w:delText>Since a</w:delText>
        </w:r>
        <w:r w:rsidR="009E0657" w:rsidDel="00945FB6">
          <w:rPr>
            <w:rFonts w:cstheme="minorHAnsi"/>
          </w:rPr>
          <w:delText>ustenite</w:delText>
        </w:r>
        <w:r w:rsidDel="00945FB6">
          <w:rPr>
            <w:rFonts w:cstheme="minorHAnsi"/>
          </w:rPr>
          <w:delText xml:space="preserve"> has higher</w:delText>
        </w:r>
        <w:r w:rsidR="009E0657" w:rsidDel="00945FB6">
          <w:rPr>
            <w:rFonts w:cstheme="minorHAnsi"/>
          </w:rPr>
          <w:delText xml:space="preserve"> carbon concentration</w:delText>
        </w:r>
        <w:r w:rsidDel="00945FB6">
          <w:rPr>
            <w:rFonts w:cstheme="minorHAnsi"/>
          </w:rPr>
          <w:delText xml:space="preserve"> than ferrite, the latter will become the favored phase thermodynamically.</w:delText>
        </w:r>
      </w:del>
      <w:ins w:id="1551" w:author="DARMANA-LEVERT Corentin (FRA-DTI)" w:date="2023-08-11T10:43:00Z">
        <w:r w:rsidR="00945FB6">
          <w:rPr>
            <w:rFonts w:cstheme="minorHAnsi"/>
          </w:rPr>
          <w:t>crystallize in a BCC structure</w:t>
        </w:r>
      </w:ins>
      <w:ins w:id="1552" w:author="MARCEAUX DIT CLEMENT Arthur (FRA-DTI)" w:date="2023-08-18T10:58:00Z">
        <w:r w:rsidR="000218D2">
          <w:rPr>
            <w:rFonts w:cstheme="minorHAnsi"/>
          </w:rPr>
          <w:t>.</w:t>
        </w:r>
      </w:ins>
    </w:p>
    <w:p w14:paraId="2729601C" w14:textId="77777777" w:rsidR="00411034" w:rsidRDefault="00411034" w:rsidP="00E17CCB">
      <w:pPr>
        <w:rPr>
          <w:ins w:id="1553" w:author="MARCEAUX DIT CLEMENT Arthur (FRA-DTI)" w:date="2023-07-19T17:28:00Z"/>
          <w:rFonts w:cstheme="minorHAnsi"/>
        </w:rPr>
      </w:pPr>
    </w:p>
    <w:p w14:paraId="59947B2D" w14:textId="77777777" w:rsidR="007A531C" w:rsidRPr="001E4A33" w:rsidRDefault="007A531C" w:rsidP="0010762B">
      <w:pPr>
        <w:spacing w:after="0"/>
        <w:rPr>
          <w:ins w:id="1554" w:author="DARMANA-LEVERT Corentin (FRA-DTI)" w:date="2023-08-10T13:44:00Z"/>
          <w:i/>
          <w:iCs/>
        </w:rPr>
      </w:pPr>
      <w:ins w:id="1555" w:author="DARMANA-LEVERT Corentin (FRA-DTI)" w:date="2023-08-10T13:44:00Z">
        <w:r>
          <w:rPr>
            <w:i/>
            <w:iCs/>
          </w:rPr>
          <w:t>Diffusion</w:t>
        </w:r>
      </w:ins>
    </w:p>
    <w:p w14:paraId="30464251" w14:textId="5451294A" w:rsidR="007A531C" w:rsidRDefault="007A531C" w:rsidP="009869C3">
      <w:pPr>
        <w:spacing w:after="0"/>
        <w:rPr>
          <w:ins w:id="1556" w:author="DARMANA-LEVERT Corentin (FRA-DTI)" w:date="2023-08-10T13:44:00Z"/>
        </w:rPr>
      </w:pPr>
      <w:ins w:id="1557" w:author="DARMANA-LEVERT Corentin (FRA-DTI)" w:date="2023-08-10T13:44:00Z">
        <w:r>
          <w:t xml:space="preserve">Atom </w:t>
        </w:r>
      </w:ins>
      <w:ins w:id="1558" w:author="DARMANA-LEVERT Corentin (FRA-DTI)" w:date="2023-08-11T10:46:00Z">
        <w:r w:rsidR="00B965B0">
          <w:t>diffusion</w:t>
        </w:r>
      </w:ins>
      <w:ins w:id="1559" w:author="DARMANA-LEVERT Corentin (FRA-DTI)" w:date="2023-08-10T13:44:00Z">
        <w:r>
          <w:t xml:space="preserve"> refers to the motion that atoms exhibit throughout out the volume to minimize chemical potentials. </w:t>
        </w:r>
        <w:commentRangeStart w:id="1560"/>
        <w:commentRangeStart w:id="1561"/>
        <w:r>
          <w:t>In most simple binary steels, atoms will move to homogenize c</w:t>
        </w:r>
      </w:ins>
      <w:ins w:id="1562" w:author="DARMANA-LEVERT Corentin (FRA-DTI)" w:date="2023-08-11T10:50:00Z">
        <w:r w:rsidR="00B965B0">
          <w:t>omposition gradients</w:t>
        </w:r>
      </w:ins>
      <w:ins w:id="1563" w:author="DARMANA-LEVERT Corentin (FRA-DTI)" w:date="2023-08-10T13:44:00Z">
        <w:r>
          <w:t xml:space="preserve">. </w:t>
        </w:r>
        <w:commentRangeEnd w:id="1560"/>
        <w:r>
          <w:rPr>
            <w:rStyle w:val="Marquedecommentaire"/>
          </w:rPr>
          <w:commentReference w:id="1560"/>
        </w:r>
        <w:commentRangeEnd w:id="1561"/>
        <w:r>
          <w:rPr>
            <w:rStyle w:val="Marquedecommentaire"/>
          </w:rPr>
          <w:commentReference w:id="1561"/>
        </w:r>
      </w:ins>
    </w:p>
    <w:p w14:paraId="126AF685" w14:textId="15A12AC3" w:rsidR="007A531C" w:rsidRDefault="007A531C" w:rsidP="009869C3">
      <w:pPr>
        <w:spacing w:before="0" w:after="0"/>
        <w:rPr>
          <w:ins w:id="1564" w:author="DARMANA-LEVERT Corentin (FRA-DTI)" w:date="2023-08-10T13:44:00Z"/>
        </w:rPr>
      </w:pPr>
      <w:ins w:id="1565" w:author="DARMANA-LEVERT Corentin (FRA-DTI)" w:date="2023-08-10T13:44:00Z">
        <w:r>
          <w:t xml:space="preserve">In other cases, atom </w:t>
        </w:r>
      </w:ins>
      <w:ins w:id="1566" w:author="DARMANA-LEVERT Corentin (FRA-DTI)" w:date="2023-08-11T10:48:00Z">
        <w:r w:rsidR="00B965B0">
          <w:t>diffusion</w:t>
        </w:r>
      </w:ins>
      <w:ins w:id="1567" w:author="DARMANA-LEVERT Corentin (FRA-DTI)" w:date="2023-08-10T13:44:00Z">
        <w:r>
          <w:t xml:space="preserve"> can be </w:t>
        </w:r>
        <w:del w:id="1568" w:author="MARCEAUX DIT CLEMENT Arthur (FRA-DTI)" w:date="2023-08-18T10:59:00Z">
          <w:r w:rsidDel="000218D2">
            <w:delText>contrary</w:delText>
          </w:r>
        </w:del>
      </w:ins>
      <w:ins w:id="1569" w:author="MARCEAUX DIT CLEMENT Arthur (FRA-DTI)" w:date="2023-08-18T10:59:00Z">
        <w:r w:rsidR="000218D2">
          <w:t>opposite</w:t>
        </w:r>
      </w:ins>
      <w:ins w:id="1570" w:author="DARMANA-LEVERT Corentin (FRA-DTI)" w:date="2023-08-10T13:44:00Z">
        <w:r>
          <w:t xml:space="preserve"> to the homogenization of </w:t>
        </w:r>
      </w:ins>
      <w:ins w:id="1571" w:author="DARMANA-LEVERT Corentin (FRA-DTI)" w:date="2023-08-11T10:48:00Z">
        <w:r w:rsidR="00B965B0">
          <w:t>composition</w:t>
        </w:r>
      </w:ins>
      <w:ins w:id="1572" w:author="DARMANA-LEVERT Corentin (FRA-DTI)" w:date="2023-08-10T13:44:00Z">
        <w:r>
          <w:t xml:space="preserve"> gradients like this would be the case in the Darken experiment, further explained in the DICTRA part of this report.</w:t>
        </w:r>
      </w:ins>
    </w:p>
    <w:p w14:paraId="2C7FFEAB" w14:textId="77777777" w:rsidR="007A531C" w:rsidRDefault="007A531C" w:rsidP="007A531C">
      <w:pPr>
        <w:spacing w:before="0" w:after="0"/>
        <w:rPr>
          <w:ins w:id="1573" w:author="DARMANA-LEVERT Corentin (FRA-DTI)" w:date="2023-08-10T13:44:00Z"/>
        </w:rPr>
      </w:pPr>
    </w:p>
    <w:p w14:paraId="4559C25C" w14:textId="0A8D2378" w:rsidR="007A531C" w:rsidRDefault="007A531C" w:rsidP="007A531C">
      <w:pPr>
        <w:spacing w:before="0" w:after="0"/>
        <w:rPr>
          <w:ins w:id="1574" w:author="DARMANA-LEVERT Corentin (FRA-DTI)" w:date="2023-08-10T13:44:00Z"/>
        </w:rPr>
      </w:pPr>
      <w:ins w:id="1575" w:author="DARMANA-LEVERT Corentin (FRA-DTI)" w:date="2023-08-10T13:44:00Z">
        <w:r>
          <w:t xml:space="preserve">Diffusion is therefore needed </w:t>
        </w:r>
        <w:proofErr w:type="gramStart"/>
        <w:r>
          <w:t>in order to</w:t>
        </w:r>
        <w:proofErr w:type="gramEnd"/>
        <w:r>
          <w:t xml:space="preserve"> reduce chemical segregations through the homogenization of chemical gradients. It is a problem though whenever it cannot take place and chemical gradients are frozen, symptomatic of insufficient</w:t>
        </w:r>
        <w:del w:id="1576" w:author="MARCEAUX DIT CLEMENT Arthur (FRA-DTI)" w:date="2023-08-18T10:59:00Z">
          <w:r w:rsidDel="000218D2">
            <w:delText>ly</w:delText>
          </w:r>
        </w:del>
        <w:r>
          <w:t xml:space="preserve"> </w:t>
        </w:r>
        <w:del w:id="1577" w:author="MARCEAUX DIT CLEMENT Arthur (FRA-DTI)" w:date="2023-08-18T10:59:00Z">
          <w:r w:rsidDel="000218D2">
            <w:delText xml:space="preserve">low </w:delText>
          </w:r>
        </w:del>
        <w:r>
          <w:t>diffusion</w:t>
        </w:r>
        <w:del w:id="1578" w:author="MARCEAUX DIT CLEMENT Arthur (FRA-DTI)" w:date="2023-08-18T10:59:00Z">
          <w:r w:rsidDel="000218D2">
            <w:delText>s</w:delText>
          </w:r>
        </w:del>
        <w:r>
          <w:t xml:space="preserve"> rates.</w:t>
        </w:r>
      </w:ins>
    </w:p>
    <w:p w14:paraId="1F820DE7" w14:textId="65C1FD89" w:rsidR="007A531C" w:rsidRDefault="007A531C" w:rsidP="007A531C">
      <w:pPr>
        <w:spacing w:before="0" w:after="0"/>
        <w:rPr>
          <w:ins w:id="1579" w:author="DARMANA-LEVERT Corentin (FRA-DTI)" w:date="2023-08-10T13:44:00Z"/>
        </w:rPr>
      </w:pPr>
      <w:ins w:id="1580" w:author="DARMANA-LEVERT Corentin (FRA-DTI)" w:date="2023-08-10T13:44:00Z">
        <w:r>
          <w:t xml:space="preserve">These low diffusion rates are mainly caused </w:t>
        </w:r>
      </w:ins>
      <w:ins w:id="1581" w:author="DARMANA-LEVERT Corentin (FRA-DTI)" w:date="2023-08-27T16:02:00Z">
        <w:r w:rsidR="009869C3">
          <w:t>by</w:t>
        </w:r>
      </w:ins>
      <w:ins w:id="1582" w:author="DARMANA-LEVERT Corentin (FRA-DTI)" w:date="2023-08-10T13:44:00Z">
        <w:r>
          <w:t xml:space="preserve"> 2 situations: solid state diffusion or low temperature diffusion.</w:t>
        </w:r>
      </w:ins>
    </w:p>
    <w:p w14:paraId="5B5C1F86" w14:textId="77777777" w:rsidR="007A531C" w:rsidRDefault="007A531C" w:rsidP="007A531C">
      <w:pPr>
        <w:spacing w:before="0" w:after="0"/>
        <w:rPr>
          <w:ins w:id="1583" w:author="DARMANA-LEVERT Corentin (FRA-DTI)" w:date="2023-08-10T13:44:00Z"/>
        </w:rPr>
      </w:pPr>
    </w:p>
    <w:p w14:paraId="783231E4" w14:textId="71693F04" w:rsidR="007A531C" w:rsidRDefault="007A531C" w:rsidP="007A531C">
      <w:pPr>
        <w:spacing w:before="0" w:after="0"/>
        <w:rPr>
          <w:ins w:id="1584" w:author="DARMANA-LEVERT Corentin (FRA-DTI)" w:date="2023-08-10T13:44:00Z"/>
        </w:rPr>
      </w:pPr>
      <w:ins w:id="1585" w:author="DARMANA-LEVERT Corentin (FRA-DTI)" w:date="2023-08-10T13:44:00Z">
        <w:r>
          <w:t xml:space="preserve">Liquid state diffusion </w:t>
        </w:r>
        <w:proofErr w:type="gramStart"/>
        <w:r>
          <w:t>is considered to be</w:t>
        </w:r>
        <w:proofErr w:type="gramEnd"/>
        <w:r>
          <w:t xml:space="preserve"> about 3 orders of magnitude </w:t>
        </w:r>
        <w:commentRangeStart w:id="1586"/>
        <w:commentRangeEnd w:id="1586"/>
        <w:r>
          <w:rPr>
            <w:rStyle w:val="Marquedecommentaire"/>
          </w:rPr>
          <w:commentReference w:id="1586"/>
        </w:r>
        <w:r>
          <w:t>faster than solid state diffusion. This is because in the solid state, atoms motion has got reduced degrees of freedom of motion, since the lattice interstitial and substitutional sites are the only places to which atoms can travel</w:t>
        </w:r>
      </w:ins>
      <w:ins w:id="1587" w:author="MARCEAUX DIT CLEMENT Arthur (FRA-DTI)" w:date="2023-08-18T11:00:00Z">
        <w:r w:rsidR="000218D2">
          <w:t xml:space="preserve"> (depending on the nature of the considered elements)</w:t>
        </w:r>
      </w:ins>
      <w:ins w:id="1588" w:author="DARMANA-LEVERT Corentin (FRA-DTI)" w:date="2023-08-10T13:44:00Z">
        <w:r>
          <w:t>. Elements such as carbon</w:t>
        </w:r>
      </w:ins>
      <w:ins w:id="1589" w:author="MARCEAUX DIT CLEMENT Arthur (FRA-DTI)" w:date="2023-08-18T11:01:00Z">
        <w:r w:rsidR="000218D2">
          <w:t xml:space="preserve"> or nitrogen will occupy interstitial sites</w:t>
        </w:r>
      </w:ins>
      <w:ins w:id="1590" w:author="DARMANA-LEVERT Corentin (FRA-DTI)" w:date="2023-08-10T13:44:00Z">
        <w:r>
          <w:t xml:space="preserve">, </w:t>
        </w:r>
        <w:proofErr w:type="gramStart"/>
        <w:r>
          <w:t>manganese</w:t>
        </w:r>
        <w:proofErr w:type="gramEnd"/>
        <w:r>
          <w:t xml:space="preserve"> or chrom</w:t>
        </w:r>
      </w:ins>
      <w:ins w:id="1591" w:author="MARCEAUX DIT CLEMENT Arthur (FRA-DTI)" w:date="2023-08-18T11:01:00Z">
        <w:r w:rsidR="000218D2">
          <w:t>ium</w:t>
        </w:r>
      </w:ins>
      <w:ins w:id="1592" w:author="DARMANA-LEVERT Corentin (FRA-DTI)" w:date="2023-08-10T13:44:00Z">
        <w:del w:id="1593" w:author="MARCEAUX DIT CLEMENT Arthur (FRA-DTI)" w:date="2023-08-18T11:01:00Z">
          <w:r w:rsidDel="000218D2">
            <w:delText>e</w:delText>
          </w:r>
        </w:del>
        <w:r>
          <w:t xml:space="preserve"> will occupy </w:t>
        </w:r>
      </w:ins>
      <w:ins w:id="1594" w:author="MARCEAUX DIT CLEMENT Arthur (FRA-DTI)" w:date="2023-08-18T11:01:00Z">
        <w:r w:rsidR="000218D2">
          <w:t xml:space="preserve">the </w:t>
        </w:r>
      </w:ins>
      <w:ins w:id="1595" w:author="DARMANA-LEVERT Corentin (FRA-DTI)" w:date="2023-08-10T13:44:00Z">
        <w:del w:id="1596" w:author="MARCEAUX DIT CLEMENT Arthur (FRA-DTI)" w:date="2023-08-18T11:01:00Z">
          <w:r w:rsidDel="000218D2">
            <w:delText>these</w:delText>
          </w:r>
        </w:del>
      </w:ins>
      <w:ins w:id="1597" w:author="MARCEAUX DIT CLEMENT Arthur (FRA-DTI)" w:date="2023-08-18T11:01:00Z">
        <w:r w:rsidR="000218D2">
          <w:t>substitutional ones</w:t>
        </w:r>
      </w:ins>
      <w:ins w:id="1598" w:author="DARMANA-LEVERT Corentin (FRA-DTI)" w:date="2023-08-10T13:44:00Z">
        <w:del w:id="1599" w:author="MARCEAUX DIT CLEMENT Arthur (FRA-DTI)" w:date="2023-08-18T11:01:00Z">
          <w:r w:rsidDel="000218D2">
            <w:delText xml:space="preserve"> sites</w:delText>
          </w:r>
        </w:del>
        <w:r>
          <w:t xml:space="preserve">. The energy </w:t>
        </w:r>
        <w:del w:id="1600" w:author="MARCEAUX DIT CLEMENT Arthur (FRA-DTI)" w:date="2023-08-18T11:01:00Z">
          <w:r w:rsidDel="000218D2">
            <w:delText>demand</w:delText>
          </w:r>
        </w:del>
      </w:ins>
      <w:ins w:id="1601" w:author="MARCEAUX DIT CLEMENT Arthur (FRA-DTI)" w:date="2023-08-18T11:01:00Z">
        <w:r w:rsidR="000218D2">
          <w:t>barrier</w:t>
        </w:r>
      </w:ins>
      <w:ins w:id="1602" w:author="DARMANA-LEVERT Corentin (FRA-DTI)" w:date="2023-08-10T13:44:00Z">
        <w:r>
          <w:t xml:space="preserve"> to move them </w:t>
        </w:r>
        <w:proofErr w:type="gramStart"/>
        <w:r>
          <w:t>in order to</w:t>
        </w:r>
        <w:proofErr w:type="gramEnd"/>
        <w:r>
          <w:t xml:space="preserve"> make diffusion possible is higher </w:t>
        </w:r>
      </w:ins>
      <w:ins w:id="1603" w:author="MARCEAUX DIT CLEMENT Arthur (FRA-DTI)" w:date="2023-08-18T11:01:00Z">
        <w:r w:rsidR="000218D2">
          <w:t xml:space="preserve">than in liquid </w:t>
        </w:r>
      </w:ins>
      <w:ins w:id="1604" w:author="DARMANA-LEVERT Corentin (FRA-DTI)" w:date="2023-08-10T13:44:00Z">
        <w:r>
          <w:t xml:space="preserve">because atoms are bonded by a strong metallic or ionic bond in a crystal lattice. This results in </w:t>
        </w:r>
        <w:proofErr w:type="gramStart"/>
        <w:r>
          <w:t>really weak</w:t>
        </w:r>
        <w:proofErr w:type="gramEnd"/>
        <w:r>
          <w:t xml:space="preserve"> values of diffusion rates. In the liquid state, however, atoms are not organized in a lattice and can therefore move in many more directions. </w:t>
        </w:r>
        <w:commentRangeStart w:id="1605"/>
        <w:r>
          <w:t xml:space="preserve">Moreover, atoms in the liquid are held together by weak Van Der Walls bonds, the temperature is usually higher and there are no preferential sites, meaning the energy barrier to overcome to move an atom </w:t>
        </w:r>
      </w:ins>
      <w:ins w:id="1606" w:author="DARMANA-LEVERT Corentin (FRA-DTI)" w:date="2023-08-13T11:24:00Z">
        <w:del w:id="1607" w:author="MARCEAUX DIT CLEMENT Arthur (FRA-DTI)" w:date="2023-08-18T11:01:00Z">
          <w:r w:rsidR="0050331D" w:rsidDel="000218D2">
            <w:delText>to</w:delText>
          </w:r>
        </w:del>
      </w:ins>
      <w:commentRangeStart w:id="1608"/>
      <w:ins w:id="1609" w:author="DARMANA-LEVERT Corentin (FRA-DTI)" w:date="2023-08-10T13:44:00Z">
        <w:del w:id="1610" w:author="MARCEAUX DIT CLEMENT Arthur (FRA-DTI)" w:date="2023-08-18T11:01:00Z">
          <w:r w:rsidDel="000218D2">
            <w:delText xml:space="preserve"> another </w:delText>
          </w:r>
          <w:commentRangeEnd w:id="1608"/>
          <w:r w:rsidDel="000218D2">
            <w:rPr>
              <w:rStyle w:val="Marquedecommentaire"/>
            </w:rPr>
            <w:commentReference w:id="1608"/>
          </w:r>
        </w:del>
        <w:r>
          <w:t>will be drastically lowered.</w:t>
        </w:r>
        <w:commentRangeEnd w:id="1605"/>
        <w:r>
          <w:rPr>
            <w:rStyle w:val="Marquedecommentaire"/>
          </w:rPr>
          <w:commentReference w:id="1605"/>
        </w:r>
      </w:ins>
    </w:p>
    <w:p w14:paraId="38B0EC58" w14:textId="77777777" w:rsidR="007A531C" w:rsidRDefault="007A531C" w:rsidP="007A531C">
      <w:pPr>
        <w:spacing w:before="0" w:after="0"/>
        <w:rPr>
          <w:ins w:id="1611" w:author="DARMANA-LEVERT Corentin (FRA-DTI)" w:date="2023-08-10T13:44:00Z"/>
        </w:rPr>
      </w:pPr>
    </w:p>
    <w:p w14:paraId="7667B0D3" w14:textId="0CFD0330" w:rsidR="007A531C" w:rsidRDefault="007A531C" w:rsidP="007A531C">
      <w:pPr>
        <w:spacing w:before="0" w:after="0"/>
        <w:rPr>
          <w:ins w:id="1612" w:author="DARMANA-LEVERT Corentin (FRA-DTI)" w:date="2023-08-10T13:44:00Z"/>
        </w:rPr>
      </w:pPr>
      <w:ins w:id="1613" w:author="DARMANA-LEVERT Corentin (FRA-DTI)" w:date="2023-08-10T13:44:00Z">
        <w:r>
          <w:t xml:space="preserve">Finally, diffusion is a temperature activated phenomenon. Diffusion increases with temperature according to the Arrhenius law as </w:t>
        </w:r>
      </w:ins>
      <w:ins w:id="1614" w:author="DARMANA-LEVERT Corentin (FRA-DTI)" w:date="2023-08-13T11:51:00Z">
        <w:r w:rsidR="00411034">
          <w:t>follows:</w:t>
        </w:r>
      </w:ins>
      <w:ins w:id="1615" w:author="DARMANA-LEVERT Corentin (FRA-DTI)" w:date="2023-08-10T13:44:00Z">
        <w:r>
          <w:t xml:space="preserve"> </w:t>
        </w:r>
      </w:ins>
      <m:oMath>
        <m:sSubSup>
          <m:sSubSupPr>
            <m:ctrlPr>
              <w:ins w:id="1616" w:author="DARMANA-LEVERT Corentin (FRA-DTI)" w:date="2023-08-10T13:44:00Z">
                <w:rPr>
                  <w:rFonts w:ascii="Cambria Math" w:hAnsi="Cambria Math"/>
                  <w:i/>
                </w:rPr>
              </w:ins>
            </m:ctrlPr>
          </m:sSubSupPr>
          <m:e>
            <m:r>
              <w:ins w:id="1617" w:author="DARMANA-LEVERT Corentin (FRA-DTI)" w:date="2023-08-10T13:44:00Z">
                <w:rPr>
                  <w:rFonts w:ascii="Cambria Math" w:hAnsi="Cambria Math"/>
                </w:rPr>
                <m:t>D</m:t>
              </w:ins>
            </m:r>
          </m:e>
          <m:sub>
            <m:r>
              <w:ins w:id="1618" w:author="DARMANA-LEVERT Corentin (FRA-DTI)" w:date="2023-08-10T13:44:00Z">
                <w:rPr>
                  <w:rFonts w:ascii="Cambria Math" w:hAnsi="Cambria Math"/>
                </w:rPr>
                <m:t>i</m:t>
              </w:ins>
            </m:r>
          </m:sub>
          <m:sup>
            <m:r>
              <w:ins w:id="1619" w:author="DARMANA-LEVERT Corentin (FRA-DTI)" w:date="2023-08-10T13:44:00Z">
                <w:rPr>
                  <w:rFonts w:ascii="Cambria Math" w:hAnsi="Cambria Math"/>
                </w:rPr>
                <m:t>φ</m:t>
              </w:ins>
            </m:r>
          </m:sup>
        </m:sSubSup>
        <m:r>
          <w:ins w:id="1620" w:author="DARMANA-LEVERT Corentin (FRA-DTI)" w:date="2023-08-10T13:44:00Z">
            <w:rPr>
              <w:rFonts w:ascii="Cambria Math" w:hAnsi="Cambria Math"/>
            </w:rPr>
            <m:t>=</m:t>
          </w:ins>
        </m:r>
        <m:sSub>
          <m:sSubPr>
            <m:ctrlPr>
              <w:ins w:id="1621" w:author="DARMANA-LEVERT Corentin (FRA-DTI)" w:date="2023-08-10T13:44:00Z">
                <w:rPr>
                  <w:rFonts w:ascii="Cambria Math" w:hAnsi="Cambria Math"/>
                  <w:i/>
                </w:rPr>
              </w:ins>
            </m:ctrlPr>
          </m:sSubPr>
          <m:e>
            <m:r>
              <w:ins w:id="1622" w:author="DARMANA-LEVERT Corentin (FRA-DTI)" w:date="2023-08-10T13:44:00Z">
                <w:rPr>
                  <w:rFonts w:ascii="Cambria Math" w:hAnsi="Cambria Math"/>
                </w:rPr>
                <m:t>D</m:t>
              </w:ins>
            </m:r>
          </m:e>
          <m:sub>
            <m:r>
              <w:ins w:id="1623" w:author="DARMANA-LEVERT Corentin (FRA-DTI)" w:date="2023-08-10T13:44:00Z">
                <w:rPr>
                  <w:rFonts w:ascii="Cambria Math" w:hAnsi="Cambria Math"/>
                </w:rPr>
                <m:t>0</m:t>
              </w:ins>
            </m:r>
          </m:sub>
        </m:sSub>
        <m:sSup>
          <m:sSupPr>
            <m:ctrlPr>
              <w:ins w:id="1624" w:author="DARMANA-LEVERT Corentin (FRA-DTI)" w:date="2023-08-10T13:44:00Z">
                <w:rPr>
                  <w:rFonts w:ascii="Cambria Math" w:eastAsiaTheme="minorEastAsia" w:hAnsi="Cambria Math"/>
                  <w:i/>
                </w:rPr>
              </w:ins>
            </m:ctrlPr>
          </m:sSupPr>
          <m:e>
            <m:r>
              <w:ins w:id="1625" w:author="DARMANA-LEVERT Corentin (FRA-DTI)" w:date="2023-08-10T13:44:00Z">
                <w:rPr>
                  <w:rFonts w:ascii="Cambria Math" w:eastAsiaTheme="minorEastAsia" w:hAnsi="Cambria Math"/>
                </w:rPr>
                <m:t>e</m:t>
              </w:ins>
            </m:r>
          </m:e>
          <m:sup>
            <m:box>
              <m:boxPr>
                <m:ctrlPr>
                  <w:ins w:id="1626" w:author="DARMANA-LEVERT Corentin (FRA-DTI)" w:date="2023-08-10T13:44:00Z">
                    <w:rPr>
                      <w:rFonts w:ascii="Cambria Math" w:eastAsiaTheme="minorEastAsia" w:hAnsi="Cambria Math"/>
                      <w:i/>
                    </w:rPr>
                  </w:ins>
                </m:ctrlPr>
              </m:boxPr>
              <m:e>
                <m:argPr>
                  <m:argSz m:val="-1"/>
                </m:argPr>
                <m:f>
                  <m:fPr>
                    <m:ctrlPr>
                      <w:ins w:id="1627" w:author="DARMANA-LEVERT Corentin (FRA-DTI)" w:date="2023-08-10T13:44:00Z">
                        <w:rPr>
                          <w:rFonts w:ascii="Cambria Math" w:eastAsiaTheme="minorEastAsia" w:hAnsi="Cambria Math"/>
                          <w:i/>
                        </w:rPr>
                      </w:ins>
                    </m:ctrlPr>
                  </m:fPr>
                  <m:num>
                    <m:r>
                      <w:ins w:id="1628" w:author="DARMANA-LEVERT Corentin (FRA-DTI)" w:date="2023-08-10T13:44:00Z">
                        <w:rPr>
                          <w:rFonts w:ascii="Cambria Math" w:eastAsiaTheme="minorEastAsia" w:hAnsi="Cambria Math"/>
                        </w:rPr>
                        <m:t>-Ea</m:t>
                      </w:ins>
                    </m:r>
                  </m:num>
                  <m:den>
                    <m:r>
                      <w:ins w:id="1629" w:author="DARMANA-LEVERT Corentin (FRA-DTI)" w:date="2023-08-10T13:44:00Z">
                        <w:rPr>
                          <w:rFonts w:ascii="Cambria Math" w:eastAsiaTheme="minorEastAsia" w:hAnsi="Cambria Math"/>
                        </w:rPr>
                        <m:t>RT</m:t>
                      </w:ins>
                    </m:r>
                  </m:den>
                </m:f>
              </m:e>
            </m:box>
          </m:sup>
        </m:sSup>
      </m:oMath>
      <w:ins w:id="1630" w:author="DARMANA-LEVERT Corentin (FRA-DTI)" w:date="2023-08-10T13:44:00Z">
        <w:r>
          <w:t>. Solid state corresponds to lower temperature than that of the liquid state in steels. Thus, low temperature is an aggravating factor when it comes to diffusion in the solid state.</w:t>
        </w:r>
        <w:r w:rsidRPr="00242870">
          <w:t xml:space="preserve"> </w:t>
        </w:r>
        <w:r>
          <w:t>Diffusion, when not fast enough, can then result in the formation of persistent segregations, whether it be at the micro or macroscale.</w:t>
        </w:r>
      </w:ins>
    </w:p>
    <w:p w14:paraId="02F78C16" w14:textId="77777777" w:rsidR="007A531C" w:rsidRDefault="007A531C" w:rsidP="007A531C">
      <w:pPr>
        <w:spacing w:before="0" w:after="0"/>
        <w:rPr>
          <w:ins w:id="1631" w:author="DARMANA-LEVERT Corentin (FRA-DTI)" w:date="2023-08-10T13:44:00Z"/>
        </w:rPr>
      </w:pPr>
    </w:p>
    <w:p w14:paraId="79036372" w14:textId="24F77077" w:rsidR="003E482C" w:rsidRDefault="007A531C" w:rsidP="00411034">
      <w:pPr>
        <w:spacing w:before="0" w:after="0"/>
        <w:rPr>
          <w:ins w:id="1632" w:author="DARMANA-LEVERT Corentin (FRA-DTI)" w:date="2023-08-13T11:52:00Z"/>
        </w:rPr>
      </w:pPr>
      <w:ins w:id="1633" w:author="DARMANA-LEVERT Corentin (FRA-DTI)" w:date="2023-08-10T13:44:00Z">
        <w:r>
          <w:t xml:space="preserve">Considering these elements, it appears that even though microsegregations are, by nature, a driving force for diffusion, temperature is not high enough during forging operations and heat treatments to allow for homogenization to take place. </w:t>
        </w:r>
      </w:ins>
      <w:ins w:id="1634" w:author="MARCEAUX DIT CLEMENT Arthur (FRA-DTI)" w:date="2023-08-18T11:02:00Z">
        <w:r w:rsidR="000218D2">
          <w:t xml:space="preserve">The characteristic lengths of compositions gradients (several hundreds of micrometers) are also too important to overcome. </w:t>
        </w:r>
      </w:ins>
      <w:ins w:id="1635" w:author="DARMANA-LEVERT Corentin (FRA-DTI)" w:date="2023-08-10T13:44:00Z">
        <w:r>
          <w:t xml:space="preserve">Therefore, segregations cannot be erased during the manufacturing sequence of the parts. It is thus of prime importance to understand what causes these segregations during solidification, since the levels of action are very limited once they are in place. </w:t>
        </w:r>
      </w:ins>
    </w:p>
    <w:p w14:paraId="0A0B3034" w14:textId="4C1F47E3" w:rsidR="00411034" w:rsidRDefault="00411034">
      <w:pPr>
        <w:spacing w:before="0" w:after="0"/>
        <w:rPr>
          <w:ins w:id="1636" w:author="DARMANA-LEVERT Corentin (FRA-DTI)" w:date="2023-08-27T16:04:00Z"/>
        </w:rPr>
      </w:pPr>
    </w:p>
    <w:p w14:paraId="6715B2E5" w14:textId="3C0022EB" w:rsidR="00140A03" w:rsidRDefault="00140A03">
      <w:pPr>
        <w:spacing w:before="0" w:after="0"/>
        <w:rPr>
          <w:ins w:id="1637" w:author="DARMANA-LEVERT Corentin (FRA-DTI)" w:date="2023-08-27T16:04:00Z"/>
        </w:rPr>
      </w:pPr>
    </w:p>
    <w:p w14:paraId="6C4858A0" w14:textId="77777777" w:rsidR="00140A03" w:rsidRPr="00411034" w:rsidRDefault="00140A03">
      <w:pPr>
        <w:spacing w:before="0" w:after="0"/>
        <w:rPr>
          <w:ins w:id="1638" w:author="MARCEAUX DIT CLEMENT Arthur (FRA-DTI)" w:date="2023-07-19T17:28:00Z"/>
        </w:rPr>
        <w:pPrChange w:id="1639" w:author="DARMANA-LEVERT Corentin (FRA-DTI)" w:date="2023-08-13T11:52:00Z">
          <w:pPr/>
        </w:pPrChange>
      </w:pPr>
    </w:p>
    <w:p w14:paraId="01ED40D0" w14:textId="0ABE86BF" w:rsidR="003E482C" w:rsidRPr="003E482C" w:rsidRDefault="003E482C" w:rsidP="00E17CCB">
      <w:pPr>
        <w:rPr>
          <w:rFonts w:cstheme="minorHAnsi"/>
          <w:i/>
          <w:iCs/>
          <w:rPrChange w:id="1640" w:author="MARCEAUX DIT CLEMENT Arthur (FRA-DTI)" w:date="2023-07-19T17:28:00Z">
            <w:rPr>
              <w:rFonts w:cstheme="minorHAnsi"/>
            </w:rPr>
          </w:rPrChange>
        </w:rPr>
      </w:pPr>
      <w:ins w:id="1641" w:author="MARCEAUX DIT CLEMENT Arthur (FRA-DTI)" w:date="2023-07-19T17:28:00Z">
        <w:r>
          <w:rPr>
            <w:rFonts w:cstheme="minorHAnsi"/>
            <w:i/>
            <w:iCs/>
          </w:rPr>
          <w:t>Convection</w:t>
        </w:r>
      </w:ins>
    </w:p>
    <w:p w14:paraId="04B5997E" w14:textId="304CF3FD" w:rsidR="00AE2E21" w:rsidDel="00A364F0" w:rsidRDefault="00930B14" w:rsidP="00AC6C1A">
      <w:pPr>
        <w:rPr>
          <w:del w:id="1642" w:author="DARMANA-LEVERT Corentin (FRA-DTI)" w:date="2023-08-10T14:36:00Z"/>
          <w:lang w:val="en-GB"/>
        </w:rPr>
      </w:pPr>
      <w:commentRangeStart w:id="1643"/>
      <w:commentRangeStart w:id="1644"/>
      <w:commentRangeStart w:id="1645"/>
      <w:del w:id="1646" w:author="DARMANA-LEVERT Corentin (FRA-DTI)" w:date="2023-08-10T14:25:00Z">
        <w:r w:rsidDel="00AE2E21">
          <w:rPr>
            <w:lang w:val="en-GB"/>
          </w:rPr>
          <w:delText>Solidificatio</w:delText>
        </w:r>
        <w:r w:rsidR="00505995" w:rsidDel="00AE2E21">
          <w:rPr>
            <w:lang w:val="en-GB"/>
          </w:rPr>
          <w:delText xml:space="preserve">n needs to lead to an isotropic object so that mechanical properties for instance, are the same in all directions so that there is no low-yielding sites. </w:delText>
        </w:r>
        <w:commentRangeEnd w:id="1643"/>
        <w:r w:rsidR="003E482C" w:rsidDel="00AE2E21">
          <w:rPr>
            <w:rStyle w:val="Marquedecommentaire"/>
          </w:rPr>
          <w:commentReference w:id="1643"/>
        </w:r>
        <w:r w:rsidR="00505995" w:rsidDel="00AE2E21">
          <w:rPr>
            <w:lang w:val="en-GB"/>
          </w:rPr>
          <w:delText>To reach this property,</w:delText>
        </w:r>
      </w:del>
      <w:del w:id="1647" w:author="DARMANA-LEVERT Corentin (FRA-DTI)" w:date="2023-08-10T14:28:00Z">
        <w:r w:rsidR="00505995" w:rsidDel="00AE2E21">
          <w:rPr>
            <w:lang w:val="en-GB"/>
          </w:rPr>
          <w:delText xml:space="preserve"> a high amount of nucleation sites have to be active to allow grain growth and obtain a large quantity of small grains (</w:delText>
        </w:r>
        <w:commentRangeStart w:id="1648"/>
        <w:r w:rsidR="00505995" w:rsidDel="00AE2E21">
          <w:rPr>
            <w:lang w:val="en-GB"/>
          </w:rPr>
          <w:delText xml:space="preserve">7-8 ASTM). </w:delText>
        </w:r>
        <w:commentRangeEnd w:id="1648"/>
        <w:r w:rsidR="003E482C" w:rsidDel="00AE2E21">
          <w:rPr>
            <w:rStyle w:val="Marquedecommentaire"/>
          </w:rPr>
          <w:commentReference w:id="1648"/>
        </w:r>
        <w:r w:rsidR="00505995" w:rsidDel="00AE2E21">
          <w:rPr>
            <w:lang w:val="en-GB"/>
          </w:rPr>
          <w:delText>In the equiaxed zone of an ingot, grains will nucleate within the liquid and drift away according to currents. The latter are created by differences in temperature in the liquid called natural convection but also by differences in liquid composition. These 2 causes for convection are grouped under the name of thermosolutal convection.</w:delText>
        </w:r>
      </w:del>
      <w:ins w:id="1649" w:author="DARMANA-LEVERT Corentin (FRA-DTI)" w:date="2023-08-10T14:32:00Z">
        <w:r w:rsidR="00AE2E21">
          <w:rPr>
            <w:lang w:val="en-GB"/>
          </w:rPr>
          <w:t>At the beginning</w:t>
        </w:r>
      </w:ins>
      <w:ins w:id="1650" w:author="DARMANA-LEVERT Corentin (FRA-DTI)" w:date="2023-08-10T14:28:00Z">
        <w:r w:rsidR="00AE2E21">
          <w:rPr>
            <w:lang w:val="en-GB"/>
          </w:rPr>
          <w:t xml:space="preserve"> </w:t>
        </w:r>
      </w:ins>
      <w:ins w:id="1651" w:author="DARMANA-LEVERT Corentin (FRA-DTI)" w:date="2023-08-13T11:24:00Z">
        <w:r w:rsidR="0050331D">
          <w:rPr>
            <w:lang w:val="en-GB"/>
          </w:rPr>
          <w:t xml:space="preserve">of </w:t>
        </w:r>
      </w:ins>
      <w:ins w:id="1652" w:author="DARMANA-LEVERT Corentin (FRA-DTI)" w:date="2023-08-10T14:28:00Z">
        <w:r w:rsidR="00AE2E21">
          <w:rPr>
            <w:lang w:val="en-GB"/>
          </w:rPr>
          <w:t xml:space="preserve">solidification, </w:t>
        </w:r>
      </w:ins>
      <w:ins w:id="1653" w:author="DARMANA-LEVERT Corentin (FRA-DTI)" w:date="2023-08-10T14:29:00Z">
        <w:r w:rsidR="00AE2E21">
          <w:rPr>
            <w:lang w:val="en-GB"/>
          </w:rPr>
          <w:t xml:space="preserve">grain nucleation occurs at the </w:t>
        </w:r>
      </w:ins>
      <w:ins w:id="1654" w:author="DARMANA-LEVERT Corentin (FRA-DTI)" w:date="2023-08-13T11:51:00Z">
        <w:r w:rsidR="00411034">
          <w:rPr>
            <w:lang w:val="en-GB"/>
          </w:rPr>
          <w:t>centre</w:t>
        </w:r>
      </w:ins>
      <w:ins w:id="1655" w:author="DARMANA-LEVERT Corentin (FRA-DTI)" w:date="2023-08-10T14:29:00Z">
        <w:r w:rsidR="00AE2E21">
          <w:rPr>
            <w:lang w:val="en-GB"/>
          </w:rPr>
          <w:t xml:space="preserve"> of the liquid bath. These are </w:t>
        </w:r>
      </w:ins>
      <w:ins w:id="1656" w:author="DARMANA-LEVERT Corentin (FRA-DTI)" w:date="2023-08-10T14:30:00Z">
        <w:r w:rsidR="00AE2E21">
          <w:rPr>
            <w:lang w:val="en-GB"/>
          </w:rPr>
          <w:t>denser</w:t>
        </w:r>
      </w:ins>
      <w:ins w:id="1657" w:author="DARMANA-LEVERT Corentin (FRA-DTI)" w:date="2023-08-10T14:29:00Z">
        <w:r w:rsidR="00AE2E21">
          <w:rPr>
            <w:lang w:val="en-GB"/>
          </w:rPr>
          <w:t xml:space="preserve"> than</w:t>
        </w:r>
      </w:ins>
      <w:ins w:id="1658" w:author="DARMANA-LEVERT Corentin (FRA-DTI)" w:date="2023-08-11T10:51:00Z">
        <w:r w:rsidR="00B965B0">
          <w:rPr>
            <w:lang w:val="en-GB"/>
          </w:rPr>
          <w:t xml:space="preserve"> the</w:t>
        </w:r>
      </w:ins>
      <w:ins w:id="1659" w:author="DARMANA-LEVERT Corentin (FRA-DTI)" w:date="2023-08-10T14:29:00Z">
        <w:r w:rsidR="00AE2E21">
          <w:rPr>
            <w:lang w:val="en-GB"/>
          </w:rPr>
          <w:t xml:space="preserve"> liquid</w:t>
        </w:r>
      </w:ins>
      <w:ins w:id="1660" w:author="MARCEAUX DIT CLEMENT Arthur (FRA-DTI)" w:date="2023-08-18T11:03:00Z">
        <w:r w:rsidR="000218D2">
          <w:rPr>
            <w:lang w:val="en-GB"/>
          </w:rPr>
          <w:t xml:space="preserve"> (due to partitioning)</w:t>
        </w:r>
      </w:ins>
      <w:ins w:id="1661" w:author="DARMANA-LEVERT Corentin (FRA-DTI)" w:date="2023-08-10T14:30:00Z">
        <w:r w:rsidR="00AE2E21">
          <w:rPr>
            <w:lang w:val="en-GB"/>
          </w:rPr>
          <w:t xml:space="preserve"> and then sink to the bottom</w:t>
        </w:r>
      </w:ins>
      <w:ins w:id="1662" w:author="MARCEAUX DIT CLEMENT Arthur (FRA-DTI)" w:date="2023-08-18T11:03:00Z">
        <w:r w:rsidR="000218D2">
          <w:rPr>
            <w:lang w:val="en-GB"/>
          </w:rPr>
          <w:t>,</w:t>
        </w:r>
      </w:ins>
      <w:ins w:id="1663" w:author="DARMANA-LEVERT Corentin (FRA-DTI)" w:date="2023-08-10T14:31:00Z">
        <w:r w:rsidR="00AE2E21">
          <w:rPr>
            <w:lang w:val="en-GB"/>
          </w:rPr>
          <w:t xml:space="preserve"> leading to an accumulation of negatively segregated</w:t>
        </w:r>
      </w:ins>
      <w:ins w:id="1664" w:author="DARMANA-LEVERT Corentin (FRA-DTI)" w:date="2023-08-10T14:32:00Z">
        <w:r w:rsidR="00AE2E21">
          <w:rPr>
            <w:lang w:val="en-GB"/>
          </w:rPr>
          <w:t xml:space="preserve"> grains. </w:t>
        </w:r>
      </w:ins>
      <w:ins w:id="1665" w:author="MARCEAUX DIT CLEMENT Arthur (FRA-DTI)" w:date="2023-08-18T11:03:00Z">
        <w:r w:rsidR="000218D2">
          <w:rPr>
            <w:lang w:val="en-GB"/>
          </w:rPr>
          <w:t xml:space="preserve">This gives birth to the </w:t>
        </w:r>
        <w:r w:rsidR="000218D2" w:rsidRPr="00DD21D2">
          <w:rPr>
            <w:lang w:val="en-GB"/>
          </w:rPr>
          <w:t>sedimentation cone</w:t>
        </w:r>
      </w:ins>
      <w:ins w:id="1666" w:author="DARMANA-LEVERT Corentin (FRA-DTI)" w:date="2023-08-27T16:05:00Z">
        <w:r w:rsidR="00DD21D2">
          <w:rPr>
            <w:lang w:val="en-GB"/>
          </w:rPr>
          <w:t xml:space="preserve"> as shown in </w:t>
        </w:r>
        <w:r w:rsidR="00DD21D2">
          <w:rPr>
            <w:lang w:val="en-GB"/>
          </w:rPr>
          <w:fldChar w:fldCharType="begin"/>
        </w:r>
        <w:r w:rsidR="00DD21D2">
          <w:rPr>
            <w:lang w:val="en-GB"/>
          </w:rPr>
          <w:instrText xml:space="preserve"> REF _Ref137424177 \h </w:instrText>
        </w:r>
      </w:ins>
      <w:r w:rsidR="00DD21D2">
        <w:rPr>
          <w:lang w:val="en-GB"/>
        </w:rPr>
      </w:r>
      <w:r w:rsidR="00DD21D2">
        <w:rPr>
          <w:lang w:val="en-GB"/>
        </w:rPr>
        <w:fldChar w:fldCharType="separate"/>
      </w:r>
      <w:ins w:id="1667" w:author="DARMANA-LEVERT Corentin (FRA-DTI)" w:date="2023-08-29T11:08:00Z">
        <w:r w:rsidR="00321898">
          <w:t xml:space="preserve">Figure </w:t>
        </w:r>
        <w:r w:rsidR="00321898">
          <w:rPr>
            <w:noProof/>
          </w:rPr>
          <w:t>18</w:t>
        </w:r>
      </w:ins>
      <w:ins w:id="1668" w:author="DARMANA-LEVERT Corentin (FRA-DTI)" w:date="2023-08-27T16:05:00Z">
        <w:r w:rsidR="00DD21D2">
          <w:rPr>
            <w:lang w:val="en-GB"/>
          </w:rPr>
          <w:fldChar w:fldCharType="end"/>
        </w:r>
      </w:ins>
      <w:ins w:id="1669" w:author="MARCEAUX DIT CLEMENT Arthur (FRA-DTI)" w:date="2023-08-18T11:03:00Z">
        <w:r w:rsidR="000218D2">
          <w:rPr>
            <w:lang w:val="en-GB"/>
          </w:rPr>
          <w:t xml:space="preserve">. In the meantime, </w:t>
        </w:r>
      </w:ins>
      <w:ins w:id="1670" w:author="DARMANA-LEVERT Corentin (FRA-DTI)" w:date="2023-08-10T14:32:00Z">
        <w:del w:id="1671" w:author="MARCEAUX DIT CLEMENT Arthur (FRA-DTI)" w:date="2023-08-18T11:03:00Z">
          <w:r w:rsidR="00AE2E21" w:rsidRPr="000218D2" w:rsidDel="000218D2">
            <w:rPr>
              <w:lang w:val="en-GB"/>
            </w:rPr>
            <w:delText>T</w:delText>
          </w:r>
        </w:del>
      </w:ins>
      <w:ins w:id="1672" w:author="MARCEAUX DIT CLEMENT Arthur (FRA-DTI)" w:date="2023-08-18T11:03:00Z">
        <w:r w:rsidR="000218D2">
          <w:rPr>
            <w:lang w:val="en-GB"/>
          </w:rPr>
          <w:t>t</w:t>
        </w:r>
      </w:ins>
      <w:ins w:id="1673" w:author="DARMANA-LEVERT Corentin (FRA-DTI)" w:date="2023-08-10T14:32:00Z">
        <w:r w:rsidR="00AE2E21" w:rsidRPr="000218D2">
          <w:rPr>
            <w:lang w:val="en-GB"/>
          </w:rPr>
          <w:t>he</w:t>
        </w:r>
        <w:r w:rsidR="00AE2E21">
          <w:rPr>
            <w:lang w:val="en-GB"/>
          </w:rPr>
          <w:t xml:space="preserve"> liquid gradually becomes richer in solutes</w:t>
        </w:r>
      </w:ins>
      <w:ins w:id="1674" w:author="MARCEAUX DIT CLEMENT Arthur (FRA-DTI)" w:date="2023-08-18T11:09:00Z">
        <w:r w:rsidR="003B6124">
          <w:rPr>
            <w:lang w:val="en-GB"/>
          </w:rPr>
          <w:t xml:space="preserve"> (liquidus temperature therefore decreases)</w:t>
        </w:r>
      </w:ins>
      <w:ins w:id="1675" w:author="DARMANA-LEVERT Corentin (FRA-DTI)" w:date="2023-08-10T14:33:00Z">
        <w:r w:rsidR="00AE2E21">
          <w:rPr>
            <w:lang w:val="en-GB"/>
          </w:rPr>
          <w:t xml:space="preserve">, creating composition gradients. </w:t>
        </w:r>
      </w:ins>
      <w:ins w:id="1676" w:author="MARCEAUX DIT CLEMENT Arthur (FRA-DTI)" w:date="2023-08-18T11:06:00Z">
        <w:r w:rsidR="003B6124">
          <w:rPr>
            <w:lang w:val="en-GB"/>
          </w:rPr>
          <w:t xml:space="preserve">It also progressively cools down. </w:t>
        </w:r>
      </w:ins>
      <w:ins w:id="1677" w:author="MARCEAUX DIT CLEMENT Arthur (FRA-DTI)" w:date="2023-08-18T11:07:00Z">
        <w:r w:rsidR="003B6124">
          <w:rPr>
            <w:lang w:val="en-GB"/>
          </w:rPr>
          <w:t xml:space="preserve">These composition and thermal gradients induce currents, and therefore matter transport, due to a phenomenon called </w:t>
        </w:r>
      </w:ins>
      <w:ins w:id="1678" w:author="DARMANA-LEVERT Corentin (FRA-DTI)" w:date="2023-08-10T14:33:00Z">
        <w:del w:id="1679" w:author="MARCEAUX DIT CLEMENT Arthur (FRA-DTI)" w:date="2023-08-18T11:07:00Z">
          <w:r w:rsidR="00AE2E21" w:rsidDel="003B6124">
            <w:rPr>
              <w:lang w:val="en-GB"/>
            </w:rPr>
            <w:delText xml:space="preserve">Being in the liquid state and at high temperature, these gradients </w:delText>
          </w:r>
        </w:del>
      </w:ins>
      <w:ins w:id="1680" w:author="DARMANA-LEVERT Corentin (FRA-DTI)" w:date="2023-08-11T10:52:00Z">
        <w:del w:id="1681" w:author="MARCEAUX DIT CLEMENT Arthur (FRA-DTI)" w:date="2023-08-18T11:07:00Z">
          <w:r w:rsidR="00B965B0" w:rsidDel="003B6124">
            <w:rPr>
              <w:lang w:val="en-GB"/>
            </w:rPr>
            <w:delText>provoke</w:delText>
          </w:r>
        </w:del>
      </w:ins>
      <w:ins w:id="1682" w:author="DARMANA-LEVERT Corentin (FRA-DTI)" w:date="2023-08-10T14:34:00Z">
        <w:del w:id="1683" w:author="MARCEAUX DIT CLEMENT Arthur (FRA-DTI)" w:date="2023-08-18T11:07:00Z">
          <w:r w:rsidR="00AE2E21" w:rsidDel="003B6124">
            <w:rPr>
              <w:lang w:val="en-GB"/>
            </w:rPr>
            <w:delText xml:space="preserve"> matter transport called </w:delText>
          </w:r>
        </w:del>
        <w:proofErr w:type="spellStart"/>
        <w:r w:rsidR="00AE2E21">
          <w:rPr>
            <w:lang w:val="en-GB"/>
          </w:rPr>
          <w:t>thermosolutal</w:t>
        </w:r>
        <w:proofErr w:type="spellEnd"/>
        <w:r w:rsidR="00AE2E21">
          <w:rPr>
            <w:lang w:val="en-GB"/>
          </w:rPr>
          <w:t xml:space="preserve"> convection. </w:t>
        </w:r>
      </w:ins>
      <w:ins w:id="1684" w:author="MARCEAUX DIT CLEMENT Arthur (FRA-DTI)" w:date="2023-08-18T11:07:00Z">
        <w:r w:rsidR="003B6124">
          <w:rPr>
            <w:lang w:val="en-GB"/>
          </w:rPr>
          <w:t xml:space="preserve">Over time, </w:t>
        </w:r>
        <w:r w:rsidR="003B6124">
          <w:rPr>
            <w:lang w:val="en-GB"/>
          </w:rPr>
          <w:lastRenderedPageBreak/>
          <w:t xml:space="preserve">this leads to the formation </w:t>
        </w:r>
      </w:ins>
      <w:ins w:id="1685" w:author="MARCEAUX DIT CLEMENT Arthur (FRA-DTI)" w:date="2023-08-18T11:08:00Z">
        <w:r w:rsidR="003B6124">
          <w:rPr>
            <w:lang w:val="en-GB"/>
          </w:rPr>
          <w:t xml:space="preserve">of A- and V-segregates in the ingot, and to the appearance of the top segregation under the feedhead. </w:t>
        </w:r>
      </w:ins>
      <w:ins w:id="1686" w:author="DARMANA-LEVERT Corentin (FRA-DTI)" w:date="2023-08-10T14:34:00Z">
        <w:del w:id="1687" w:author="MARCEAUX DIT CLEMENT Arthur (FRA-DTI)" w:date="2023-08-18T11:08:00Z">
          <w:r w:rsidR="00AE2E21" w:rsidRPr="00B965B0" w:rsidDel="003B6124">
            <w:rPr>
              <w:highlight w:val="yellow"/>
              <w:lang w:val="en-GB"/>
              <w:rPrChange w:id="1688" w:author="DARMANA-LEVERT Corentin (FRA-DTI)" w:date="2023-08-11T10:56:00Z">
                <w:rPr>
                  <w:lang w:val="en-GB"/>
                </w:rPr>
              </w:rPrChange>
            </w:rPr>
            <w:delText>During solidification, we then have transport of mat</w:delText>
          </w:r>
        </w:del>
      </w:ins>
      <w:ins w:id="1689" w:author="DARMANA-LEVERT Corentin (FRA-DTI)" w:date="2023-08-10T14:35:00Z">
        <w:del w:id="1690" w:author="MARCEAUX DIT CLEMENT Arthur (FRA-DTI)" w:date="2023-08-18T11:08:00Z">
          <w:r w:rsidR="00AE2E21" w:rsidRPr="00B965B0" w:rsidDel="003B6124">
            <w:rPr>
              <w:highlight w:val="yellow"/>
              <w:lang w:val="en-GB"/>
              <w:rPrChange w:id="1691" w:author="DARMANA-LEVERT Corentin (FRA-DTI)" w:date="2023-08-11T10:56:00Z">
                <w:rPr>
                  <w:lang w:val="en-GB"/>
                </w:rPr>
              </w:rPrChange>
            </w:rPr>
            <w:delText xml:space="preserve">ter both at liquid and solid state which </w:delText>
          </w:r>
        </w:del>
      </w:ins>
      <w:moveToRangeStart w:id="1692" w:author="DARMANA-LEVERT Corentin (FRA-DTI)" w:date="2023-08-10T14:36:00Z" w:name="move142570615"/>
      <w:moveTo w:id="1693" w:author="DARMANA-LEVERT Corentin (FRA-DTI)" w:date="2023-08-10T14:36:00Z">
        <w:del w:id="1694" w:author="MARCEAUX DIT CLEMENT Arthur (FRA-DTI)" w:date="2023-08-18T11:08:00Z">
          <w:r w:rsidR="00275B7A" w:rsidRPr="00B965B0" w:rsidDel="003B6124">
            <w:rPr>
              <w:highlight w:val="yellow"/>
              <w:lang w:val="en-GB"/>
              <w:rPrChange w:id="1695" w:author="DARMANA-LEVERT Corentin (FRA-DTI)" w:date="2023-08-11T10:56:00Z">
                <w:rPr>
                  <w:lang w:val="en-GB"/>
                </w:rPr>
              </w:rPrChange>
            </w:rPr>
            <w:delText>lead to the accumulation of grains at the same locations leading to microagregates that are segregated</w:delText>
          </w:r>
        </w:del>
      </w:moveTo>
      <w:ins w:id="1696" w:author="DARMANA-LEVERT Corentin (FRA-DTI)" w:date="2023-08-10T14:37:00Z">
        <w:del w:id="1697" w:author="MARCEAUX DIT CLEMENT Arthur (FRA-DTI)" w:date="2023-08-18T11:08:00Z">
          <w:r w:rsidR="00275B7A" w:rsidRPr="00B965B0" w:rsidDel="003B6124">
            <w:rPr>
              <w:highlight w:val="yellow"/>
              <w:lang w:val="en-GB"/>
              <w:rPrChange w:id="1698" w:author="DARMANA-LEVERT Corentin (FRA-DTI)" w:date="2023-08-11T10:56:00Z">
                <w:rPr>
                  <w:lang w:val="en-GB"/>
                </w:rPr>
              </w:rPrChange>
            </w:rPr>
            <w:delText>.</w:delText>
          </w:r>
        </w:del>
      </w:ins>
      <w:moveTo w:id="1699" w:author="DARMANA-LEVERT Corentin (FRA-DTI)" w:date="2023-08-10T14:36:00Z">
        <w:del w:id="1700" w:author="MARCEAUX DIT CLEMENT Arthur (FRA-DTI)" w:date="2023-08-18T11:08:00Z">
          <w:r w:rsidR="00275B7A" w:rsidRPr="00B965B0" w:rsidDel="003B6124">
            <w:rPr>
              <w:highlight w:val="yellow"/>
              <w:lang w:val="en-GB"/>
              <w:rPrChange w:id="1701" w:author="DARMANA-LEVERT Corentin (FRA-DTI)" w:date="2023-08-11T10:56:00Z">
                <w:rPr>
                  <w:lang w:val="en-GB"/>
                </w:rPr>
              </w:rPrChange>
            </w:rPr>
            <w:delText xml:space="preserve"> if the accumulated grains have undergone any effect from diffusion or partitionning described above. Further accumulation can lead to the formation of segregated meso or macroaggregates symptomatic of mesosegregation and macrosegregation respectively and are called V and A segregates or bands. Their location in an ingot is shown in </w:delText>
          </w:r>
          <w:r w:rsidR="00275B7A" w:rsidRPr="00B965B0" w:rsidDel="003B6124">
            <w:rPr>
              <w:highlight w:val="yellow"/>
              <w:lang w:val="en-GB"/>
              <w:rPrChange w:id="1702" w:author="DARMANA-LEVERT Corentin (FRA-DTI)" w:date="2023-08-11T10:56:00Z">
                <w:rPr>
                  <w:lang w:val="en-GB"/>
                </w:rPr>
              </w:rPrChange>
            </w:rPr>
            <w:fldChar w:fldCharType="begin"/>
          </w:r>
          <w:r w:rsidR="00275B7A" w:rsidRPr="00B965B0" w:rsidDel="003B6124">
            <w:rPr>
              <w:highlight w:val="yellow"/>
              <w:lang w:val="en-GB"/>
              <w:rPrChange w:id="1703" w:author="DARMANA-LEVERT Corentin (FRA-DTI)" w:date="2023-08-11T10:56:00Z">
                <w:rPr>
                  <w:lang w:val="en-GB"/>
                </w:rPr>
              </w:rPrChange>
            </w:rPr>
            <w:delInstrText xml:space="preserve"> REF _Ref137424177 \h </w:delInstrText>
          </w:r>
        </w:del>
      </w:moveTo>
      <w:del w:id="1704" w:author="MARCEAUX DIT CLEMENT Arthur (FRA-DTI)" w:date="2023-08-18T11:08:00Z">
        <w:r w:rsidR="00B965B0" w:rsidDel="003B6124">
          <w:rPr>
            <w:highlight w:val="yellow"/>
            <w:lang w:val="en-GB"/>
          </w:rPr>
          <w:delInstrText xml:space="preserve"> \* MERGEFORMAT </w:delInstrText>
        </w:r>
        <w:r w:rsidR="00275B7A" w:rsidRPr="00FA01BE" w:rsidDel="003B6124">
          <w:rPr>
            <w:highlight w:val="yellow"/>
            <w:lang w:val="en-GB"/>
          </w:rPr>
        </w:r>
      </w:del>
      <w:moveTo w:id="1705" w:author="DARMANA-LEVERT Corentin (FRA-DTI)" w:date="2023-08-10T14:36:00Z">
        <w:del w:id="1706" w:author="MARCEAUX DIT CLEMENT Arthur (FRA-DTI)" w:date="2023-08-18T11:08:00Z">
          <w:r w:rsidR="00275B7A" w:rsidRPr="00B965B0" w:rsidDel="003B6124">
            <w:rPr>
              <w:highlight w:val="yellow"/>
              <w:lang w:val="en-GB"/>
              <w:rPrChange w:id="1707" w:author="DARMANA-LEVERT Corentin (FRA-DTI)" w:date="2023-08-11T10:56:00Z">
                <w:rPr>
                  <w:lang w:val="en-GB"/>
                </w:rPr>
              </w:rPrChange>
            </w:rPr>
            <w:fldChar w:fldCharType="separate"/>
          </w:r>
        </w:del>
      </w:moveTo>
      <w:ins w:id="1708" w:author="DARMANA-LEVERT Corentin (FRA-DTI)" w:date="2023-08-13T11:35:00Z">
        <w:del w:id="1709" w:author="MARCEAUX DIT CLEMENT Arthur (FRA-DTI)" w:date="2023-08-18T11:08:00Z">
          <w:r w:rsidR="00954D8E" w:rsidRPr="00954D8E" w:rsidDel="003B6124">
            <w:rPr>
              <w:highlight w:val="yellow"/>
              <w:rPrChange w:id="1710" w:author="DARMANA-LEVERT Corentin (FRA-DTI)" w:date="2023-08-13T11:35:00Z">
                <w:rPr/>
              </w:rPrChange>
            </w:rPr>
            <w:delText xml:space="preserve">Figure </w:delText>
          </w:r>
          <w:r w:rsidR="00954D8E" w:rsidRPr="00954D8E" w:rsidDel="003B6124">
            <w:rPr>
              <w:noProof/>
              <w:highlight w:val="yellow"/>
              <w:rPrChange w:id="1711" w:author="DARMANA-LEVERT Corentin (FRA-DTI)" w:date="2023-08-13T11:35:00Z">
                <w:rPr>
                  <w:noProof/>
                </w:rPr>
              </w:rPrChange>
            </w:rPr>
            <w:delText>18</w:delText>
          </w:r>
        </w:del>
      </w:ins>
      <w:moveTo w:id="1712" w:author="DARMANA-LEVERT Corentin (FRA-DTI)" w:date="2023-08-10T14:36:00Z">
        <w:del w:id="1713" w:author="MARCEAUX DIT CLEMENT Arthur (FRA-DTI)" w:date="2023-08-18T11:08:00Z">
          <w:r w:rsidR="00275B7A" w:rsidRPr="00B965B0" w:rsidDel="003B6124">
            <w:rPr>
              <w:highlight w:val="yellow"/>
              <w:rPrChange w:id="1714" w:author="DARMANA-LEVERT Corentin (FRA-DTI)" w:date="2023-08-11T10:56:00Z">
                <w:rPr/>
              </w:rPrChange>
            </w:rPr>
            <w:delText xml:space="preserve">Figure </w:delText>
          </w:r>
          <w:r w:rsidR="00275B7A" w:rsidRPr="00B965B0" w:rsidDel="003B6124">
            <w:rPr>
              <w:noProof/>
              <w:highlight w:val="yellow"/>
              <w:rPrChange w:id="1715" w:author="DARMANA-LEVERT Corentin (FRA-DTI)" w:date="2023-08-11T10:56:00Z">
                <w:rPr>
                  <w:noProof/>
                </w:rPr>
              </w:rPrChange>
            </w:rPr>
            <w:delText>20</w:delText>
          </w:r>
          <w:r w:rsidR="00275B7A" w:rsidRPr="00B965B0" w:rsidDel="003B6124">
            <w:rPr>
              <w:highlight w:val="yellow"/>
              <w:lang w:val="en-GB"/>
              <w:rPrChange w:id="1716" w:author="DARMANA-LEVERT Corentin (FRA-DTI)" w:date="2023-08-11T10:56:00Z">
                <w:rPr>
                  <w:lang w:val="en-GB"/>
                </w:rPr>
              </w:rPrChange>
            </w:rPr>
            <w:fldChar w:fldCharType="end"/>
          </w:r>
        </w:del>
      </w:moveTo>
      <w:customXmlDelRangeStart w:id="1717" w:author="MARCEAUX DIT CLEMENT Arthur (FRA-DTI)" w:date="2023-08-18T11:08:00Z"/>
      <w:sdt>
        <w:sdtPr>
          <w:rPr>
            <w:highlight w:val="yellow"/>
            <w:lang w:val="en-GB"/>
          </w:rPr>
          <w:id w:val="623514208"/>
          <w:citation/>
        </w:sdtPr>
        <w:sdtContent>
          <w:customXmlDelRangeEnd w:id="1717"/>
          <w:moveTo w:id="1718" w:author="DARMANA-LEVERT Corentin (FRA-DTI)" w:date="2023-08-10T14:36:00Z">
            <w:del w:id="1719" w:author="MARCEAUX DIT CLEMENT Arthur (FRA-DTI)" w:date="2023-08-18T11:08:00Z">
              <w:r w:rsidR="00275B7A" w:rsidRPr="00B965B0" w:rsidDel="003B6124">
                <w:rPr>
                  <w:highlight w:val="yellow"/>
                  <w:lang w:val="en-GB"/>
                  <w:rPrChange w:id="1720" w:author="DARMANA-LEVERT Corentin (FRA-DTI)" w:date="2023-08-11T10:56:00Z">
                    <w:rPr>
                      <w:lang w:val="en-GB"/>
                    </w:rPr>
                  </w:rPrChange>
                </w:rPr>
                <w:fldChar w:fldCharType="begin"/>
              </w:r>
              <w:r w:rsidR="00275B7A" w:rsidRPr="00B965B0" w:rsidDel="003B6124">
                <w:rPr>
                  <w:highlight w:val="yellow"/>
                  <w:lang w:val="fr-FR"/>
                  <w:rPrChange w:id="1721" w:author="DARMANA-LEVERT Corentin (FRA-DTI)" w:date="2023-08-11T10:56:00Z">
                    <w:rPr>
                      <w:lang w:val="fr-FR"/>
                    </w:rPr>
                  </w:rPrChange>
                </w:rPr>
                <w:delInstrText xml:space="preserve"> CITATION Fle75 \l 1036 </w:delInstrText>
              </w:r>
              <w:r w:rsidR="00275B7A" w:rsidRPr="00B965B0" w:rsidDel="003B6124">
                <w:rPr>
                  <w:highlight w:val="yellow"/>
                  <w:lang w:val="en-GB"/>
                  <w:rPrChange w:id="1722" w:author="DARMANA-LEVERT Corentin (FRA-DTI)" w:date="2023-08-11T10:56:00Z">
                    <w:rPr>
                      <w:lang w:val="en-GB"/>
                    </w:rPr>
                  </w:rPrChange>
                </w:rPr>
                <w:fldChar w:fldCharType="separate"/>
              </w:r>
            </w:del>
          </w:moveTo>
          <w:ins w:id="1723" w:author="DARMANA-LEVERT Corentin (FRA-DTI)" w:date="2023-08-13T11:35:00Z">
            <w:del w:id="1724" w:author="MARCEAUX DIT CLEMENT Arthur (FRA-DTI)" w:date="2023-08-18T11:08:00Z">
              <w:r w:rsidR="00954D8E" w:rsidDel="003B6124">
                <w:rPr>
                  <w:noProof/>
                  <w:highlight w:val="yellow"/>
                  <w:lang w:val="fr-FR"/>
                </w:rPr>
                <w:delText xml:space="preserve"> </w:delText>
              </w:r>
              <w:r w:rsidR="00954D8E" w:rsidRPr="00954D8E" w:rsidDel="003B6124">
                <w:rPr>
                  <w:noProof/>
                  <w:highlight w:val="yellow"/>
                  <w:lang w:val="fr-FR"/>
                  <w:rPrChange w:id="1725" w:author="DARMANA-LEVERT Corentin (FRA-DTI)" w:date="2023-08-13T11:35:00Z">
                    <w:rPr/>
                  </w:rPrChange>
                </w:rPr>
                <w:delText>(10)</w:delText>
              </w:r>
            </w:del>
          </w:ins>
          <w:moveTo w:id="1726" w:author="DARMANA-LEVERT Corentin (FRA-DTI)" w:date="2023-08-10T14:36:00Z">
            <w:del w:id="1727" w:author="MARCEAUX DIT CLEMENT Arthur (FRA-DTI)" w:date="2023-08-18T11:08:00Z">
              <w:r w:rsidR="00275B7A" w:rsidRPr="00B965B0" w:rsidDel="003B6124">
                <w:rPr>
                  <w:noProof/>
                  <w:highlight w:val="yellow"/>
                  <w:lang w:val="fr-FR"/>
                  <w:rPrChange w:id="1728" w:author="DARMANA-LEVERT Corentin (FRA-DTI)" w:date="2023-08-11T10:56:00Z">
                    <w:rPr>
                      <w:noProof/>
                      <w:lang w:val="fr-FR"/>
                    </w:rPr>
                  </w:rPrChange>
                </w:rPr>
                <w:delText xml:space="preserve"> (8)</w:delText>
              </w:r>
              <w:r w:rsidR="00275B7A" w:rsidRPr="00B965B0" w:rsidDel="003B6124">
                <w:rPr>
                  <w:highlight w:val="yellow"/>
                  <w:lang w:val="en-GB"/>
                  <w:rPrChange w:id="1729" w:author="DARMANA-LEVERT Corentin (FRA-DTI)" w:date="2023-08-11T10:56:00Z">
                    <w:rPr>
                      <w:lang w:val="en-GB"/>
                    </w:rPr>
                  </w:rPrChange>
                </w:rPr>
                <w:fldChar w:fldCharType="end"/>
              </w:r>
            </w:del>
          </w:moveTo>
          <w:customXmlDelRangeStart w:id="1730" w:author="MARCEAUX DIT CLEMENT Arthur (FRA-DTI)" w:date="2023-08-18T11:08:00Z"/>
        </w:sdtContent>
      </w:sdt>
      <w:customXmlDelRangeEnd w:id="1730"/>
      <w:moveToRangeEnd w:id="1692"/>
    </w:p>
    <w:p w14:paraId="1B7DCE80" w14:textId="77777777" w:rsidR="00A364F0" w:rsidRPr="00EB0538" w:rsidRDefault="00A364F0" w:rsidP="00EB0538">
      <w:pPr>
        <w:rPr>
          <w:ins w:id="1731" w:author="DARMANA-LEVERT Corentin (FRA-DTI)" w:date="2023-08-29T08:34:00Z"/>
          <w:lang w:val="en-GB"/>
        </w:rPr>
      </w:pPr>
    </w:p>
    <w:p w14:paraId="07E83DF2" w14:textId="0A29935D" w:rsidR="005236B5" w:rsidRDefault="005236B5" w:rsidP="00AC6C1A">
      <w:pPr>
        <w:rPr>
          <w:lang w:val="en-GB"/>
        </w:rPr>
      </w:pPr>
      <w:del w:id="1732" w:author="DARMANA-LEVERT Corentin (FRA-DTI)" w:date="2023-08-10T14:36:00Z">
        <w:r w:rsidDel="00275B7A">
          <w:rPr>
            <w:lang w:val="en-GB"/>
          </w:rPr>
          <w:delText xml:space="preserve">These currents will </w:delText>
        </w:r>
      </w:del>
      <w:moveFromRangeStart w:id="1733" w:author="DARMANA-LEVERT Corentin (FRA-DTI)" w:date="2023-08-10T14:36:00Z" w:name="move142570615"/>
      <w:moveFrom w:id="1734" w:author="DARMANA-LEVERT Corentin (FRA-DTI)" w:date="2023-08-10T14:36:00Z">
        <w:r w:rsidDel="00275B7A">
          <w:rPr>
            <w:lang w:val="en-GB"/>
          </w:rPr>
          <w:t>lead to the accumulation of grains at the same locations leading to microagregates that are segregated if the accumulated grains have undergone any effect from diffusion or partitionning described above. Further accumulation can lead to the formation of segregated meso or macroaggregates symptomatic of mesosegregation and macrosegregation respectively</w:t>
        </w:r>
        <w:r w:rsidR="00F46F53" w:rsidDel="00275B7A">
          <w:rPr>
            <w:lang w:val="en-GB"/>
          </w:rPr>
          <w:t xml:space="preserve"> and are called V and A segregates or bands. Their location in an ingot is shown in </w:t>
        </w:r>
        <w:r w:rsidR="00F46F53" w:rsidDel="00275B7A">
          <w:rPr>
            <w:lang w:val="en-GB"/>
          </w:rPr>
          <w:fldChar w:fldCharType="begin"/>
        </w:r>
        <w:r w:rsidR="00F46F53" w:rsidDel="00275B7A">
          <w:rPr>
            <w:lang w:val="en-GB"/>
          </w:rPr>
          <w:instrText xml:space="preserve"> REF _Ref137424177 \h </w:instrText>
        </w:r>
      </w:moveFrom>
      <w:del w:id="1735" w:author="DARMANA-LEVERT Corentin (FRA-DTI)" w:date="2023-08-10T14:36:00Z">
        <w:r w:rsidR="00F46F53" w:rsidDel="00275B7A">
          <w:rPr>
            <w:lang w:val="en-GB"/>
          </w:rPr>
        </w:r>
      </w:del>
      <w:moveFrom w:id="1736" w:author="DARMANA-LEVERT Corentin (FRA-DTI)" w:date="2023-08-10T14:36:00Z">
        <w:r w:rsidR="00F46F53" w:rsidDel="00275B7A">
          <w:rPr>
            <w:lang w:val="en-GB"/>
          </w:rPr>
          <w:fldChar w:fldCharType="separate"/>
        </w:r>
        <w:r w:rsidR="00AF685A" w:rsidDel="00275B7A">
          <w:t xml:space="preserve">Figure </w:t>
        </w:r>
        <w:r w:rsidR="00AF685A" w:rsidDel="00275B7A">
          <w:rPr>
            <w:noProof/>
          </w:rPr>
          <w:t>20</w:t>
        </w:r>
        <w:r w:rsidR="00F46F53" w:rsidDel="00275B7A">
          <w:rPr>
            <w:lang w:val="en-GB"/>
          </w:rPr>
          <w:fldChar w:fldCharType="end"/>
        </w:r>
      </w:moveFrom>
      <w:sdt>
        <w:sdtPr>
          <w:rPr>
            <w:lang w:val="en-GB"/>
          </w:rPr>
          <w:id w:val="-441378027"/>
          <w:citation/>
        </w:sdtPr>
        <w:sdtContent>
          <w:moveFrom w:id="1737" w:author="DARMANA-LEVERT Corentin (FRA-DTI)" w:date="2023-08-10T14:36:00Z">
            <w:r w:rsidR="00291058" w:rsidDel="00275B7A">
              <w:rPr>
                <w:lang w:val="en-GB"/>
              </w:rPr>
              <w:fldChar w:fldCharType="begin"/>
            </w:r>
            <w:ins w:id="1738" w:author="DARMANA-LEVERT Corentin (FRA-DTI)" w:date="2023-08-27T19:24:00Z">
              <w:r w:rsidR="00E97EC0">
                <w:rPr>
                  <w:lang w:val="fr-FR"/>
                </w:rPr>
                <w:instrText xml:space="preserve">CITATION Fle75 \l 1036 </w:instrText>
              </w:r>
            </w:ins>
            <w:del w:id="1739" w:author="DARMANA-LEVERT Corentin (FRA-DTI)" w:date="2023-08-27T19:24:00Z">
              <w:r w:rsidR="00291058" w:rsidDel="00E97EC0">
                <w:rPr>
                  <w:lang w:val="fr-FR"/>
                </w:rPr>
                <w:delInstrText xml:space="preserve"> CITATION Fle75 \l 1036 </w:delInstrText>
              </w:r>
            </w:del>
            <w:r w:rsidR="00291058" w:rsidDel="00275B7A">
              <w:rPr>
                <w:lang w:val="en-GB"/>
              </w:rPr>
              <w:fldChar w:fldCharType="separate"/>
            </w:r>
          </w:moveFrom>
          <w:ins w:id="1740" w:author="DARMANA-LEVERT Corentin (FRA-DTI)" w:date="2023-08-27T19:24:00Z">
            <w:r w:rsidR="00E97EC0">
              <w:rPr>
                <w:noProof/>
                <w:lang w:val="fr-FR"/>
              </w:rPr>
              <w:t xml:space="preserve"> </w:t>
            </w:r>
            <w:r w:rsidR="00E97EC0" w:rsidRPr="00E97EC0">
              <w:rPr>
                <w:noProof/>
                <w:lang w:val="fr-FR"/>
              </w:rPr>
              <w:t>(11)</w:t>
            </w:r>
          </w:ins>
          <w:moveFrom w:id="1741" w:author="DARMANA-LEVERT Corentin (FRA-DTI)" w:date="2023-08-10T14:36:00Z">
            <w:del w:id="1742" w:author="DARMANA-LEVERT Corentin (FRA-DTI)" w:date="2023-08-27T19:24:00Z">
              <w:r w:rsidR="00AF685A" w:rsidDel="00E97EC0">
                <w:rPr>
                  <w:noProof/>
                  <w:lang w:val="fr-FR"/>
                </w:rPr>
                <w:delText xml:space="preserve"> </w:delText>
              </w:r>
              <w:r w:rsidR="00AF685A" w:rsidRPr="00AF685A" w:rsidDel="00E97EC0">
                <w:rPr>
                  <w:noProof/>
                  <w:lang w:val="fr-FR"/>
                </w:rPr>
                <w:delText>(8)</w:delText>
              </w:r>
            </w:del>
            <w:r w:rsidR="00291058" w:rsidDel="00275B7A">
              <w:rPr>
                <w:lang w:val="en-GB"/>
              </w:rPr>
              <w:fldChar w:fldCharType="end"/>
            </w:r>
          </w:moveFrom>
        </w:sdtContent>
      </w:sdt>
      <w:moveFromRangeEnd w:id="1733"/>
      <w:commentRangeEnd w:id="1644"/>
      <w:r w:rsidR="003E482C">
        <w:rPr>
          <w:rStyle w:val="Marquedecommentaire"/>
        </w:rPr>
        <w:commentReference w:id="1644"/>
      </w:r>
      <w:commentRangeEnd w:id="1645"/>
      <w:r w:rsidR="003B6124">
        <w:rPr>
          <w:rStyle w:val="Marquedecommentaire"/>
        </w:rPr>
        <w:commentReference w:id="1645"/>
      </w:r>
    </w:p>
    <w:p w14:paraId="5FF9F294" w14:textId="77777777" w:rsidR="00F46F53" w:rsidRDefault="00F46F53" w:rsidP="00F46F53">
      <w:pPr>
        <w:keepNext/>
        <w:jc w:val="center"/>
      </w:pPr>
      <w:r>
        <w:rPr>
          <w:noProof/>
        </w:rPr>
        <w:drawing>
          <wp:inline distT="0" distB="0" distL="0" distR="0" wp14:anchorId="4D779492" wp14:editId="7F8B85C5">
            <wp:extent cx="2674214" cy="2753348"/>
            <wp:effectExtent l="0" t="0" r="0" b="952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76782" cy="2755992"/>
                    </a:xfrm>
                    <a:prstGeom prst="rect">
                      <a:avLst/>
                    </a:prstGeom>
                    <a:noFill/>
                  </pic:spPr>
                </pic:pic>
              </a:graphicData>
            </a:graphic>
          </wp:inline>
        </w:drawing>
      </w:r>
    </w:p>
    <w:p w14:paraId="54811D49" w14:textId="0E04804D" w:rsidR="00F46F53" w:rsidRDefault="00F46F53" w:rsidP="00F46F53">
      <w:pPr>
        <w:pStyle w:val="Lgende"/>
      </w:pPr>
      <w:bookmarkStart w:id="1743" w:name="_Ref137424177"/>
      <w:bookmarkStart w:id="1744" w:name="_Toc144199778"/>
      <w:r>
        <w:t xml:space="preserve">Figure </w:t>
      </w:r>
      <w:fldSimple w:instr=" SEQ Figure \* ARABIC ">
        <w:ins w:id="1745" w:author="DARMANA-LEVERT Corentin (FRA-DTI)" w:date="2023-08-29T11:08:00Z">
          <w:r w:rsidR="00321898">
            <w:rPr>
              <w:noProof/>
            </w:rPr>
            <w:t>18</w:t>
          </w:r>
        </w:ins>
        <w:del w:id="1746" w:author="DARMANA-LEVERT Corentin (FRA-DTI)" w:date="2023-08-10T14:38:00Z">
          <w:r w:rsidR="00AF685A" w:rsidDel="00D97C1E">
            <w:rPr>
              <w:noProof/>
            </w:rPr>
            <w:delText>20</w:delText>
          </w:r>
        </w:del>
      </w:fldSimple>
      <w:bookmarkEnd w:id="1743"/>
      <w:r>
        <w:t xml:space="preserve"> : Locations of macrosegregations with</w:t>
      </w:r>
      <w:r w:rsidR="00EC681D">
        <w:t>in</w:t>
      </w:r>
      <w:r>
        <w:t xml:space="preserve"> an ingot</w:t>
      </w:r>
      <w:sdt>
        <w:sdtPr>
          <w:id w:val="821933554"/>
          <w:citation/>
        </w:sdtPr>
        <w:sdtContent>
          <w:r w:rsidR="00291058">
            <w:fldChar w:fldCharType="begin"/>
          </w:r>
          <w:ins w:id="1747" w:author="DARMANA-LEVERT Corentin (FRA-DTI)" w:date="2023-08-27T19:24:00Z">
            <w:r w:rsidR="00E97EC0">
              <w:rPr>
                <w:lang w:val="fr-FR"/>
              </w:rPr>
              <w:instrText xml:space="preserve">CITATION Fle75 \l 1036 </w:instrText>
            </w:r>
          </w:ins>
          <w:del w:id="1748" w:author="DARMANA-LEVERT Corentin (FRA-DTI)" w:date="2023-08-27T19:24:00Z">
            <w:r w:rsidR="00291058" w:rsidDel="00E97EC0">
              <w:rPr>
                <w:lang w:val="fr-FR"/>
              </w:rPr>
              <w:delInstrText xml:space="preserve"> CITATION Fle75 \l 1036 </w:delInstrText>
            </w:r>
          </w:del>
          <w:r w:rsidR="00291058">
            <w:fldChar w:fldCharType="separate"/>
          </w:r>
          <w:ins w:id="1749" w:author="DARMANA-LEVERT Corentin (FRA-DTI)" w:date="2023-08-29T11:08:00Z">
            <w:r w:rsidR="00321898">
              <w:rPr>
                <w:noProof/>
                <w:lang w:val="fr-FR"/>
              </w:rPr>
              <w:t xml:space="preserve"> </w:t>
            </w:r>
            <w:r w:rsidR="00321898" w:rsidRPr="00321898">
              <w:rPr>
                <w:noProof/>
                <w:lang w:val="fr-FR"/>
              </w:rPr>
              <w:t>(11)</w:t>
            </w:r>
          </w:ins>
          <w:del w:id="1750" w:author="DARMANA-LEVERT Corentin (FRA-DTI)" w:date="2023-08-29T08:18:00Z">
            <w:r w:rsidR="00D45538" w:rsidDel="00850BFD">
              <w:rPr>
                <w:noProof/>
                <w:lang w:val="fr-FR"/>
              </w:rPr>
              <w:delText xml:space="preserve"> </w:delText>
            </w:r>
            <w:r w:rsidR="00D45538" w:rsidRPr="00D45538" w:rsidDel="00850BFD">
              <w:rPr>
                <w:noProof/>
                <w:lang w:val="fr-FR"/>
              </w:rPr>
              <w:delText>(11)</w:delText>
            </w:r>
          </w:del>
          <w:r w:rsidR="00291058">
            <w:fldChar w:fldCharType="end"/>
          </w:r>
        </w:sdtContent>
      </w:sdt>
      <w:bookmarkEnd w:id="1744"/>
    </w:p>
    <w:p w14:paraId="3359D361" w14:textId="77777777" w:rsidR="004B6308" w:rsidRPr="004B6308" w:rsidRDefault="004B6308" w:rsidP="004B6308"/>
    <w:p w14:paraId="6AAE711C" w14:textId="16F54028" w:rsidR="005236B5" w:rsidRDefault="005236B5" w:rsidP="00AC6C1A">
      <w:pPr>
        <w:rPr>
          <w:lang w:val="en-GB"/>
        </w:rPr>
      </w:pPr>
      <w:r>
        <w:rPr>
          <w:lang w:val="en-GB"/>
        </w:rPr>
        <w:t xml:space="preserve">As a conclusion, diffusion, partitioning and </w:t>
      </w:r>
      <w:proofErr w:type="spellStart"/>
      <w:r>
        <w:rPr>
          <w:lang w:val="en-GB"/>
        </w:rPr>
        <w:t>thermosolutal</w:t>
      </w:r>
      <w:proofErr w:type="spellEnd"/>
      <w:r>
        <w:rPr>
          <w:lang w:val="en-GB"/>
        </w:rPr>
        <w:t xml:space="preserve"> convection are the three main phenomena responsible for the formation of segregations within an ingot.</w:t>
      </w:r>
    </w:p>
    <w:p w14:paraId="59AAFE4B" w14:textId="77777777" w:rsidR="00C643C2" w:rsidRDefault="00C643C2" w:rsidP="00AC6C1A">
      <w:pPr>
        <w:rPr>
          <w:lang w:val="en-GB"/>
        </w:rPr>
      </w:pPr>
    </w:p>
    <w:p w14:paraId="3F5FF135" w14:textId="6E9CF87A" w:rsidR="00F46F53" w:rsidRDefault="00C643C2" w:rsidP="00C643C2">
      <w:pPr>
        <w:pStyle w:val="Titre5"/>
        <w:numPr>
          <w:ilvl w:val="0"/>
          <w:numId w:val="0"/>
        </w:numPr>
        <w:rPr>
          <w:lang w:val="en-GB"/>
        </w:rPr>
      </w:pPr>
      <w:r>
        <w:rPr>
          <w:lang w:val="en-GB"/>
        </w:rPr>
        <w:t>Highlighted research</w:t>
      </w:r>
    </w:p>
    <w:p w14:paraId="6FEFCC25" w14:textId="52C5E64E" w:rsidR="00F46F53" w:rsidRDefault="00F46F53" w:rsidP="00AC6C1A">
      <w:pPr>
        <w:rPr>
          <w:lang w:val="en-GB"/>
        </w:rPr>
      </w:pPr>
      <w:r>
        <w:rPr>
          <w:lang w:val="en-GB"/>
        </w:rPr>
        <w:t xml:space="preserve">Now that all complex terms have been defined, important conclusions extracted from literature and gathered in the bibliography with a short explanation are to be listed down </w:t>
      </w:r>
      <w:del w:id="1751" w:author="DARMANA-LEVERT Corentin (FRA-DTI)" w:date="2023-08-27T16:06:00Z">
        <w:r w:rsidDel="00DD21D2">
          <w:rPr>
            <w:lang w:val="en-GB"/>
          </w:rPr>
          <w:delText>below :</w:delText>
        </w:r>
      </w:del>
      <w:ins w:id="1752" w:author="DARMANA-LEVERT Corentin (FRA-DTI)" w:date="2023-08-27T16:06:00Z">
        <w:r w:rsidR="00DD21D2">
          <w:rPr>
            <w:lang w:val="en-GB"/>
          </w:rPr>
          <w:t>below:</w:t>
        </w:r>
      </w:ins>
    </w:p>
    <w:p w14:paraId="5D597C67" w14:textId="1F6069C8" w:rsidR="00F46F53" w:rsidRPr="00092A83" w:rsidRDefault="00092A83" w:rsidP="00F46F53">
      <w:pPr>
        <w:pStyle w:val="Paragraphedeliste"/>
        <w:numPr>
          <w:ilvl w:val="0"/>
          <w:numId w:val="35"/>
        </w:numPr>
        <w:rPr>
          <w:b/>
          <w:bCs/>
          <w:lang w:val="en-GB"/>
        </w:rPr>
      </w:pPr>
      <w:r w:rsidRPr="00092A83">
        <w:rPr>
          <w:b/>
          <w:bCs/>
          <w:lang w:val="en-GB"/>
        </w:rPr>
        <w:t>Addad stated in his thesis</w:t>
      </w:r>
      <w:sdt>
        <w:sdtPr>
          <w:rPr>
            <w:b/>
            <w:bCs/>
            <w:lang w:val="en-GB"/>
          </w:rPr>
          <w:id w:val="-102491338"/>
          <w:citation/>
        </w:sdtPr>
        <w:sdtContent>
          <w:r w:rsidR="00BE599C">
            <w:rPr>
              <w:b/>
              <w:bCs/>
              <w:lang w:val="en-GB"/>
            </w:rPr>
            <w:fldChar w:fldCharType="begin"/>
          </w:r>
          <w:r w:rsidR="00BE599C">
            <w:rPr>
              <w:b/>
              <w:bCs/>
              <w:lang w:val="fr-FR"/>
            </w:rPr>
            <w:instrText xml:space="preserve">CITATION ADD07 \l 1036 </w:instrText>
          </w:r>
          <w:r w:rsidR="00BE599C">
            <w:rPr>
              <w:b/>
              <w:bCs/>
              <w:lang w:val="en-GB"/>
            </w:rPr>
            <w:fldChar w:fldCharType="separate"/>
          </w:r>
          <w:ins w:id="1753" w:author="DARMANA-LEVERT Corentin (FRA-DTI)" w:date="2023-08-29T11:08:00Z">
            <w:r w:rsidR="00321898">
              <w:rPr>
                <w:b/>
                <w:bCs/>
                <w:noProof/>
                <w:lang w:val="fr-FR"/>
              </w:rPr>
              <w:t xml:space="preserve"> </w:t>
            </w:r>
            <w:r w:rsidR="00321898" w:rsidRPr="00321898">
              <w:rPr>
                <w:noProof/>
                <w:lang w:val="fr-FR"/>
              </w:rPr>
              <w:t>(12)</w:t>
            </w:r>
          </w:ins>
          <w:del w:id="1754" w:author="DARMANA-LEVERT Corentin (FRA-DTI)" w:date="2023-08-29T08:18:00Z">
            <w:r w:rsidR="00D45538" w:rsidDel="00850BFD">
              <w:rPr>
                <w:b/>
                <w:bCs/>
                <w:noProof/>
                <w:lang w:val="fr-FR"/>
              </w:rPr>
              <w:delText xml:space="preserve"> </w:delText>
            </w:r>
            <w:r w:rsidR="00D45538" w:rsidRPr="00D45538" w:rsidDel="00850BFD">
              <w:rPr>
                <w:noProof/>
                <w:lang w:val="fr-FR"/>
              </w:rPr>
              <w:delText>(12)</w:delText>
            </w:r>
          </w:del>
          <w:r w:rsidR="00BE599C">
            <w:rPr>
              <w:b/>
              <w:bCs/>
              <w:lang w:val="en-GB"/>
            </w:rPr>
            <w:fldChar w:fldCharType="end"/>
          </w:r>
        </w:sdtContent>
      </w:sdt>
      <w:r w:rsidRPr="00092A83">
        <w:rPr>
          <w:b/>
          <w:bCs/>
          <w:lang w:val="en-GB"/>
        </w:rPr>
        <w:t xml:space="preserve"> that columnar grains suffered from less segregations than equiaxed grains.</w:t>
      </w:r>
      <w:r>
        <w:rPr>
          <w:lang w:val="en-GB"/>
        </w:rPr>
        <w:t xml:space="preserve"> The two grain textures have been compared with </w:t>
      </w:r>
      <w:del w:id="1755" w:author="MARCEAUX DIT CLEMENT Arthur (FRA-DTI)" w:date="2023-08-18T11:10:00Z">
        <w:r w:rsidDel="003B6124">
          <w:rPr>
            <w:lang w:val="en-GB"/>
          </w:rPr>
          <w:delText xml:space="preserve">an </w:delText>
        </w:r>
      </w:del>
      <w:r>
        <w:rPr>
          <w:lang w:val="en-GB"/>
        </w:rPr>
        <w:t xml:space="preserve">optical </w:t>
      </w:r>
      <w:del w:id="1756" w:author="MARCEAUX DIT CLEMENT Arthur (FRA-DTI)" w:date="2023-08-18T11:10:00Z">
        <w:r w:rsidDel="003B6124">
          <w:rPr>
            <w:lang w:val="en-GB"/>
          </w:rPr>
          <w:delText>cartography</w:delText>
        </w:r>
        <w:r w:rsidR="00AF685A" w:rsidDel="003B6124">
          <w:rPr>
            <w:lang w:val="en-GB"/>
          </w:rPr>
          <w:delText xml:space="preserve"> </w:delText>
        </w:r>
      </w:del>
      <w:ins w:id="1757" w:author="MARCEAUX DIT CLEMENT Arthur (FRA-DTI)" w:date="2023-08-18T11:10:00Z">
        <w:r w:rsidR="003B6124">
          <w:rPr>
            <w:lang w:val="en-GB"/>
          </w:rPr>
          <w:t xml:space="preserve">micrographs </w:t>
        </w:r>
      </w:ins>
      <w:r w:rsidR="00AF685A">
        <w:rPr>
          <w:lang w:val="en-GB"/>
        </w:rPr>
        <w:t>(</w:t>
      </w:r>
      <w:r w:rsidR="00AF685A">
        <w:rPr>
          <w:lang w:val="en-GB"/>
        </w:rPr>
        <w:fldChar w:fldCharType="begin"/>
      </w:r>
      <w:r w:rsidR="00AF685A">
        <w:rPr>
          <w:lang w:val="en-GB"/>
        </w:rPr>
        <w:instrText xml:space="preserve"> REF _Ref138721929 \h </w:instrText>
      </w:r>
      <w:r w:rsidR="00AF685A">
        <w:rPr>
          <w:lang w:val="en-GB"/>
        </w:rPr>
      </w:r>
      <w:r w:rsidR="00AF685A">
        <w:rPr>
          <w:lang w:val="en-GB"/>
        </w:rPr>
        <w:fldChar w:fldCharType="separate"/>
      </w:r>
      <w:ins w:id="1758" w:author="DARMANA-LEVERT Corentin (FRA-DTI)" w:date="2023-08-29T11:08:00Z">
        <w:r w:rsidR="00321898">
          <w:t xml:space="preserve">Figure </w:t>
        </w:r>
        <w:r w:rsidR="00321898">
          <w:rPr>
            <w:noProof/>
          </w:rPr>
          <w:t>19</w:t>
        </w:r>
      </w:ins>
      <w:del w:id="1759" w:author="DARMANA-LEVERT Corentin (FRA-DTI)" w:date="2023-08-10T14:38:00Z">
        <w:r w:rsidR="00AF685A" w:rsidDel="00D97C1E">
          <w:delText xml:space="preserve">Figure </w:delText>
        </w:r>
        <w:r w:rsidR="00AF685A" w:rsidDel="00D97C1E">
          <w:rPr>
            <w:noProof/>
          </w:rPr>
          <w:delText>21</w:delText>
        </w:r>
      </w:del>
      <w:r w:rsidR="00AF685A">
        <w:rPr>
          <w:lang w:val="en-GB"/>
        </w:rPr>
        <w:fldChar w:fldCharType="end"/>
      </w:r>
      <w:r w:rsidR="00AF685A">
        <w:rPr>
          <w:lang w:val="en-GB"/>
        </w:rPr>
        <w:t>)</w:t>
      </w:r>
      <w:r>
        <w:rPr>
          <w:lang w:val="en-GB"/>
        </w:rPr>
        <w:t xml:space="preserve">. </w:t>
      </w:r>
      <w:commentRangeStart w:id="1760"/>
      <w:commentRangeStart w:id="1761"/>
      <w:r>
        <w:rPr>
          <w:lang w:val="en-GB"/>
        </w:rPr>
        <w:t>The explanation is the carbide formation and the natural segregation at the end of the solidification, when equiaxed grains form coincidently because of low heat extraction rates</w:t>
      </w:r>
      <w:r w:rsidR="00846B60">
        <w:rPr>
          <w:lang w:val="en-GB"/>
        </w:rPr>
        <w:t>.</w:t>
      </w:r>
      <w:commentRangeEnd w:id="1760"/>
      <w:r w:rsidR="003B6124">
        <w:rPr>
          <w:rStyle w:val="Marquedecommentaire"/>
        </w:rPr>
        <w:commentReference w:id="1760"/>
      </w:r>
      <w:commentRangeEnd w:id="1761"/>
      <w:r w:rsidR="001B7F6A">
        <w:rPr>
          <w:rStyle w:val="Marquedecommentaire"/>
        </w:rPr>
        <w:commentReference w:id="1761"/>
      </w:r>
    </w:p>
    <w:p w14:paraId="483574D2" w14:textId="77777777" w:rsidR="004B6308" w:rsidRDefault="00092A83" w:rsidP="004B6308">
      <w:pPr>
        <w:pStyle w:val="Paragraphedeliste"/>
        <w:keepNext/>
        <w:jc w:val="center"/>
      </w:pPr>
      <w:r>
        <w:rPr>
          <w:b/>
          <w:bCs/>
          <w:noProof/>
          <w:lang w:val="en-GB"/>
        </w:rPr>
        <w:drawing>
          <wp:inline distT="0" distB="0" distL="0" distR="0" wp14:anchorId="622A0B3F" wp14:editId="5D099D71">
            <wp:extent cx="5728335" cy="2411730"/>
            <wp:effectExtent l="0" t="0" r="5715" b="762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8335" cy="2411730"/>
                    </a:xfrm>
                    <a:prstGeom prst="rect">
                      <a:avLst/>
                    </a:prstGeom>
                    <a:noFill/>
                  </pic:spPr>
                </pic:pic>
              </a:graphicData>
            </a:graphic>
          </wp:inline>
        </w:drawing>
      </w:r>
    </w:p>
    <w:p w14:paraId="7F894E4D" w14:textId="1A8D8C88" w:rsidR="00F46F53" w:rsidRDefault="004B6308" w:rsidP="004B6308">
      <w:pPr>
        <w:pStyle w:val="Lgende"/>
        <w:rPr>
          <w:b w:val="0"/>
          <w:bCs w:val="0"/>
          <w:lang w:val="en-GB"/>
        </w:rPr>
      </w:pPr>
      <w:bookmarkStart w:id="1762" w:name="_Ref138721929"/>
      <w:bookmarkStart w:id="1763" w:name="_Toc144199779"/>
      <w:r>
        <w:t xml:space="preserve">Figure </w:t>
      </w:r>
      <w:fldSimple w:instr=" SEQ Figure \* ARABIC ">
        <w:ins w:id="1764" w:author="DARMANA-LEVERT Corentin (FRA-DTI)" w:date="2023-08-29T11:08:00Z">
          <w:r w:rsidR="00321898">
            <w:rPr>
              <w:noProof/>
            </w:rPr>
            <w:t>19</w:t>
          </w:r>
        </w:ins>
        <w:del w:id="1765" w:author="DARMANA-LEVERT Corentin (FRA-DTI)" w:date="2023-08-10T14:38:00Z">
          <w:r w:rsidR="00AF685A" w:rsidDel="00D97C1E">
            <w:rPr>
              <w:noProof/>
            </w:rPr>
            <w:delText>21</w:delText>
          </w:r>
        </w:del>
      </w:fldSimple>
      <w:bookmarkEnd w:id="1762"/>
      <w:r>
        <w:t xml:space="preserve"> : Micrography of columnar zone segregation (a) and equiaxed zone segregation (b)</w:t>
      </w:r>
      <w:bookmarkEnd w:id="1763"/>
    </w:p>
    <w:p w14:paraId="75B90EAE" w14:textId="77777777" w:rsidR="00846B60" w:rsidRPr="00846B60" w:rsidRDefault="00846B60" w:rsidP="00846B60">
      <w:pPr>
        <w:pStyle w:val="Paragraphedeliste"/>
        <w:jc w:val="center"/>
        <w:rPr>
          <w:b/>
          <w:bCs/>
          <w:lang w:val="en-GB"/>
        </w:rPr>
      </w:pPr>
    </w:p>
    <w:p w14:paraId="4A56D619" w14:textId="1FDEC9A9" w:rsidR="00F46F53" w:rsidRPr="00BF70BC" w:rsidRDefault="00846B60" w:rsidP="00846B60">
      <w:pPr>
        <w:pStyle w:val="Paragraphedeliste"/>
        <w:numPr>
          <w:ilvl w:val="0"/>
          <w:numId w:val="35"/>
        </w:numPr>
        <w:rPr>
          <w:b/>
          <w:bCs/>
          <w:lang w:val="en-GB"/>
        </w:rPr>
      </w:pPr>
      <w:r w:rsidRPr="00846B60">
        <w:rPr>
          <w:b/>
          <w:bCs/>
        </w:rPr>
        <w:t>Sarkar et al.</w:t>
      </w:r>
      <w:r w:rsidR="00BE599C">
        <w:rPr>
          <w:b/>
          <w:bCs/>
        </w:rPr>
        <w:t xml:space="preserve"> </w:t>
      </w:r>
      <w:sdt>
        <w:sdtPr>
          <w:rPr>
            <w:b/>
            <w:bCs/>
          </w:rPr>
          <w:id w:val="1872483844"/>
          <w:citation/>
        </w:sdtPr>
        <w:sdtContent>
          <w:r w:rsidR="00BE599C">
            <w:rPr>
              <w:b/>
              <w:bCs/>
            </w:rPr>
            <w:fldChar w:fldCharType="begin"/>
          </w:r>
          <w:r w:rsidR="00BE599C">
            <w:rPr>
              <w:b/>
              <w:bCs/>
              <w:lang w:val="fr-FR"/>
            </w:rPr>
            <w:instrText xml:space="preserve">CITATION Eff21 \l 1036 </w:instrText>
          </w:r>
          <w:r w:rsidR="00BE599C">
            <w:rPr>
              <w:b/>
              <w:bCs/>
            </w:rPr>
            <w:fldChar w:fldCharType="separate"/>
          </w:r>
          <w:r w:rsidR="00321898" w:rsidRPr="00321898">
            <w:rPr>
              <w:noProof/>
              <w:lang w:val="fr-FR"/>
            </w:rPr>
            <w:t>(13)</w:t>
          </w:r>
          <w:r w:rsidR="00BE599C">
            <w:rPr>
              <w:b/>
              <w:bCs/>
            </w:rPr>
            <w:fldChar w:fldCharType="end"/>
          </w:r>
        </w:sdtContent>
      </w:sdt>
      <w:r w:rsidRPr="00846B60">
        <w:rPr>
          <w:b/>
          <w:bCs/>
        </w:rPr>
        <w:t xml:space="preserve"> concluded that different cooling rates did not impact the composition of dendrite cores, whereas a slower cooling rate showed less intense segregations in the interdendritic zone.</w:t>
      </w:r>
      <w:r>
        <w:rPr>
          <w:b/>
          <w:bCs/>
        </w:rPr>
        <w:t xml:space="preserve"> </w:t>
      </w:r>
      <w:r>
        <w:t xml:space="preserve">The given explanation was that homogenization through diffusion has a longer action time window at lower </w:t>
      </w:r>
      <w:del w:id="1766" w:author="MARCEAUX DIT CLEMENT Arthur (FRA-DTI)" w:date="2023-08-18T11:11:00Z">
        <w:r w:rsidDel="003B6124">
          <w:delText xml:space="preserve">speed </w:delText>
        </w:r>
      </w:del>
      <w:ins w:id="1767" w:author="MARCEAUX DIT CLEMENT Arthur (FRA-DTI)" w:date="2023-08-18T11:11:00Z">
        <w:r w:rsidR="003B6124">
          <w:t xml:space="preserve">cooling </w:t>
        </w:r>
      </w:ins>
      <w:r>
        <w:t>rate</w:t>
      </w:r>
      <w:ins w:id="1768" w:author="MARCEAUX DIT CLEMENT Arthur (FRA-DTI)" w:date="2023-08-18T11:11:00Z">
        <w:r w:rsidR="003B6124">
          <w:t>s</w:t>
        </w:r>
      </w:ins>
      <w:r>
        <w:t>.</w:t>
      </w:r>
    </w:p>
    <w:p w14:paraId="6990D11C" w14:textId="45B56128" w:rsidR="00BF70BC" w:rsidRDefault="00BF70BC" w:rsidP="00BF70BC">
      <w:pPr>
        <w:rPr>
          <w:b/>
          <w:bCs/>
          <w:lang w:val="en-GB"/>
        </w:rPr>
      </w:pPr>
    </w:p>
    <w:p w14:paraId="5A5D1D16" w14:textId="6F146C1F" w:rsidR="00BF70BC" w:rsidRPr="00BF70BC" w:rsidRDefault="00BF70BC" w:rsidP="00BF70BC">
      <w:pPr>
        <w:pStyle w:val="Paragraphedeliste"/>
        <w:numPr>
          <w:ilvl w:val="0"/>
          <w:numId w:val="35"/>
        </w:numPr>
        <w:rPr>
          <w:b/>
          <w:bCs/>
          <w:lang w:val="en-GB"/>
        </w:rPr>
      </w:pPr>
      <w:r w:rsidRPr="00BF70BC">
        <w:rPr>
          <w:b/>
          <w:bCs/>
        </w:rPr>
        <w:t>Al</w:t>
      </w:r>
      <w:del w:id="1769" w:author="DARMANA-LEVERT Corentin (FRA-DTI)" w:date="2023-08-27T16:06:00Z">
        <w:r w:rsidRPr="00BF70BC" w:rsidDel="00DD21D2">
          <w:rPr>
            <w:b/>
            <w:bCs/>
          </w:rPr>
          <w:delText>t</w:delText>
        </w:r>
      </w:del>
      <w:r w:rsidRPr="00BF70BC">
        <w:rPr>
          <w:b/>
          <w:bCs/>
        </w:rPr>
        <w:t xml:space="preserve">an </w:t>
      </w:r>
      <w:proofErr w:type="spellStart"/>
      <w:r w:rsidRPr="00BF70BC">
        <w:rPr>
          <w:b/>
          <w:bCs/>
        </w:rPr>
        <w:t>Turkeli</w:t>
      </w:r>
      <w:proofErr w:type="spellEnd"/>
      <w:r w:rsidRPr="00BF70BC">
        <w:rPr>
          <w:b/>
          <w:bCs/>
        </w:rPr>
        <w:t xml:space="preserve"> and David H. Kirkwood showed that ferrite as the first deposited solid decreased manganese segregations</w:t>
      </w:r>
      <w:sdt>
        <w:sdtPr>
          <w:rPr>
            <w:b/>
            <w:bCs/>
          </w:rPr>
          <w:id w:val="-2034408747"/>
          <w:citation/>
        </w:sdtPr>
        <w:sdtContent>
          <w:r w:rsidR="00BE599C">
            <w:rPr>
              <w:b/>
              <w:bCs/>
            </w:rPr>
            <w:fldChar w:fldCharType="begin"/>
          </w:r>
          <w:r w:rsidR="00BE599C">
            <w:rPr>
              <w:b/>
              <w:bCs/>
              <w:lang w:val="fr-FR"/>
            </w:rPr>
            <w:instrText xml:space="preserve"> CITATION Tur06 \l 1036 </w:instrText>
          </w:r>
          <w:r w:rsidR="00BE599C">
            <w:rPr>
              <w:b/>
              <w:bCs/>
            </w:rPr>
            <w:fldChar w:fldCharType="separate"/>
          </w:r>
          <w:ins w:id="1770" w:author="DARMANA-LEVERT Corentin (FRA-DTI)" w:date="2023-08-29T11:08:00Z">
            <w:r w:rsidR="00321898">
              <w:rPr>
                <w:b/>
                <w:bCs/>
                <w:noProof/>
                <w:lang w:val="fr-FR"/>
              </w:rPr>
              <w:t xml:space="preserve"> </w:t>
            </w:r>
            <w:r w:rsidR="00321898" w:rsidRPr="00321898">
              <w:rPr>
                <w:noProof/>
                <w:lang w:val="fr-FR"/>
              </w:rPr>
              <w:t>(14)</w:t>
            </w:r>
          </w:ins>
          <w:del w:id="1771" w:author="DARMANA-LEVERT Corentin (FRA-DTI)" w:date="2023-08-29T08:18:00Z">
            <w:r w:rsidR="00D45538" w:rsidDel="00850BFD">
              <w:rPr>
                <w:b/>
                <w:bCs/>
                <w:noProof/>
                <w:lang w:val="fr-FR"/>
              </w:rPr>
              <w:delText xml:space="preserve"> </w:delText>
            </w:r>
            <w:r w:rsidR="00D45538" w:rsidRPr="00D45538" w:rsidDel="00850BFD">
              <w:rPr>
                <w:noProof/>
                <w:lang w:val="fr-FR"/>
              </w:rPr>
              <w:delText>(14)</w:delText>
            </w:r>
          </w:del>
          <w:r w:rsidR="00BE599C">
            <w:rPr>
              <w:b/>
              <w:bCs/>
            </w:rPr>
            <w:fldChar w:fldCharType="end"/>
          </w:r>
        </w:sdtContent>
      </w:sdt>
      <w:r w:rsidRPr="00BF70BC">
        <w:rPr>
          <w:b/>
          <w:bCs/>
        </w:rPr>
        <w:t>.</w:t>
      </w:r>
      <w:r>
        <w:t xml:space="preserve"> They measured two ingots composition after solidification, one having more carbon than the other, and compared the two extrema values (</w:t>
      </w:r>
      <w:ins w:id="1772" w:author="MARCEAUX DIT CLEMENT Arthur (FRA-DTI)" w:date="2023-08-18T11:22:00Z">
        <w:r w:rsidR="006F45F7">
          <w:fldChar w:fldCharType="begin"/>
        </w:r>
        <w:r w:rsidR="006F45F7">
          <w:instrText xml:space="preserve"> REF _Ref137742644 \h </w:instrText>
        </w:r>
      </w:ins>
      <w:r w:rsidR="006F45F7">
        <w:fldChar w:fldCharType="separate"/>
      </w:r>
      <w:ins w:id="1773" w:author="DARMANA-LEVERT Corentin (FRA-DTI)" w:date="2023-08-29T11:08:00Z">
        <w:r w:rsidR="00321898">
          <w:t xml:space="preserve">Figure </w:t>
        </w:r>
        <w:r w:rsidR="00321898">
          <w:rPr>
            <w:noProof/>
          </w:rPr>
          <w:t>20</w:t>
        </w:r>
      </w:ins>
      <w:ins w:id="1774" w:author="MARCEAUX DIT CLEMENT Arthur (FRA-DTI)" w:date="2023-08-18T11:22:00Z">
        <w:r w:rsidR="006F45F7">
          <w:fldChar w:fldCharType="end"/>
        </w:r>
      </w:ins>
      <w:r>
        <w:t>). The explanation given is that manganese will diffuse faster in a ferrite phase due to it being less compact than austenite</w:t>
      </w:r>
      <w:ins w:id="1775" w:author="DARMANA-LEVERT Corentin (FRA-DTI)" w:date="2023-08-27T16:06:00Z">
        <w:r w:rsidR="002C52CF">
          <w:t>.</w:t>
        </w:r>
      </w:ins>
      <w:del w:id="1776" w:author="DARMANA-LEVERT Corentin (FRA-DTI)" w:date="2023-08-27T16:06:00Z">
        <w:r w:rsidR="00BE599C" w:rsidDel="002C52CF">
          <w:delText xml:space="preserve"> (</w:delText>
        </w:r>
        <w:r w:rsidR="00BE599C" w:rsidDel="002C52CF">
          <w:fldChar w:fldCharType="begin"/>
        </w:r>
        <w:r w:rsidR="00BE599C" w:rsidDel="002C52CF">
          <w:delInstrText xml:space="preserve"> REF _Ref137742644 \h </w:delInstrText>
        </w:r>
        <w:r w:rsidR="00BE599C" w:rsidDel="002C52CF">
          <w:fldChar w:fldCharType="separate"/>
        </w:r>
      </w:del>
      <w:del w:id="1777" w:author="DARMANA-LEVERT Corentin (FRA-DTI)" w:date="2023-08-10T14:38:00Z">
        <w:r w:rsidR="00AF685A" w:rsidDel="00D97C1E">
          <w:delText xml:space="preserve">Figure </w:delText>
        </w:r>
        <w:r w:rsidR="00AF685A" w:rsidDel="00D97C1E">
          <w:rPr>
            <w:noProof/>
          </w:rPr>
          <w:delText>22</w:delText>
        </w:r>
      </w:del>
      <w:del w:id="1778" w:author="DARMANA-LEVERT Corentin (FRA-DTI)" w:date="2023-08-27T16:06:00Z">
        <w:r w:rsidR="00BE599C" w:rsidDel="002C52CF">
          <w:fldChar w:fldCharType="end"/>
        </w:r>
        <w:r w:rsidR="00BE599C" w:rsidDel="002C52CF">
          <w:delText>)</w:delText>
        </w:r>
        <w:r w:rsidDel="002C52CF">
          <w:delText>.</w:delText>
        </w:r>
      </w:del>
    </w:p>
    <w:p w14:paraId="569AC626" w14:textId="77777777" w:rsidR="00BF70BC" w:rsidRPr="00BF70BC" w:rsidRDefault="00BF70BC" w:rsidP="00BF70BC">
      <w:pPr>
        <w:pStyle w:val="Paragraphedeliste"/>
        <w:rPr>
          <w:b/>
          <w:bCs/>
          <w:lang w:val="en-GB"/>
        </w:rPr>
      </w:pPr>
    </w:p>
    <w:p w14:paraId="3B76E740" w14:textId="77777777" w:rsidR="00BF70BC" w:rsidRDefault="00BF70BC" w:rsidP="003E18CB">
      <w:pPr>
        <w:pStyle w:val="Paragraphedeliste"/>
        <w:keepNext/>
        <w:jc w:val="center"/>
      </w:pPr>
      <w:r>
        <w:rPr>
          <w:noProof/>
        </w:rPr>
        <w:drawing>
          <wp:inline distT="0" distB="0" distL="0" distR="0" wp14:anchorId="3BAC2436" wp14:editId="622C5B75">
            <wp:extent cx="5704449" cy="258109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05815" cy="2581708"/>
                    </a:xfrm>
                    <a:prstGeom prst="rect">
                      <a:avLst/>
                    </a:prstGeom>
                  </pic:spPr>
                </pic:pic>
              </a:graphicData>
            </a:graphic>
          </wp:inline>
        </w:drawing>
      </w:r>
    </w:p>
    <w:p w14:paraId="3BC02D68" w14:textId="0BCC87BF" w:rsidR="00BF70BC" w:rsidRPr="00BF70BC" w:rsidRDefault="00BF70BC" w:rsidP="00BF70BC">
      <w:pPr>
        <w:pStyle w:val="Lgende"/>
        <w:rPr>
          <w:lang w:val="en-GB"/>
        </w:rPr>
      </w:pPr>
      <w:bookmarkStart w:id="1779" w:name="_Ref137742644"/>
      <w:bookmarkStart w:id="1780" w:name="_Toc144199780"/>
      <w:r>
        <w:t xml:space="preserve">Figure </w:t>
      </w:r>
      <w:fldSimple w:instr=" SEQ Figure \* ARABIC ">
        <w:ins w:id="1781" w:author="DARMANA-LEVERT Corentin (FRA-DTI)" w:date="2023-08-29T11:08:00Z">
          <w:r w:rsidR="00321898">
            <w:rPr>
              <w:noProof/>
            </w:rPr>
            <w:t>20</w:t>
          </w:r>
        </w:ins>
        <w:del w:id="1782" w:author="DARMANA-LEVERT Corentin (FRA-DTI)" w:date="2023-08-10T14:38:00Z">
          <w:r w:rsidR="00AF685A" w:rsidDel="00D97C1E">
            <w:rPr>
              <w:noProof/>
            </w:rPr>
            <w:delText>22</w:delText>
          </w:r>
        </w:del>
      </w:fldSimple>
      <w:bookmarkEnd w:id="1779"/>
      <w:r>
        <w:t xml:space="preserve"> : Comparison of manganese </w:t>
      </w:r>
      <w:r w:rsidR="003E18CB">
        <w:t>concentration</w:t>
      </w:r>
      <w:r>
        <w:t xml:space="preserve"> after solidifcation of two ingots with varying carbon content</w:t>
      </w:r>
      <w:r w:rsidR="003E18CB">
        <w:t xml:space="preserve"> and cooling rates</w:t>
      </w:r>
      <w:bookmarkEnd w:id="1780"/>
    </w:p>
    <w:p w14:paraId="203FD7AB" w14:textId="26D8D42E" w:rsidR="003E18CB" w:rsidDel="00411034" w:rsidRDefault="003E18CB" w:rsidP="003E18CB">
      <w:pPr>
        <w:rPr>
          <w:del w:id="1783" w:author="DARMANA-LEVERT Corentin (FRA-DTI)" w:date="2023-08-13T11:52:00Z"/>
        </w:rPr>
      </w:pPr>
    </w:p>
    <w:p w14:paraId="6750BDFA" w14:textId="77777777" w:rsidR="00284070" w:rsidRDefault="00284070" w:rsidP="003E18CB"/>
    <w:p w14:paraId="3A61265E" w14:textId="17325187" w:rsidR="00932C09" w:rsidRPr="00932C09" w:rsidRDefault="003E18CB" w:rsidP="003E18CB">
      <w:pPr>
        <w:pStyle w:val="Paragraphedeliste"/>
        <w:numPr>
          <w:ilvl w:val="0"/>
          <w:numId w:val="37"/>
        </w:numPr>
        <w:rPr>
          <w:b/>
          <w:bCs/>
          <w:lang w:val="en-GB"/>
        </w:rPr>
      </w:pPr>
      <w:r w:rsidRPr="003E18CB">
        <w:rPr>
          <w:b/>
          <w:bCs/>
        </w:rPr>
        <w:t xml:space="preserve">YOUNG-MOK </w:t>
      </w:r>
      <w:proofErr w:type="gramStart"/>
      <w:r w:rsidRPr="003E18CB">
        <w:rPr>
          <w:b/>
          <w:bCs/>
        </w:rPr>
        <w:t>WON</w:t>
      </w:r>
      <w:proofErr w:type="gramEnd"/>
      <w:r w:rsidRPr="003E18CB">
        <w:rPr>
          <w:b/>
          <w:bCs/>
        </w:rPr>
        <w:t xml:space="preserve"> and BRIAN G. THOMAS suggested a simulation model which to date fits best solidification so far</w:t>
      </w:r>
      <w:r>
        <w:t xml:space="preserve">. Their model is almost as accurate as results from FEM, without </w:t>
      </w:r>
      <w:del w:id="1784" w:author="MARCEAUX DIT CLEMENT Arthur (FRA-DTI)" w:date="2023-08-18T11:22:00Z">
        <w:r w:rsidDel="006F45F7">
          <w:delText>being as greedy in terms of</w:delText>
        </w:r>
      </w:del>
      <w:ins w:id="1785" w:author="MARCEAUX DIT CLEMENT Arthur (FRA-DTI)" w:date="2023-08-18T11:22:00Z">
        <w:del w:id="1786" w:author="DARMANA-LEVERT Corentin (FRA-DTI)" w:date="2023-08-27T16:07:00Z">
          <w:r w:rsidR="006F45F7" w:rsidDel="002C52CF">
            <w:delText>asking</w:delText>
          </w:r>
        </w:del>
      </w:ins>
      <w:ins w:id="1787" w:author="DARMANA-LEVERT Corentin (FRA-DTI)" w:date="2023-08-27T16:07:00Z">
        <w:r w:rsidR="002C52CF">
          <w:t>needing</w:t>
        </w:r>
      </w:ins>
      <w:ins w:id="1788" w:author="MARCEAUX DIT CLEMENT Arthur (FRA-DTI)" w:date="2023-08-18T11:22:00Z">
        <w:r w:rsidR="006F45F7">
          <w:t xml:space="preserve"> as much</w:t>
        </w:r>
      </w:ins>
      <w:r>
        <w:t xml:space="preserve"> time </w:t>
      </w:r>
      <w:del w:id="1789" w:author="MARCEAUX DIT CLEMENT Arthur (FRA-DTI)" w:date="2023-08-18T11:22:00Z">
        <w:r w:rsidDel="006F45F7">
          <w:delText>and energy</w:delText>
        </w:r>
        <w:r w:rsidR="00932C09" w:rsidDel="006F45F7">
          <w:delText xml:space="preserve"> </w:delText>
        </w:r>
      </w:del>
      <w:r w:rsidR="00932C09">
        <w:t>(</w:t>
      </w:r>
      <w:r w:rsidR="00932C09">
        <w:fldChar w:fldCharType="begin"/>
      </w:r>
      <w:r w:rsidR="00932C09">
        <w:instrText xml:space="preserve"> REF _Ref137426896 \h </w:instrText>
      </w:r>
      <w:r w:rsidR="00932C09">
        <w:fldChar w:fldCharType="separate"/>
      </w:r>
      <w:ins w:id="1790" w:author="DARMANA-LEVERT Corentin (FRA-DTI)" w:date="2023-08-29T11:08:00Z">
        <w:r w:rsidR="00321898">
          <w:t xml:space="preserve">Figure </w:t>
        </w:r>
        <w:r w:rsidR="00321898">
          <w:rPr>
            <w:noProof/>
          </w:rPr>
          <w:t>21</w:t>
        </w:r>
      </w:ins>
      <w:del w:id="1791" w:author="DARMANA-LEVERT Corentin (FRA-DTI)" w:date="2023-08-10T14:38:00Z">
        <w:r w:rsidR="00AF685A" w:rsidDel="00D97C1E">
          <w:delText xml:space="preserve">Figure </w:delText>
        </w:r>
        <w:r w:rsidR="00AF685A" w:rsidDel="00D97C1E">
          <w:rPr>
            <w:noProof/>
          </w:rPr>
          <w:delText>23</w:delText>
        </w:r>
      </w:del>
      <w:r w:rsidR="00932C09">
        <w:fldChar w:fldCharType="end"/>
      </w:r>
      <w:r w:rsidR="00932C09">
        <w:t>)</w:t>
      </w:r>
      <w:r>
        <w:t xml:space="preserve"> </w:t>
      </w:r>
      <w:sdt>
        <w:sdtPr>
          <w:id w:val="-1396882650"/>
          <w:citation/>
        </w:sdtPr>
        <w:sdtContent>
          <w:r w:rsidR="00BE599C">
            <w:fldChar w:fldCharType="begin"/>
          </w:r>
          <w:r w:rsidR="00BE599C">
            <w:rPr>
              <w:lang w:val="fr-FR"/>
            </w:rPr>
            <w:instrText xml:space="preserve"> CITATION Won01 \l 1036 </w:instrText>
          </w:r>
          <w:r w:rsidR="00BE599C">
            <w:fldChar w:fldCharType="separate"/>
          </w:r>
          <w:r w:rsidR="00321898" w:rsidRPr="00321898">
            <w:rPr>
              <w:noProof/>
              <w:lang w:val="fr-FR"/>
            </w:rPr>
            <w:t>(15)</w:t>
          </w:r>
          <w:r w:rsidR="00BE599C">
            <w:fldChar w:fldCharType="end"/>
          </w:r>
        </w:sdtContent>
      </w:sdt>
      <w:ins w:id="1792" w:author="MARCEAUX DIT CLEMENT Arthur (FRA-DTI)" w:date="2023-08-18T11:22:00Z">
        <w:r w:rsidR="006F45F7">
          <w:t>.</w:t>
        </w:r>
      </w:ins>
    </w:p>
    <w:p w14:paraId="5B5A7522" w14:textId="384C8F84" w:rsidR="00932C09" w:rsidRDefault="00932C09" w:rsidP="00932C09">
      <w:pPr>
        <w:pStyle w:val="Paragraphedeliste"/>
        <w:rPr>
          <w:b/>
          <w:bCs/>
          <w:lang w:val="en-GB"/>
        </w:rPr>
      </w:pPr>
    </w:p>
    <w:p w14:paraId="75780647" w14:textId="77777777" w:rsidR="00932C09" w:rsidRDefault="00932C09" w:rsidP="00932C09">
      <w:pPr>
        <w:pStyle w:val="Paragraphedeliste"/>
        <w:keepNext/>
        <w:jc w:val="center"/>
      </w:pPr>
      <w:r>
        <w:rPr>
          <w:noProof/>
        </w:rPr>
        <w:drawing>
          <wp:inline distT="0" distB="0" distL="0" distR="0" wp14:anchorId="5D07EBBA" wp14:editId="4AE192E4">
            <wp:extent cx="3888464" cy="2436213"/>
            <wp:effectExtent l="0" t="0" r="0" b="254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mn et c simple segre model.PNG"/>
                    <pic:cNvPicPr/>
                  </pic:nvPicPr>
                  <pic:blipFill>
                    <a:blip r:embed="rId42">
                      <a:extLst>
                        <a:ext uri="{28A0092B-C50C-407E-A947-70E740481C1C}">
                          <a14:useLocalDpi xmlns:a14="http://schemas.microsoft.com/office/drawing/2010/main" val="0"/>
                        </a:ext>
                      </a:extLst>
                    </a:blip>
                    <a:stretch>
                      <a:fillRect/>
                    </a:stretch>
                  </pic:blipFill>
                  <pic:spPr>
                    <a:xfrm>
                      <a:off x="0" y="0"/>
                      <a:ext cx="3902154" cy="2444790"/>
                    </a:xfrm>
                    <a:prstGeom prst="rect">
                      <a:avLst/>
                    </a:prstGeom>
                  </pic:spPr>
                </pic:pic>
              </a:graphicData>
            </a:graphic>
          </wp:inline>
        </w:drawing>
      </w:r>
    </w:p>
    <w:p w14:paraId="6C2A7F96" w14:textId="263920AC" w:rsidR="00932C09" w:rsidRDefault="00932C09" w:rsidP="00932C09">
      <w:pPr>
        <w:pStyle w:val="Lgende"/>
        <w:rPr>
          <w:b w:val="0"/>
          <w:bCs w:val="0"/>
          <w:lang w:val="en-GB"/>
        </w:rPr>
      </w:pPr>
      <w:bookmarkStart w:id="1793" w:name="_Ref137426896"/>
      <w:bookmarkStart w:id="1794" w:name="_Toc144199781"/>
      <w:r>
        <w:t xml:space="preserve">Figure </w:t>
      </w:r>
      <w:fldSimple w:instr=" SEQ Figure \* ARABIC ">
        <w:ins w:id="1795" w:author="DARMANA-LEVERT Corentin (FRA-DTI)" w:date="2023-08-29T11:08:00Z">
          <w:r w:rsidR="00321898">
            <w:rPr>
              <w:noProof/>
            </w:rPr>
            <w:t>21</w:t>
          </w:r>
        </w:ins>
        <w:del w:id="1796" w:author="DARMANA-LEVERT Corentin (FRA-DTI)" w:date="2023-08-10T14:38:00Z">
          <w:r w:rsidR="00AF685A" w:rsidDel="00D97C1E">
            <w:rPr>
              <w:noProof/>
            </w:rPr>
            <w:delText>23</w:delText>
          </w:r>
        </w:del>
      </w:fldSimple>
      <w:bookmarkEnd w:id="1793"/>
      <w:r>
        <w:t xml:space="preserve"> : Comparisons of different models accuracy for segreg</w:t>
      </w:r>
      <w:r w:rsidR="006417BF">
        <w:t>a</w:t>
      </w:r>
      <w:r>
        <w:t>tions of manganese and carbon</w:t>
      </w:r>
      <w:bookmarkEnd w:id="1794"/>
    </w:p>
    <w:p w14:paraId="45BB3047" w14:textId="3937F20E" w:rsidR="00932C09" w:rsidDel="002C52CF" w:rsidRDefault="00932C09" w:rsidP="00932C09">
      <w:pPr>
        <w:pStyle w:val="Paragraphedeliste"/>
        <w:rPr>
          <w:del w:id="1797" w:author="DARMANA-LEVERT Corentin (FRA-DTI)" w:date="2023-08-27T16:07:00Z"/>
          <w:b/>
          <w:bCs/>
          <w:lang w:val="en-GB"/>
        </w:rPr>
      </w:pPr>
    </w:p>
    <w:p w14:paraId="324DC9E5" w14:textId="77777777" w:rsidR="00932C09" w:rsidRPr="002C52CF" w:rsidRDefault="00932C09" w:rsidP="002C52CF">
      <w:pPr>
        <w:rPr>
          <w:b/>
          <w:bCs/>
          <w:lang w:val="en-GB"/>
        </w:rPr>
      </w:pPr>
    </w:p>
    <w:p w14:paraId="06EE5431" w14:textId="3008DE95" w:rsidR="00411034" w:rsidRDefault="003E18CB" w:rsidP="00924DF2">
      <w:pPr>
        <w:rPr>
          <w:ins w:id="1798" w:author="DARMANA-LEVERT Corentin (FRA-DTI)" w:date="2023-08-10T14:51:00Z"/>
        </w:rPr>
      </w:pPr>
      <w:r>
        <w:t xml:space="preserve">Their model </w:t>
      </w:r>
      <w:r w:rsidR="0048550F">
        <w:t>i</w:t>
      </w:r>
      <w:r>
        <w:t xml:space="preserve">s </w:t>
      </w:r>
      <w:del w:id="1799" w:author="MARCEAUX DIT CLEMENT Arthur (FRA-DTI)" w:date="2023-08-18T11:23:00Z">
        <w:r w:rsidDel="006F45F7">
          <w:delText xml:space="preserve">the following and </w:delText>
        </w:r>
        <w:r w:rsidR="0048550F" w:rsidDel="006F45F7">
          <w:delText xml:space="preserve">modified </w:delText>
        </w:r>
      </w:del>
      <w:ins w:id="1800" w:author="MARCEAUX DIT CLEMENT Arthur (FRA-DTI)" w:date="2023-08-18T11:23:00Z">
        <w:r w:rsidR="006F45F7">
          <w:t xml:space="preserve">derived </w:t>
        </w:r>
      </w:ins>
      <w:r>
        <w:t xml:space="preserve">from </w:t>
      </w:r>
      <w:r w:rsidR="0048550F">
        <w:t>B</w:t>
      </w:r>
      <w:r>
        <w:t>rody and Flemings</w:t>
      </w:r>
      <w:sdt>
        <w:sdtPr>
          <w:id w:val="-1309237428"/>
          <w:citation/>
        </w:sdtPr>
        <w:sdtContent>
          <w:r w:rsidR="00BE599C">
            <w:fldChar w:fldCharType="begin"/>
          </w:r>
          <w:r w:rsidR="00BE599C">
            <w:rPr>
              <w:lang w:val="fr-FR"/>
            </w:rPr>
            <w:instrText xml:space="preserve"> CITATION HDB66 \l 1036 </w:instrText>
          </w:r>
          <w:r w:rsidR="00BE599C">
            <w:fldChar w:fldCharType="separate"/>
          </w:r>
          <w:ins w:id="1801" w:author="DARMANA-LEVERT Corentin (FRA-DTI)" w:date="2023-08-29T11:08:00Z">
            <w:r w:rsidR="00321898">
              <w:rPr>
                <w:noProof/>
                <w:lang w:val="fr-FR"/>
              </w:rPr>
              <w:t xml:space="preserve"> </w:t>
            </w:r>
            <w:r w:rsidR="00321898" w:rsidRPr="00321898">
              <w:rPr>
                <w:noProof/>
                <w:lang w:val="fr-FR"/>
              </w:rPr>
              <w:t>(16)</w:t>
            </w:r>
          </w:ins>
          <w:del w:id="1802" w:author="DARMANA-LEVERT Corentin (FRA-DTI)" w:date="2023-08-29T08:18:00Z">
            <w:r w:rsidR="00D45538" w:rsidDel="00850BFD">
              <w:rPr>
                <w:noProof/>
                <w:lang w:val="fr-FR"/>
              </w:rPr>
              <w:delText xml:space="preserve"> </w:delText>
            </w:r>
            <w:r w:rsidR="00D45538" w:rsidRPr="00D45538" w:rsidDel="00850BFD">
              <w:rPr>
                <w:noProof/>
                <w:lang w:val="fr-FR"/>
              </w:rPr>
              <w:delText>(16)</w:delText>
            </w:r>
          </w:del>
          <w:r w:rsidR="00BE599C">
            <w:fldChar w:fldCharType="end"/>
          </w:r>
        </w:sdtContent>
      </w:sdt>
      <w:r>
        <w:t xml:space="preserve"> original </w:t>
      </w:r>
      <w:del w:id="1803" w:author="DARMANA-LEVERT Corentin (FRA-DTI)" w:date="2023-08-13T11:52:00Z">
        <w:r w:rsidDel="00411034">
          <w:delText>equation</w:delText>
        </w:r>
        <w:r w:rsidR="0048550F" w:rsidDel="00411034">
          <w:delText xml:space="preserve"> </w:delText>
        </w:r>
      </w:del>
      <w:ins w:id="1804" w:author="DARMANA-LEVERT Corentin (FRA-DTI)" w:date="2023-08-13T11:52:00Z">
        <w:r w:rsidR="00411034">
          <w:t>equation:</w:t>
        </w:r>
      </w:ins>
      <w:del w:id="1805" w:author="DARMANA-LEVERT Corentin (FRA-DTI)" w:date="2023-08-10T15:25:00Z">
        <w:r w:rsidR="0048550F" w:rsidDel="00753FB3">
          <w:delText>(</w:delText>
        </w:r>
        <w:r w:rsidR="0048550F" w:rsidDel="00753FB3">
          <w:fldChar w:fldCharType="begin"/>
        </w:r>
        <w:r w:rsidR="0048550F" w:rsidDel="00753FB3">
          <w:delInstrText xml:space="preserve"> REF _Ref137426773 \h </w:delInstrText>
        </w:r>
        <w:r w:rsidR="0048550F" w:rsidDel="00753FB3">
          <w:fldChar w:fldCharType="separate"/>
        </w:r>
      </w:del>
      <w:del w:id="1806" w:author="DARMANA-LEVERT Corentin (FRA-DTI)" w:date="2023-08-10T14:38:00Z">
        <w:r w:rsidR="00AF685A" w:rsidDel="00D97C1E">
          <w:delText xml:space="preserve">Figure </w:delText>
        </w:r>
        <w:r w:rsidR="00AF685A" w:rsidDel="00D97C1E">
          <w:rPr>
            <w:noProof/>
          </w:rPr>
          <w:delText>24</w:delText>
        </w:r>
      </w:del>
      <w:del w:id="1807" w:author="DARMANA-LEVERT Corentin (FRA-DTI)" w:date="2023-08-10T15:25:00Z">
        <w:r w:rsidR="0048550F" w:rsidDel="00753FB3">
          <w:fldChar w:fldCharType="end"/>
        </w:r>
        <w:r w:rsidR="0048550F" w:rsidDel="00753FB3">
          <w:delText>)</w:delText>
        </w:r>
        <w:r w:rsidDel="00753FB3">
          <w:delText>.</w:delText>
        </w:r>
      </w:del>
    </w:p>
    <w:p w14:paraId="362E2726" w14:textId="51EAD596" w:rsidR="00573C6D" w:rsidRPr="006F45F7" w:rsidRDefault="00000000" w:rsidP="00573C6D">
      <w:pPr>
        <w:rPr>
          <w:vanish/>
          <w:sz w:val="24"/>
          <w:lang w:val="en-GB"/>
          <w:rPrChange w:id="1808" w:author="DARMANA-LEVERT Corentin (FRA-DTI)" w:date="2023-08-13T11:52:00Z">
            <w:rPr>
              <w:b/>
              <w:bCs/>
              <w:lang w:val="en-GB"/>
            </w:rPr>
          </w:rPrChange>
        </w:rPr>
      </w:pPr>
      <m:oMathPara>
        <m:oMathParaPr>
          <m:jc m:val="center"/>
        </m:oMathParaPr>
        <m:oMath>
          <m:sSub>
            <m:sSubPr>
              <m:ctrlPr>
                <w:rPr>
                  <w:rFonts w:ascii="Cambria Math" w:hAnsi="Cambria Math"/>
                  <w:i/>
                  <w:vanish/>
                  <w:sz w:val="24"/>
                  <w:lang w:val="en-GB"/>
                </w:rPr>
              </m:ctrlPr>
            </m:sSubPr>
            <m:e>
              <m:r>
                <w:rPr>
                  <w:rFonts w:ascii="Cambria Math" w:hAnsi="Cambria Math"/>
                  <w:vanish/>
                  <w:sz w:val="24"/>
                  <w:lang w:val="en-GB"/>
                </w:rPr>
                <m:t>C</m:t>
              </m:r>
            </m:e>
            <m:sub>
              <m:r>
                <w:rPr>
                  <w:rFonts w:ascii="Cambria Math" w:hAnsi="Cambria Math"/>
                  <w:vanish/>
                  <w:sz w:val="24"/>
                  <w:lang w:val="en-GB"/>
                </w:rPr>
                <m:t>L,i</m:t>
              </m:r>
            </m:sub>
          </m:sSub>
          <m:r>
            <w:rPr>
              <w:rFonts w:ascii="Cambria Math" w:hAnsi="Cambria Math"/>
              <w:vanish/>
              <w:sz w:val="24"/>
              <w:lang w:val="en-GB"/>
            </w:rPr>
            <m:t xml:space="preserve">= </m:t>
          </m:r>
          <m:sSub>
            <m:sSubPr>
              <m:ctrlPr>
                <w:rPr>
                  <w:rFonts w:ascii="Cambria Math" w:hAnsi="Cambria Math"/>
                  <w:i/>
                  <w:vanish/>
                  <w:sz w:val="24"/>
                  <w:lang w:val="en-GB"/>
                </w:rPr>
              </m:ctrlPr>
            </m:sSubPr>
            <m:e>
              <m:r>
                <w:rPr>
                  <w:rFonts w:ascii="Cambria Math" w:hAnsi="Cambria Math"/>
                  <w:vanish/>
                  <w:sz w:val="24"/>
                  <w:lang w:val="en-GB"/>
                </w:rPr>
                <m:t>C</m:t>
              </m:r>
            </m:e>
            <m:sub>
              <m:r>
                <w:rPr>
                  <w:rFonts w:ascii="Cambria Math" w:hAnsi="Cambria Math"/>
                  <w:vanish/>
                  <w:sz w:val="24"/>
                  <w:lang w:val="en-GB"/>
                </w:rPr>
                <m:t>0,i</m:t>
              </m:r>
            </m:sub>
          </m:sSub>
          <m:sSup>
            <m:sSupPr>
              <m:ctrlPr>
                <w:rPr>
                  <w:rFonts w:ascii="Cambria Math" w:hAnsi="Cambria Math"/>
                  <w:i/>
                  <w:vanish/>
                  <w:sz w:val="24"/>
                  <w:lang w:val="en-GB"/>
                </w:rPr>
              </m:ctrlPr>
            </m:sSupPr>
            <m:e>
              <m:r>
                <w:rPr>
                  <w:rFonts w:ascii="Cambria Math" w:hAnsi="Cambria Math"/>
                  <w:vanish/>
                  <w:sz w:val="24"/>
                  <w:lang w:val="en-GB"/>
                </w:rPr>
                <m:t xml:space="preserve">(1+ </m:t>
              </m:r>
              <m:sSub>
                <m:sSubPr>
                  <m:ctrlPr>
                    <w:rPr>
                      <w:rFonts w:ascii="Cambria Math" w:hAnsi="Cambria Math"/>
                      <w:i/>
                      <w:vanish/>
                      <w:sz w:val="24"/>
                      <w:lang w:val="en-GB"/>
                    </w:rPr>
                  </m:ctrlPr>
                </m:sSubPr>
                <m:e>
                  <m:r>
                    <w:rPr>
                      <w:rFonts w:ascii="Cambria Math" w:hAnsi="Cambria Math"/>
                      <w:vanish/>
                      <w:sz w:val="24"/>
                      <w:lang w:val="en-GB"/>
                    </w:rPr>
                    <m:t>f</m:t>
                  </m:r>
                </m:e>
                <m:sub>
                  <m:r>
                    <w:rPr>
                      <w:rFonts w:ascii="Cambria Math" w:hAnsi="Cambria Math"/>
                      <w:vanish/>
                      <w:sz w:val="24"/>
                      <w:lang w:val="en-GB"/>
                    </w:rPr>
                    <m:t>s</m:t>
                  </m:r>
                </m:sub>
              </m:sSub>
              <m:d>
                <m:dPr>
                  <m:ctrlPr>
                    <w:rPr>
                      <w:rFonts w:ascii="Cambria Math" w:hAnsi="Cambria Math"/>
                      <w:i/>
                      <w:vanish/>
                      <w:sz w:val="24"/>
                      <w:lang w:val="en-GB"/>
                    </w:rPr>
                  </m:ctrlPr>
                </m:dPr>
                <m:e>
                  <m:sSub>
                    <m:sSubPr>
                      <m:ctrlPr>
                        <w:rPr>
                          <w:rFonts w:ascii="Cambria Math" w:hAnsi="Cambria Math"/>
                          <w:i/>
                          <w:vanish/>
                          <w:sz w:val="24"/>
                          <w:lang w:val="en-GB"/>
                        </w:rPr>
                      </m:ctrlPr>
                    </m:sSubPr>
                    <m:e>
                      <m:r>
                        <m:rPr>
                          <m:sty m:val="p"/>
                        </m:rPr>
                        <w:rPr>
                          <w:rFonts w:ascii="Cambria Math" w:hAnsi="Cambria Math"/>
                          <w:vanish/>
                          <w:sz w:val="24"/>
                        </w:rPr>
                        <m:t>β</m:t>
                      </m:r>
                    </m:e>
                    <m:sub>
                      <m:r>
                        <w:rPr>
                          <w:rFonts w:ascii="Cambria Math" w:hAnsi="Cambria Math"/>
                          <w:vanish/>
                          <w:sz w:val="24"/>
                          <w:lang w:val="en-GB"/>
                        </w:rPr>
                        <m:t>i</m:t>
                      </m:r>
                    </m:sub>
                  </m:sSub>
                  <m:sSub>
                    <m:sSubPr>
                      <m:ctrlPr>
                        <w:rPr>
                          <w:rFonts w:ascii="Cambria Math" w:hAnsi="Cambria Math"/>
                          <w:i/>
                          <w:vanish/>
                          <w:sz w:val="24"/>
                          <w:lang w:val="en-GB"/>
                        </w:rPr>
                      </m:ctrlPr>
                    </m:sSubPr>
                    <m:e>
                      <m:r>
                        <w:rPr>
                          <w:rFonts w:ascii="Cambria Math" w:hAnsi="Cambria Math"/>
                          <w:vanish/>
                          <w:sz w:val="24"/>
                          <w:lang w:val="en-GB"/>
                        </w:rPr>
                        <m:t>k</m:t>
                      </m:r>
                    </m:e>
                    <m:sub>
                      <m:r>
                        <w:rPr>
                          <w:rFonts w:ascii="Cambria Math" w:hAnsi="Cambria Math"/>
                          <w:vanish/>
                          <w:sz w:val="24"/>
                          <w:lang w:val="en-GB"/>
                        </w:rPr>
                        <m:t>i</m:t>
                      </m:r>
                    </m:sub>
                  </m:sSub>
                  <m:r>
                    <w:rPr>
                      <w:rFonts w:ascii="Cambria Math" w:hAnsi="Cambria Math"/>
                      <w:vanish/>
                      <w:sz w:val="24"/>
                      <w:lang w:val="en-GB"/>
                    </w:rPr>
                    <m:t>-1</m:t>
                  </m:r>
                </m:e>
              </m:d>
              <m:r>
                <w:rPr>
                  <w:rFonts w:ascii="Cambria Math" w:hAnsi="Cambria Math"/>
                  <w:vanish/>
                  <w:sz w:val="24"/>
                  <w:lang w:val="en-GB"/>
                </w:rPr>
                <m:t>)</m:t>
              </m:r>
            </m:e>
            <m:sup>
              <m:r>
                <w:rPr>
                  <w:rFonts w:ascii="Cambria Math" w:hAnsi="Cambria Math"/>
                  <w:vanish/>
                  <w:sz w:val="24"/>
                  <w:lang w:val="en-GB"/>
                </w:rPr>
                <m:t>(1-</m:t>
              </m:r>
              <m:sSub>
                <m:sSubPr>
                  <m:ctrlPr>
                    <w:rPr>
                      <w:rFonts w:ascii="Cambria Math" w:hAnsi="Cambria Math"/>
                      <w:i/>
                      <w:vanish/>
                      <w:sz w:val="24"/>
                      <w:lang w:val="en-GB"/>
                    </w:rPr>
                  </m:ctrlPr>
                </m:sSubPr>
                <m:e>
                  <m:r>
                    <w:rPr>
                      <w:rFonts w:ascii="Cambria Math" w:hAnsi="Cambria Math"/>
                      <w:vanish/>
                      <w:sz w:val="24"/>
                      <w:lang w:val="en-GB"/>
                    </w:rPr>
                    <m:t>k</m:t>
                  </m:r>
                </m:e>
                <m:sub>
                  <m:r>
                    <w:rPr>
                      <w:rFonts w:ascii="Cambria Math" w:hAnsi="Cambria Math"/>
                      <w:vanish/>
                      <w:sz w:val="24"/>
                      <w:lang w:val="en-GB"/>
                    </w:rPr>
                    <m:t>i</m:t>
                  </m:r>
                </m:sub>
              </m:sSub>
              <m:r>
                <w:rPr>
                  <w:rFonts w:ascii="Cambria Math" w:hAnsi="Cambria Math"/>
                  <w:vanish/>
                  <w:sz w:val="24"/>
                  <w:lang w:val="en-GB"/>
                </w:rPr>
                <m:t>)/(</m:t>
              </m:r>
              <m:sSub>
                <m:sSubPr>
                  <m:ctrlPr>
                    <w:rPr>
                      <w:rFonts w:ascii="Cambria Math" w:hAnsi="Cambria Math"/>
                      <w:i/>
                      <w:vanish/>
                      <w:sz w:val="24"/>
                      <w:lang w:val="en-GB"/>
                    </w:rPr>
                  </m:ctrlPr>
                </m:sSubPr>
                <m:e>
                  <m:r>
                    <m:rPr>
                      <m:sty m:val="p"/>
                    </m:rPr>
                    <w:rPr>
                      <w:rFonts w:ascii="Cambria Math" w:hAnsi="Cambria Math"/>
                      <w:vanish/>
                      <w:sz w:val="24"/>
                    </w:rPr>
                    <m:t>β</m:t>
                  </m:r>
                </m:e>
                <m:sub>
                  <m:r>
                    <w:rPr>
                      <w:rFonts w:ascii="Cambria Math" w:hAnsi="Cambria Math"/>
                      <w:vanish/>
                      <w:sz w:val="24"/>
                      <w:lang w:val="en-GB"/>
                    </w:rPr>
                    <m:t>i</m:t>
                  </m:r>
                </m:sub>
              </m:sSub>
              <m:sSub>
                <m:sSubPr>
                  <m:ctrlPr>
                    <w:rPr>
                      <w:rFonts w:ascii="Cambria Math" w:hAnsi="Cambria Math"/>
                      <w:i/>
                      <w:vanish/>
                      <w:sz w:val="24"/>
                      <w:lang w:val="en-GB"/>
                    </w:rPr>
                  </m:ctrlPr>
                </m:sSubPr>
                <m:e>
                  <m:r>
                    <w:rPr>
                      <w:rFonts w:ascii="Cambria Math" w:hAnsi="Cambria Math"/>
                      <w:vanish/>
                      <w:sz w:val="24"/>
                      <w:lang w:val="en-GB"/>
                    </w:rPr>
                    <m:t>k</m:t>
                  </m:r>
                </m:e>
                <m:sub>
                  <m:r>
                    <w:rPr>
                      <w:rFonts w:ascii="Cambria Math" w:hAnsi="Cambria Math"/>
                      <w:vanish/>
                      <w:sz w:val="24"/>
                      <w:lang w:val="en-GB"/>
                    </w:rPr>
                    <m:t>i</m:t>
                  </m:r>
                </m:sub>
              </m:sSub>
              <m:r>
                <w:rPr>
                  <w:rFonts w:ascii="Cambria Math" w:hAnsi="Cambria Math"/>
                  <w:vanish/>
                  <w:sz w:val="24"/>
                  <w:lang w:val="en-GB"/>
                </w:rPr>
                <m:t>-1)</m:t>
              </m:r>
            </m:sup>
          </m:sSup>
        </m:oMath>
      </m:oMathPara>
    </w:p>
    <w:p w14:paraId="373B9084" w14:textId="11CBDA81" w:rsidR="005A5830" w:rsidDel="002C52CF" w:rsidRDefault="005A5830" w:rsidP="001B7F6A">
      <w:pPr>
        <w:jc w:val="center"/>
        <w:rPr>
          <w:del w:id="1809" w:author="DARMANA-LEVERT Corentin (FRA-DTI)" w:date="2023-08-10T15:25:00Z"/>
          <w:lang w:val="en-GB"/>
        </w:rPr>
      </w:pPr>
      <w:r w:rsidRPr="005A5830">
        <w:rPr>
          <w:lang w:val="en-GB"/>
          <w:rPrChange w:id="1810" w:author="DARMANA-LEVERT Corentin (FRA-DTI)" w:date="2023-08-10T15:01:00Z">
            <w:rPr>
              <w:b/>
              <w:bCs/>
              <w:lang w:val="en-GB"/>
            </w:rPr>
          </w:rPrChange>
        </w:rPr>
        <w:t>w</w:t>
      </w:r>
      <w:r w:rsidR="00573C6D" w:rsidRPr="005A5830">
        <w:rPr>
          <w:lang w:val="en-GB"/>
          <w:rPrChange w:id="1811" w:author="DARMANA-LEVERT Corentin (FRA-DTI)" w:date="2023-08-10T15:01:00Z">
            <w:rPr>
              <w:b/>
              <w:bCs/>
              <w:lang w:val="en-GB"/>
            </w:rPr>
          </w:rPrChange>
        </w:rPr>
        <w:t>here</w:t>
      </w:r>
      <m:oMath>
        <m:sSub>
          <m:sSubPr>
            <m:ctrlPr>
              <w:rPr>
                <w:rFonts w:ascii="Cambria Math" w:hAnsi="Cambria Math"/>
                <w:i/>
                <w:lang w:val="en-GB"/>
              </w:rPr>
            </m:ctrlPr>
          </m:sSubPr>
          <m:e>
            <m:r>
              <m:rPr>
                <m:sty m:val="p"/>
              </m:rPr>
              <w:rPr>
                <w:rFonts w:ascii="Cambria Math" w:hAnsi="Cambria Math"/>
              </w:rPr>
              <m:t xml:space="preserve">   β</m:t>
            </m:r>
          </m:e>
          <m:sub>
            <m:r>
              <w:rPr>
                <w:rFonts w:ascii="Cambria Math" w:hAnsi="Cambria Math"/>
                <w:lang w:val="en-GB"/>
              </w:rPr>
              <m:t>i</m:t>
            </m:r>
          </m:sub>
        </m:sSub>
        <m:r>
          <w:rPr>
            <w:rFonts w:ascii="Cambria Math" w:hAnsi="Cambria Math"/>
            <w:lang w:val="en-GB"/>
          </w:rPr>
          <m:t>= 2</m:t>
        </m:r>
        <m:sSubSup>
          <m:sSubSupPr>
            <m:ctrlPr>
              <w:rPr>
                <w:rFonts w:ascii="Cambria Math" w:hAnsi="Cambria Math"/>
                <w:i/>
                <w:lang w:val="en-GB"/>
              </w:rPr>
            </m:ctrlPr>
          </m:sSubSupPr>
          <m:e>
            <m:r>
              <w:rPr>
                <w:rFonts w:ascii="Cambria Math" w:hAnsi="Cambria Math"/>
                <w:lang w:val="en-GB"/>
              </w:rPr>
              <m:t>α</m:t>
            </m:r>
          </m:e>
          <m:sub>
            <m:r>
              <w:rPr>
                <w:rFonts w:ascii="Cambria Math" w:hAnsi="Cambria Math"/>
                <w:lang w:val="en-GB"/>
              </w:rPr>
              <m:t>i</m:t>
            </m:r>
          </m:sub>
          <m:sup>
            <m:r>
              <w:rPr>
                <w:rFonts w:ascii="Cambria Math" w:hAnsi="Cambria Math"/>
                <w:lang w:val="en-GB"/>
              </w:rPr>
              <m:t>+</m:t>
            </m:r>
          </m:sup>
        </m:sSubSup>
        <m:d>
          <m:dPr>
            <m:ctrlPr>
              <w:rPr>
                <w:rFonts w:ascii="Cambria Math" w:hAnsi="Cambria Math"/>
                <w:i/>
                <w:lang w:val="en-GB"/>
              </w:rPr>
            </m:ctrlPr>
          </m:dPr>
          <m:e>
            <m:r>
              <w:rPr>
                <w:rFonts w:ascii="Cambria Math" w:hAnsi="Cambria Math"/>
                <w:lang w:val="en-GB"/>
              </w:rPr>
              <m:t>1-exp</m:t>
            </m:r>
            <m:d>
              <m:dPr>
                <m:ctrlPr>
                  <w:rPr>
                    <w:rFonts w:ascii="Cambria Math" w:hAnsi="Cambria Math"/>
                    <w:i/>
                    <w:lang w:val="en-GB"/>
                  </w:rPr>
                </m:ctrlPr>
              </m:dPr>
              <m:e>
                <m:r>
                  <w:rPr>
                    <w:rFonts w:ascii="Cambria Math" w:hAnsi="Cambria Math"/>
                    <w:lang w:val="en-GB"/>
                  </w:rPr>
                  <m:t>-</m:t>
                </m:r>
                <m:f>
                  <m:fPr>
                    <m:ctrlPr>
                      <w:rPr>
                        <w:rFonts w:ascii="Cambria Math" w:hAnsi="Cambria Math"/>
                        <w:i/>
                        <w:lang w:val="en-GB"/>
                      </w:rPr>
                    </m:ctrlPr>
                  </m:fPr>
                  <m:num>
                    <m:r>
                      <w:rPr>
                        <w:rFonts w:ascii="Cambria Math" w:hAnsi="Cambria Math"/>
                        <w:lang w:val="en-GB"/>
                      </w:rPr>
                      <m:t>1</m:t>
                    </m:r>
                  </m:num>
                  <m:den>
                    <m:sSubSup>
                      <m:sSubSupPr>
                        <m:ctrlPr>
                          <w:rPr>
                            <w:rFonts w:ascii="Cambria Math" w:hAnsi="Cambria Math"/>
                            <w:i/>
                            <w:lang w:val="en-GB"/>
                          </w:rPr>
                        </m:ctrlPr>
                      </m:sSubSupPr>
                      <m:e>
                        <m:r>
                          <w:rPr>
                            <w:rFonts w:ascii="Cambria Math" w:hAnsi="Cambria Math"/>
                            <w:lang w:val="en-GB"/>
                          </w:rPr>
                          <m:t>α</m:t>
                        </m:r>
                      </m:e>
                      <m:sub>
                        <m:r>
                          <w:rPr>
                            <w:rFonts w:ascii="Cambria Math" w:hAnsi="Cambria Math"/>
                            <w:lang w:val="en-GB"/>
                          </w:rPr>
                          <m:t>i</m:t>
                        </m:r>
                      </m:sub>
                      <m:sup>
                        <m:r>
                          <w:rPr>
                            <w:rFonts w:ascii="Cambria Math" w:hAnsi="Cambria Math"/>
                            <w:lang w:val="en-GB"/>
                          </w:rPr>
                          <m:t>+</m:t>
                        </m:r>
                      </m:sup>
                    </m:sSubSup>
                  </m:den>
                </m:f>
              </m:e>
            </m:d>
          </m:e>
        </m:d>
        <m:r>
          <w:rPr>
            <w:rFonts w:ascii="Cambria Math" w:hAnsi="Cambria Math"/>
            <w:lang w:val="en-GB"/>
          </w:rPr>
          <m:t>-exp(-</m:t>
        </m:r>
        <m:f>
          <m:fPr>
            <m:ctrlPr>
              <w:rPr>
                <w:rFonts w:ascii="Cambria Math" w:hAnsi="Cambria Math"/>
                <w:i/>
                <w:lang w:val="en-GB"/>
              </w:rPr>
            </m:ctrlPr>
          </m:fPr>
          <m:num>
            <m:r>
              <w:rPr>
                <w:rFonts w:ascii="Cambria Math" w:hAnsi="Cambria Math"/>
                <w:lang w:val="en-GB"/>
              </w:rPr>
              <m:t>1</m:t>
            </m:r>
          </m:num>
          <m:den>
            <m:r>
              <w:rPr>
                <w:rFonts w:ascii="Cambria Math" w:hAnsi="Cambria Math"/>
                <w:lang w:val="en-GB"/>
              </w:rPr>
              <m:t>2</m:t>
            </m:r>
            <m:sSubSup>
              <m:sSubSupPr>
                <m:ctrlPr>
                  <w:rPr>
                    <w:rFonts w:ascii="Cambria Math" w:hAnsi="Cambria Math"/>
                    <w:i/>
                    <w:lang w:val="en-GB"/>
                  </w:rPr>
                </m:ctrlPr>
              </m:sSubSupPr>
              <m:e>
                <m:r>
                  <w:rPr>
                    <w:rFonts w:ascii="Cambria Math" w:hAnsi="Cambria Math"/>
                    <w:lang w:val="en-GB"/>
                  </w:rPr>
                  <m:t>α</m:t>
                </m:r>
              </m:e>
              <m:sub>
                <m:r>
                  <w:rPr>
                    <w:rFonts w:ascii="Cambria Math" w:hAnsi="Cambria Math"/>
                    <w:lang w:val="en-GB"/>
                  </w:rPr>
                  <m:t>i</m:t>
                </m:r>
              </m:sub>
              <m:sup>
                <m:r>
                  <w:rPr>
                    <w:rFonts w:ascii="Cambria Math" w:hAnsi="Cambria Math"/>
                    <w:lang w:val="en-GB"/>
                  </w:rPr>
                  <m:t>+</m:t>
                </m:r>
              </m:sup>
            </m:sSubSup>
          </m:den>
        </m:f>
        <m:r>
          <w:rPr>
            <w:rFonts w:ascii="Cambria Math" w:hAnsi="Cambria Math"/>
            <w:lang w:val="en-GB"/>
          </w:rPr>
          <m:t>)</m:t>
        </m:r>
      </m:oMath>
      <w:r w:rsidRPr="006F45F7">
        <w:rPr>
          <w:lang w:val="en-GB"/>
        </w:rPr>
        <w:t xml:space="preserve"> ;</w:t>
      </w:r>
      <m:oMath>
        <m:r>
          <w:rPr>
            <w:rFonts w:ascii="Cambria Math" w:hAnsi="Cambria Math"/>
            <w:lang w:val="en-GB"/>
          </w:rPr>
          <m:t xml:space="preserve">   </m:t>
        </m:r>
        <m:sSubSup>
          <m:sSubSupPr>
            <m:ctrlPr>
              <w:rPr>
                <w:rFonts w:ascii="Cambria Math" w:hAnsi="Cambria Math"/>
                <w:i/>
                <w:lang w:val="en-GB"/>
              </w:rPr>
            </m:ctrlPr>
          </m:sSubSupPr>
          <m:e>
            <m:r>
              <w:rPr>
                <w:rFonts w:ascii="Cambria Math" w:hAnsi="Cambria Math"/>
                <w:lang w:val="en-GB"/>
              </w:rPr>
              <m:t>α</m:t>
            </m:r>
          </m:e>
          <m:sub>
            <m:r>
              <w:rPr>
                <w:rFonts w:ascii="Cambria Math" w:hAnsi="Cambria Math"/>
                <w:lang w:val="en-GB"/>
              </w:rPr>
              <m:t>i</m:t>
            </m:r>
          </m:sub>
          <m:sup>
            <m:r>
              <w:rPr>
                <w:rFonts w:ascii="Cambria Math" w:hAnsi="Cambria Math"/>
                <w:lang w:val="en-GB"/>
              </w:rPr>
              <m:t>+</m:t>
            </m:r>
          </m:sup>
        </m:sSubSup>
        <m:r>
          <w:rPr>
            <w:rFonts w:ascii="Cambria Math" w:hAnsi="Cambria Math"/>
            <w:lang w:val="en-GB"/>
          </w:rPr>
          <m:t>= 2</m:t>
        </m:r>
        <m:d>
          <m:dPr>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α</m:t>
                </m:r>
              </m:e>
              <m:sub>
                <m:r>
                  <w:rPr>
                    <w:rFonts w:ascii="Cambria Math" w:hAnsi="Cambria Math"/>
                    <w:lang w:val="en-GB"/>
                  </w:rPr>
                  <m:t>i</m:t>
                </m:r>
              </m:sub>
            </m:sSub>
            <m:r>
              <w:rPr>
                <w:rFonts w:ascii="Cambria Math" w:hAnsi="Cambria Math"/>
                <w:lang w:val="en-GB"/>
              </w:rPr>
              <m:t>+0.1</m:t>
            </m:r>
          </m:e>
        </m:d>
        <m:r>
          <w:rPr>
            <w:rFonts w:ascii="Cambria Math" w:hAnsi="Cambria Math"/>
            <w:lang w:val="en-GB"/>
          </w:rPr>
          <m:t xml:space="preserve">   </m:t>
        </m:r>
      </m:oMath>
      <w:r w:rsidRPr="006F45F7">
        <w:rPr>
          <w:lang w:val="en-GB"/>
          <w:rPrChange w:id="1812" w:author="DARMANA-LEVERT Corentin (FRA-DTI)" w:date="2023-08-10T15:02:00Z">
            <w:rPr>
              <w:b/>
              <w:bCs/>
              <w:lang w:val="en-GB"/>
            </w:rPr>
          </w:rPrChange>
        </w:rPr>
        <w:t>and</w:t>
      </w:r>
      <w:r w:rsidRPr="006F45F7">
        <w:rPr>
          <w:lang w:val="en-GB"/>
        </w:rPr>
        <w:t xml:space="preserve">   </w:t>
      </w:r>
      <m:oMath>
        <m:sSub>
          <m:sSubPr>
            <m:ctrlPr>
              <w:rPr>
                <w:rFonts w:ascii="Cambria Math" w:hAnsi="Cambria Math"/>
                <w:i/>
                <w:lang w:val="en-GB"/>
              </w:rPr>
            </m:ctrlPr>
          </m:sSubPr>
          <m:e>
            <m:r>
              <w:rPr>
                <w:rFonts w:ascii="Cambria Math" w:hAnsi="Cambria Math"/>
                <w:lang w:val="en-GB"/>
              </w:rPr>
              <m:t>α</m:t>
            </m:r>
          </m:e>
          <m:sub>
            <m:r>
              <w:rPr>
                <w:rFonts w:ascii="Cambria Math" w:hAnsi="Cambria Math"/>
                <w:lang w:val="en-GB"/>
              </w:rPr>
              <m:t>i</m:t>
            </m:r>
          </m:sub>
        </m:sSub>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w:rPr>
                    <w:rFonts w:ascii="Cambria Math" w:hAnsi="Cambria Math"/>
                    <w:lang w:val="en-GB"/>
                  </w:rPr>
                  <m:t>D</m:t>
                </m:r>
              </m:e>
              <m:sub>
                <m:r>
                  <w:rPr>
                    <w:rFonts w:ascii="Cambria Math" w:hAnsi="Cambria Math"/>
                    <w:lang w:val="en-GB"/>
                  </w:rPr>
                  <m:t>s,i</m:t>
                </m:r>
              </m:sub>
            </m:sSub>
            <m:sSub>
              <m:sSubPr>
                <m:ctrlPr>
                  <w:rPr>
                    <w:rFonts w:ascii="Cambria Math" w:hAnsi="Cambria Math"/>
                    <w:i/>
                    <w:lang w:val="en-GB"/>
                  </w:rPr>
                </m:ctrlPr>
              </m:sSubPr>
              <m:e>
                <m:r>
                  <w:rPr>
                    <w:rFonts w:ascii="Cambria Math" w:hAnsi="Cambria Math"/>
                    <w:lang w:val="en-GB"/>
                  </w:rPr>
                  <m:t>t</m:t>
                </m:r>
              </m:e>
              <m:sub>
                <m:r>
                  <w:rPr>
                    <w:rFonts w:ascii="Cambria Math" w:hAnsi="Cambria Math"/>
                    <w:lang w:val="en-GB"/>
                  </w:rPr>
                  <m:t>f</m:t>
                </m:r>
              </m:sub>
            </m:sSub>
          </m:num>
          <m:den>
            <m:sSup>
              <m:sSupPr>
                <m:ctrlPr>
                  <w:rPr>
                    <w:rFonts w:ascii="Cambria Math" w:hAnsi="Cambria Math"/>
                    <w:i/>
                    <w:lang w:val="en-GB"/>
                  </w:rPr>
                </m:ctrlPr>
              </m:sSupPr>
              <m:e>
                <m:r>
                  <w:rPr>
                    <w:rFonts w:ascii="Cambria Math" w:hAnsi="Cambria Math"/>
                    <w:lang w:val="en-GB"/>
                  </w:rPr>
                  <m:t>X</m:t>
                </m:r>
              </m:e>
              <m:sup>
                <m:r>
                  <w:rPr>
                    <w:rFonts w:ascii="Cambria Math" w:hAnsi="Cambria Math"/>
                    <w:lang w:val="en-GB"/>
                  </w:rPr>
                  <m:t>2</m:t>
                </m:r>
              </m:sup>
            </m:sSup>
          </m:den>
        </m:f>
      </m:oMath>
    </w:p>
    <w:p w14:paraId="548A4E0C" w14:textId="77777777" w:rsidR="002C52CF" w:rsidRPr="00924DF2" w:rsidRDefault="002C52CF" w:rsidP="001B7F6A">
      <w:pPr>
        <w:jc w:val="center"/>
        <w:rPr>
          <w:ins w:id="1813" w:author="DARMANA-LEVERT Corentin (FRA-DTI)" w:date="2023-08-27T16:07:00Z"/>
          <w:b/>
          <w:bCs/>
          <w:lang w:val="en-GB"/>
        </w:rPr>
      </w:pPr>
    </w:p>
    <w:p w14:paraId="27CE840C" w14:textId="136C20AC" w:rsidR="00573C6D" w:rsidRPr="00924DF2" w:rsidDel="00573C6D" w:rsidRDefault="00573C6D" w:rsidP="001B7F6A">
      <w:pPr>
        <w:jc w:val="center"/>
        <w:rPr>
          <w:del w:id="1814" w:author="DARMANA-LEVERT Corentin (FRA-DTI)" w:date="2023-08-10T14:55:00Z"/>
          <w:b/>
          <w:bCs/>
          <w:lang w:val="en-GB"/>
        </w:rPr>
      </w:pPr>
    </w:p>
    <w:p w14:paraId="083F5A35" w14:textId="0D8A40A7" w:rsidR="003E18CB" w:rsidDel="00753FB3" w:rsidRDefault="003E18CB">
      <w:pPr>
        <w:jc w:val="center"/>
        <w:rPr>
          <w:del w:id="1815" w:author="DARMANA-LEVERT Corentin (FRA-DTI)" w:date="2023-08-10T15:25:00Z"/>
          <w:b/>
          <w:bCs/>
          <w:lang w:val="en-GB"/>
        </w:rPr>
        <w:pPrChange w:id="1816" w:author="DARMANA-LEVERT Corentin (FRA-DTI)" w:date="2023-08-13T11:52:00Z">
          <w:pPr>
            <w:ind w:left="360"/>
            <w:jc w:val="center"/>
          </w:pPr>
        </w:pPrChange>
      </w:pPr>
    </w:p>
    <w:p w14:paraId="390CA800" w14:textId="01746778" w:rsidR="00284070" w:rsidDel="00753FB3" w:rsidRDefault="00284070" w:rsidP="001B7F6A">
      <w:pPr>
        <w:keepNext/>
        <w:jc w:val="center"/>
        <w:rPr>
          <w:del w:id="1817" w:author="DARMANA-LEVERT Corentin (FRA-DTI)" w:date="2023-08-10T15:25:00Z"/>
        </w:rPr>
      </w:pPr>
      <w:commentRangeStart w:id="1818"/>
      <w:del w:id="1819" w:author="DARMANA-LEVERT Corentin (FRA-DTI)" w:date="2023-08-10T15:24:00Z">
        <w:r w:rsidDel="00753FB3">
          <w:rPr>
            <w:noProof/>
          </w:rPr>
          <w:drawing>
            <wp:inline distT="0" distB="0" distL="0" distR="0" wp14:anchorId="78728D9F" wp14:editId="45708625">
              <wp:extent cx="4860388" cy="1535186"/>
              <wp:effectExtent l="0" t="0" r="0" b="825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74170" cy="1539539"/>
                      </a:xfrm>
                      <a:prstGeom prst="rect">
                        <a:avLst/>
                      </a:prstGeom>
                    </pic:spPr>
                  </pic:pic>
                </a:graphicData>
              </a:graphic>
            </wp:inline>
          </w:drawing>
        </w:r>
      </w:del>
      <w:commentRangeEnd w:id="1818"/>
      <w:del w:id="1820" w:author="DARMANA-LEVERT Corentin (FRA-DTI)" w:date="2023-08-10T15:25:00Z">
        <w:r w:rsidR="00C70AC2" w:rsidDel="00753FB3">
          <w:rPr>
            <w:rStyle w:val="Marquedecommentaire"/>
          </w:rPr>
          <w:commentReference w:id="1818"/>
        </w:r>
      </w:del>
    </w:p>
    <w:p w14:paraId="5E5E1BB8" w14:textId="55F9B8F6" w:rsidR="00BF70BC" w:rsidDel="00753FB3" w:rsidRDefault="00284070">
      <w:pPr>
        <w:keepNext/>
        <w:jc w:val="center"/>
        <w:rPr>
          <w:del w:id="1821" w:author="DARMANA-LEVERT Corentin (FRA-DTI)" w:date="2023-08-10T15:25:00Z"/>
        </w:rPr>
        <w:pPrChange w:id="1822" w:author="DARMANA-LEVERT Corentin (FRA-DTI)" w:date="2023-08-13T11:52:00Z">
          <w:pPr>
            <w:pStyle w:val="Lgende"/>
          </w:pPr>
        </w:pPrChange>
      </w:pPr>
      <w:bookmarkStart w:id="1823" w:name="_Ref137426773"/>
      <w:del w:id="1824" w:author="DARMANA-LEVERT Corentin (FRA-DTI)" w:date="2023-08-10T15:25:00Z">
        <w:r w:rsidDel="00753FB3">
          <w:delText xml:space="preserve">Figure </w:delText>
        </w:r>
        <w:r w:rsidDel="00753FB3">
          <w:fldChar w:fldCharType="begin"/>
        </w:r>
        <w:r w:rsidDel="00753FB3">
          <w:delInstrText xml:space="preserve"> SEQ Figure \* ARABIC </w:delInstrText>
        </w:r>
        <w:r w:rsidDel="00753FB3">
          <w:fldChar w:fldCharType="separate"/>
        </w:r>
      </w:del>
      <w:del w:id="1825" w:author="DARMANA-LEVERT Corentin (FRA-DTI)" w:date="2023-08-10T14:38:00Z">
        <w:r w:rsidR="00AF685A" w:rsidDel="00D97C1E">
          <w:rPr>
            <w:noProof/>
          </w:rPr>
          <w:delText>24</w:delText>
        </w:r>
      </w:del>
      <w:del w:id="1826" w:author="DARMANA-LEVERT Corentin (FRA-DTI)" w:date="2023-08-10T15:25:00Z">
        <w:r w:rsidDel="00753FB3">
          <w:rPr>
            <w:noProof/>
          </w:rPr>
          <w:fldChar w:fldCharType="end"/>
        </w:r>
        <w:bookmarkEnd w:id="1823"/>
        <w:r w:rsidDel="00753FB3">
          <w:delText xml:space="preserve"> : </w:delText>
        </w:r>
        <w:r w:rsidR="0048550F" w:rsidDel="00753FB3">
          <w:delText>Y</w:delText>
        </w:r>
        <w:r w:rsidDel="00753FB3">
          <w:delText>.M. Won and B. G. Thomas model suggestion</w:delText>
        </w:r>
      </w:del>
    </w:p>
    <w:p w14:paraId="05D5BACA" w14:textId="736B7D4B" w:rsidR="00077244" w:rsidRDefault="00077244" w:rsidP="001B7F6A">
      <w:pPr>
        <w:jc w:val="center"/>
      </w:pPr>
    </w:p>
    <w:p w14:paraId="7DB2A300" w14:textId="7A9F4984" w:rsidR="00077244" w:rsidRPr="006F45F7" w:rsidRDefault="00077244" w:rsidP="00077244">
      <w:pPr>
        <w:pStyle w:val="Paragraphedeliste"/>
        <w:numPr>
          <w:ilvl w:val="0"/>
          <w:numId w:val="37"/>
        </w:numPr>
        <w:rPr>
          <w:ins w:id="1827" w:author="MARCEAUX DIT CLEMENT Arthur (FRA-DTI)" w:date="2023-08-18T11:23:00Z"/>
          <w:b/>
          <w:bCs/>
        </w:rPr>
      </w:pPr>
      <w:r w:rsidRPr="009B6462">
        <w:rPr>
          <w:b/>
          <w:bCs/>
        </w:rPr>
        <w:t xml:space="preserve">Huang et al. have concluded that even though diffusion and partition </w:t>
      </w:r>
      <w:r w:rsidR="00BE599C" w:rsidRPr="009B6462">
        <w:rPr>
          <w:b/>
          <w:bCs/>
        </w:rPr>
        <w:t>coefficients</w:t>
      </w:r>
      <w:r w:rsidR="009B6462" w:rsidRPr="009B6462">
        <w:rPr>
          <w:b/>
          <w:bCs/>
        </w:rPr>
        <w:t xml:space="preserve"> varied significantly during cooling</w:t>
      </w:r>
      <w:r w:rsidR="009B6462">
        <w:rPr>
          <w:b/>
          <w:bCs/>
        </w:rPr>
        <w:t xml:space="preserve"> and phase </w:t>
      </w:r>
      <w:r w:rsidR="00CF0CC0">
        <w:rPr>
          <w:b/>
          <w:bCs/>
        </w:rPr>
        <w:t>transformations</w:t>
      </w:r>
      <w:r w:rsidR="009B6462" w:rsidRPr="009B6462">
        <w:rPr>
          <w:b/>
          <w:bCs/>
        </w:rPr>
        <w:t>, only variations of the partitioning coefficient truly impacted the intensity of segregations</w:t>
      </w:r>
      <w:sdt>
        <w:sdtPr>
          <w:rPr>
            <w:b/>
            <w:bCs/>
          </w:rPr>
          <w:id w:val="-1053457922"/>
          <w:citation/>
        </w:sdtPr>
        <w:sdtContent>
          <w:r w:rsidR="00BE599C">
            <w:rPr>
              <w:b/>
              <w:bCs/>
            </w:rPr>
            <w:fldChar w:fldCharType="begin"/>
          </w:r>
          <w:r w:rsidR="00BE599C">
            <w:rPr>
              <w:b/>
              <w:bCs/>
              <w:lang w:val="fr-FR"/>
            </w:rPr>
            <w:instrText xml:space="preserve"> CITATION Hua17 \l 1036 </w:instrText>
          </w:r>
          <w:r w:rsidR="00BE599C">
            <w:rPr>
              <w:b/>
              <w:bCs/>
            </w:rPr>
            <w:fldChar w:fldCharType="separate"/>
          </w:r>
          <w:ins w:id="1828" w:author="DARMANA-LEVERT Corentin (FRA-DTI)" w:date="2023-08-29T11:08:00Z">
            <w:r w:rsidR="00321898">
              <w:rPr>
                <w:b/>
                <w:bCs/>
                <w:noProof/>
                <w:lang w:val="fr-FR"/>
              </w:rPr>
              <w:t xml:space="preserve"> </w:t>
            </w:r>
            <w:r w:rsidR="00321898" w:rsidRPr="00321898">
              <w:rPr>
                <w:noProof/>
                <w:lang w:val="fr-FR"/>
              </w:rPr>
              <w:t>(17)</w:t>
            </w:r>
          </w:ins>
          <w:del w:id="1829" w:author="DARMANA-LEVERT Corentin (FRA-DTI)" w:date="2023-08-29T08:18:00Z">
            <w:r w:rsidR="00D45538" w:rsidDel="00850BFD">
              <w:rPr>
                <w:b/>
                <w:bCs/>
                <w:noProof/>
                <w:lang w:val="fr-FR"/>
              </w:rPr>
              <w:delText xml:space="preserve"> </w:delText>
            </w:r>
            <w:r w:rsidR="00D45538" w:rsidRPr="00D45538" w:rsidDel="00850BFD">
              <w:rPr>
                <w:noProof/>
                <w:lang w:val="fr-FR"/>
              </w:rPr>
              <w:delText>(17)</w:delText>
            </w:r>
          </w:del>
          <w:r w:rsidR="00BE599C">
            <w:rPr>
              <w:b/>
              <w:bCs/>
            </w:rPr>
            <w:fldChar w:fldCharType="end"/>
          </w:r>
        </w:sdtContent>
      </w:sdt>
      <w:r w:rsidR="009B6462" w:rsidRPr="009B6462">
        <w:rPr>
          <w:b/>
          <w:bCs/>
        </w:rPr>
        <w:t>.</w:t>
      </w:r>
      <w:r w:rsidR="009B6462">
        <w:rPr>
          <w:b/>
          <w:bCs/>
        </w:rPr>
        <w:t xml:space="preserve"> </w:t>
      </w:r>
      <w:r w:rsidR="009B6462">
        <w:t>Their simulation allowed to freeze the value of either one of both and study their individual effect</w:t>
      </w:r>
      <w:r w:rsidR="00BE599C">
        <w:t xml:space="preserve"> on segregation.</w:t>
      </w:r>
    </w:p>
    <w:p w14:paraId="0F45025E" w14:textId="77777777" w:rsidR="006F45F7" w:rsidRPr="006F45F7" w:rsidRDefault="006F45F7" w:rsidP="006F45F7">
      <w:pPr>
        <w:rPr>
          <w:b/>
          <w:bCs/>
        </w:rPr>
      </w:pPr>
    </w:p>
    <w:p w14:paraId="32E1152D" w14:textId="5C743056" w:rsidR="009B6462" w:rsidRDefault="00573C6D" w:rsidP="009B6462">
      <w:pPr>
        <w:rPr>
          <w:b/>
          <w:bCs/>
        </w:rPr>
      </w:pPr>
      <w:ins w:id="1830" w:author="DARMANA-LEVERT Corentin (FRA-DTI)" w:date="2023-08-10T14:51:00Z">
        <w:r>
          <w:rPr>
            <w:b/>
            <w:bCs/>
          </w:rPr>
          <w:t>Conclusion</w:t>
        </w:r>
      </w:ins>
      <w:commentRangeStart w:id="1831"/>
    </w:p>
    <w:p w14:paraId="12982609" w14:textId="02E77151" w:rsidR="009B6462" w:rsidRPr="004B6308" w:rsidDel="0056019C" w:rsidRDefault="004B6308" w:rsidP="004B6308">
      <w:pPr>
        <w:rPr>
          <w:del w:id="1832" w:author="MARCEAUX DIT CLEMENT Arthur (FRA-DTI)" w:date="2023-08-18T11:29:00Z"/>
        </w:rPr>
      </w:pPr>
      <w:r>
        <w:t>To conclude on this bibliography work about microsegregation, it allowed me to understand better how the research part of the R&amp;D was carried out within my company.</w:t>
      </w:r>
      <w:r w:rsidR="002F57D9">
        <w:t xml:space="preserve"> Going through the process of finding relevant studies online and synthetizing the part that truly matters without leaving major details aside is a great way to enhance skills in that aspect. The role of a bibliography work is to centralize data within a single document accessible by anyone who belongs to the company to spread knowledge throughout the current generation of employees and those to come.</w:t>
      </w:r>
      <w:r w:rsidR="00C27282">
        <w:t xml:space="preserve"> Being able to create such a document represents a skill that will be of value to my next employers.</w:t>
      </w:r>
      <w:commentRangeEnd w:id="1831"/>
      <w:r w:rsidR="00C93D6F">
        <w:rPr>
          <w:rStyle w:val="Marquedecommentaire"/>
        </w:rPr>
        <w:commentReference w:id="1831"/>
      </w:r>
    </w:p>
    <w:p w14:paraId="36D09F34" w14:textId="3D254F47" w:rsidR="003E18CB" w:rsidRPr="00BF70BC" w:rsidRDefault="003E18CB" w:rsidP="0056019C">
      <w:pPr>
        <w:rPr>
          <w:b/>
          <w:bCs/>
          <w:lang w:val="en-GB"/>
        </w:rPr>
      </w:pPr>
    </w:p>
    <w:p w14:paraId="672F3E15" w14:textId="77777777" w:rsidR="00846B60" w:rsidRPr="00846B60" w:rsidRDefault="00846B60" w:rsidP="00846B60">
      <w:pPr>
        <w:rPr>
          <w:lang w:val="en-GB"/>
        </w:rPr>
      </w:pPr>
    </w:p>
    <w:p w14:paraId="7A04D4E5" w14:textId="124C0403" w:rsidR="00151A7A" w:rsidRPr="00151A7A" w:rsidRDefault="0019255A" w:rsidP="00151A7A">
      <w:pPr>
        <w:pStyle w:val="Titre3"/>
      </w:pPr>
      <w:bookmarkStart w:id="1833" w:name="_Toc144199699"/>
      <w:r>
        <w:t>Simulation subjects</w:t>
      </w:r>
      <w:bookmarkEnd w:id="1833"/>
    </w:p>
    <w:p w14:paraId="389A0676" w14:textId="6BAFD84C" w:rsidR="001D6C0C" w:rsidRDefault="001D6C0C" w:rsidP="001D6C0C">
      <w:del w:id="1834" w:author="MARCEAUX DIT CLEMENT Arthur (FRA-DTI)" w:date="2023-08-18T11:29:00Z">
        <w:r w:rsidDel="0056019C">
          <w:delText xml:space="preserve">Even </w:delText>
        </w:r>
        <w:r w:rsidR="006304D6" w:rsidDel="0056019C">
          <w:delText>though</w:delText>
        </w:r>
        <w:r w:rsidDel="0056019C">
          <w:delText xml:space="preserve"> my apprenticeship took place in an </w:delText>
        </w:r>
        <w:r w:rsidR="00B14C21" w:rsidDel="0056019C">
          <w:delText>open space office</w:delText>
        </w:r>
        <w:r w:rsidDel="0056019C">
          <w:delText xml:space="preserve">, there was still some practical work to carry out. </w:delText>
        </w:r>
      </w:del>
      <w:r>
        <w:t xml:space="preserve">As my subject in Framatome mainly gravitated around solidification and phase transformations, I was </w:t>
      </w:r>
      <w:r w:rsidR="00C40684">
        <w:t xml:space="preserve">trained on the software Thermo-Calc </w:t>
      </w:r>
      <w:proofErr w:type="gramStart"/>
      <w:r w:rsidR="00C40684">
        <w:t>in order to</w:t>
      </w:r>
      <w:proofErr w:type="gramEnd"/>
      <w:r w:rsidR="00C40684">
        <w:t xml:space="preserve"> run calculations for the company. </w:t>
      </w:r>
    </w:p>
    <w:p w14:paraId="190F063A" w14:textId="29C6A1C4" w:rsidR="00C40684" w:rsidRDefault="00C40684" w:rsidP="00C40684">
      <w:r>
        <w:t xml:space="preserve">Thermo-Calc is a software </w:t>
      </w:r>
      <w:ins w:id="1835" w:author="DARMANA-LEVERT Corentin (FRA-DTI)" w:date="2023-08-12T19:15:00Z">
        <w:r w:rsidR="008866E8">
          <w:t xml:space="preserve">used </w:t>
        </w:r>
      </w:ins>
      <w:del w:id="1836" w:author="DARMANA-LEVERT Corentin (FRA-DTI)" w:date="2023-08-12T19:15:00Z">
        <w:r w:rsidDel="008866E8">
          <w:delText>f</w:delText>
        </w:r>
      </w:del>
      <w:ins w:id="1837" w:author="DARMANA-LEVERT Corentin (FRA-DTI)" w:date="2023-08-12T19:15:00Z">
        <w:r w:rsidR="008866E8">
          <w:t>f</w:t>
        </w:r>
      </w:ins>
      <w:r>
        <w:t xml:space="preserve">or calculating thermodynamic equilibriums and modeling the properties of materials, developed by the Swedish company Thermo-Calc Software AB. This numerical tool makes it possible to follow the evolution of parameters of a </w:t>
      </w:r>
      <w:proofErr w:type="spellStart"/>
      <w:r>
        <w:t>multi</w:t>
      </w:r>
      <w:ins w:id="1838" w:author="MARCEAUX DIT CLEMENT Arthur (FRA-DTI)" w:date="2023-08-18T11:29:00Z">
        <w:r w:rsidR="0056019C">
          <w:t>n</w:t>
        </w:r>
      </w:ins>
      <w:r>
        <w:t>ary</w:t>
      </w:r>
      <w:proofErr w:type="spellEnd"/>
      <w:r>
        <w:t xml:space="preserve"> system such as the molar/mass </w:t>
      </w:r>
      <w:del w:id="1839" w:author="MARCEAUX DIT CLEMENT Arthur (FRA-DTI)" w:date="2023-08-18T11:30:00Z">
        <w:r w:rsidDel="0056019C">
          <w:delText xml:space="preserve">titer </w:delText>
        </w:r>
      </w:del>
      <w:ins w:id="1840" w:author="MARCEAUX DIT CLEMENT Arthur (FRA-DTI)" w:date="2023-08-18T11:30:00Z">
        <w:r w:rsidR="0056019C">
          <w:t xml:space="preserve">concentration </w:t>
        </w:r>
      </w:ins>
      <w:r>
        <w:t xml:space="preserve">of elements from its non-equilibrium state to its equilibrium state. There are several materials databases </w:t>
      </w:r>
      <w:del w:id="1841" w:author="MARCEAUX DIT CLEMENT Arthur (FRA-DTI)" w:date="2023-08-18T11:34:00Z">
        <w:r w:rsidDel="0056019C">
          <w:delText>upstream of the</w:delText>
        </w:r>
      </w:del>
      <w:ins w:id="1842" w:author="MARCEAUX DIT CLEMENT Arthur (FRA-DTI)" w:date="2023-08-18T11:34:00Z">
        <w:r w:rsidR="0056019C">
          <w:t>usable for</w:t>
        </w:r>
      </w:ins>
      <w:r>
        <w:t xml:space="preserve"> calculations, such as the ceramics or metals database, the latter of course being the one of interest for metallurgy.</w:t>
      </w:r>
    </w:p>
    <w:p w14:paraId="706E9D42" w14:textId="6FC853C4" w:rsidR="00C40684" w:rsidDel="0056019C" w:rsidRDefault="00C40684" w:rsidP="00C40684">
      <w:pPr>
        <w:rPr>
          <w:moveFrom w:id="1843" w:author="MARCEAUX DIT CLEMENT Arthur (FRA-DTI)" w:date="2023-08-18T11:34:00Z"/>
        </w:rPr>
      </w:pPr>
      <w:moveFromRangeStart w:id="1844" w:author="MARCEAUX DIT CLEMENT Arthur (FRA-DTI)" w:date="2023-08-18T11:34:00Z" w:name="move143250915"/>
      <w:moveFrom w:id="1845" w:author="MARCEAUX DIT CLEMENT Arthur (FRA-DTI)" w:date="2023-08-18T11:34:00Z">
        <w:r w:rsidDel="0056019C">
          <w:t>In research and development, this software saves time and money because it avoids having to go through experimental characterization, which often turns out to be costly.</w:t>
        </w:r>
      </w:moveFrom>
    </w:p>
    <w:moveFromRangeEnd w:id="1844"/>
    <w:p w14:paraId="4146C91E" w14:textId="745C3BF2" w:rsidR="00C40684" w:rsidRDefault="00C40684" w:rsidP="00C40684">
      <w:pPr>
        <w:rPr>
          <w:ins w:id="1846" w:author="DARMANA-LEVERT Corentin (FRA-DTI)" w:date="2023-08-13T11:53:00Z"/>
        </w:rPr>
      </w:pPr>
      <w:r>
        <w:t xml:space="preserve">Its particularity is such that the calculations and modeling carried out only </w:t>
      </w:r>
      <w:proofErr w:type="gramStart"/>
      <w:r>
        <w:t>take into account</w:t>
      </w:r>
      <w:proofErr w:type="gramEnd"/>
      <w:r>
        <w:t xml:space="preserve"> the thermodynamic aspects governing the cooling of </w:t>
      </w:r>
      <w:del w:id="1847" w:author="MARCEAUX DIT CLEMENT Arthur (FRA-DTI)" w:date="2023-08-18T11:35:00Z">
        <w:r w:rsidDel="0056019C">
          <w:delText xml:space="preserve">an </w:delText>
        </w:r>
        <w:commentRangeStart w:id="1848"/>
        <w:r w:rsidDel="0056019C">
          <w:delText>isobaric</w:delText>
        </w:r>
      </w:del>
      <w:ins w:id="1849" w:author="MARCEAUX DIT CLEMENT Arthur (FRA-DTI)" w:date="2023-08-18T11:35:00Z">
        <w:r w:rsidR="0056019C">
          <w:t>a</w:t>
        </w:r>
      </w:ins>
      <w:r>
        <w:t xml:space="preserve"> </w:t>
      </w:r>
      <w:commentRangeEnd w:id="1848"/>
      <w:r w:rsidR="0056019C">
        <w:rPr>
          <w:rStyle w:val="Marquedecommentaire"/>
        </w:rPr>
        <w:commentReference w:id="1848"/>
      </w:r>
      <w:r>
        <w:t xml:space="preserve">system, thus omitting a good part of the detailed description of these processes. The most important assumption to remember for these calculations is that </w:t>
      </w:r>
      <w:del w:id="1850" w:author="MARCEAUX DIT CLEMENT Arthur (FRA-DTI)" w:date="2023-08-18T11:36:00Z">
        <w:r w:rsidDel="00CD6351">
          <w:delText>diffusion of the elements is infinitely fast</w:delText>
        </w:r>
      </w:del>
      <w:ins w:id="1851" w:author="MARCEAUX DIT CLEMENT Arthur (FRA-DTI)" w:date="2023-08-18T11:36:00Z">
        <w:r w:rsidR="00CD6351">
          <w:t>infinite time is given to the system to evolve.</w:t>
        </w:r>
      </w:ins>
      <w:del w:id="1852" w:author="MARCEAUX DIT CLEMENT Arthur (FRA-DTI)" w:date="2023-08-18T11:36:00Z">
        <w:r w:rsidDel="00CD6351">
          <w:delText>, whatever the phase in which they are</w:delText>
        </w:r>
      </w:del>
      <w:r>
        <w:t>. In other words, at any instant, the concentration of elements in any phase will be homogeneous and equal to what the phase diagrams at thermodynamic equilibrium predict.</w:t>
      </w:r>
    </w:p>
    <w:p w14:paraId="73427685" w14:textId="77777777" w:rsidR="0056019C" w:rsidRDefault="0056019C" w:rsidP="0056019C">
      <w:pPr>
        <w:rPr>
          <w:moveTo w:id="1853" w:author="MARCEAUX DIT CLEMENT Arthur (FRA-DTI)" w:date="2023-08-18T11:34:00Z"/>
        </w:rPr>
      </w:pPr>
      <w:moveToRangeStart w:id="1854" w:author="MARCEAUX DIT CLEMENT Arthur (FRA-DTI)" w:date="2023-08-18T11:34:00Z" w:name="move143250915"/>
      <w:moveTo w:id="1855" w:author="MARCEAUX DIT CLEMENT Arthur (FRA-DTI)" w:date="2023-08-18T11:34:00Z">
        <w:r>
          <w:t>In research and development, this software saves time and money because it avoids having to go through experimental characterization, which often turns out to be costly.</w:t>
        </w:r>
      </w:moveTo>
    </w:p>
    <w:moveToRangeEnd w:id="1854"/>
    <w:p w14:paraId="081573B2" w14:textId="77777777" w:rsidR="00411034" w:rsidRDefault="00411034" w:rsidP="00C40684"/>
    <w:p w14:paraId="3CBB32B0" w14:textId="5E6C2A18" w:rsidR="002B19C4" w:rsidRPr="002C52CF" w:rsidRDefault="00B14C21" w:rsidP="002B19C4">
      <w:pPr>
        <w:pStyle w:val="Titre4"/>
        <w:rPr>
          <w:lang w:val="en-GB"/>
        </w:rPr>
      </w:pPr>
      <w:bookmarkStart w:id="1856" w:name="_Toc144199700"/>
      <w:r w:rsidRPr="00DB0533">
        <w:rPr>
          <w:lang w:val="en-GB"/>
        </w:rPr>
        <w:t>Thermo-</w:t>
      </w:r>
      <w:proofErr w:type="gramStart"/>
      <w:r w:rsidRPr="00DB0533">
        <w:rPr>
          <w:lang w:val="en-GB"/>
        </w:rPr>
        <w:t>Calc :</w:t>
      </w:r>
      <w:proofErr w:type="gramEnd"/>
      <w:r w:rsidRPr="00DB0533">
        <w:rPr>
          <w:lang w:val="en-GB"/>
        </w:rPr>
        <w:t xml:space="preserve"> Simple calculation</w:t>
      </w:r>
      <w:r w:rsidR="00DB0533" w:rsidRPr="00DB0533">
        <w:rPr>
          <w:lang w:val="en-GB"/>
        </w:rPr>
        <w:t>s</w:t>
      </w:r>
      <w:bookmarkEnd w:id="1856"/>
    </w:p>
    <w:p w14:paraId="7F8CF5A9" w14:textId="0EFF0C76" w:rsidR="00C40684" w:rsidRDefault="00EA0A75" w:rsidP="00C40684">
      <w:pPr>
        <w:rPr>
          <w:ins w:id="1857" w:author="DARMANA-LEVERT Corentin (FRA-DTI)" w:date="2023-08-27T16:10:00Z"/>
        </w:rPr>
      </w:pPr>
      <w:r>
        <w:t>I was given different kind</w:t>
      </w:r>
      <w:r w:rsidR="00DC1610">
        <w:t>s</w:t>
      </w:r>
      <w:r>
        <w:t xml:space="preserve"> of calculations to carry out </w:t>
      </w:r>
      <w:del w:id="1858" w:author="DARMANA-LEVERT Corentin (FRA-DTI)" w:date="2023-08-27T16:09:00Z">
        <w:r w:rsidDel="002C52CF">
          <w:delText>in order to</w:delText>
        </w:r>
      </w:del>
      <w:ins w:id="1859" w:author="DARMANA-LEVERT Corentin (FRA-DTI)" w:date="2023-08-27T16:09:00Z">
        <w:r w:rsidR="002C52CF">
          <w:t>to</w:t>
        </w:r>
      </w:ins>
      <w:r>
        <w:t xml:space="preserve"> get familiar with the software.</w:t>
      </w:r>
      <w:r w:rsidR="00DC1610">
        <w:t xml:space="preserve"> The first one was to draw the binary phase diagram of Fe-C. The calculations </w:t>
      </w:r>
      <w:r w:rsidR="00A03621">
        <w:t>start</w:t>
      </w:r>
      <w:r w:rsidR="00DC1610">
        <w:t xml:space="preserve"> off by element selection as well as phases that will form. Iron and carbon were selected as well as cementite, </w:t>
      </w:r>
      <w:del w:id="1860" w:author="DARMANA-LEVERT Corentin (FRA-DTI)" w:date="2023-08-24T09:27:00Z">
        <w:r w:rsidR="00DC1610" w:rsidDel="002B19C4">
          <w:delText>ferrite</w:delText>
        </w:r>
      </w:del>
      <w:ins w:id="1861" w:author="DARMANA-LEVERT Corentin (FRA-DTI)" w:date="2023-08-24T09:27:00Z">
        <w:r w:rsidR="002B19C4">
          <w:t>ferrite,</w:t>
        </w:r>
      </w:ins>
      <w:r w:rsidR="00DC1610">
        <w:t xml:space="preserve"> and austenite to draw the traditional phase diagram. After setting the Y-axis to temperature and the X-axis to fraction of Fe, the following diagram shows </w:t>
      </w:r>
      <w:ins w:id="1862" w:author="DARMANA-LEVERT Corentin (FRA-DTI)" w:date="2023-08-24T09:28:00Z">
        <w:r w:rsidR="002B19C4">
          <w:t xml:space="preserve">all the existing domains found in the traditional binary diagram. </w:t>
        </w:r>
      </w:ins>
      <w:ins w:id="1863" w:author="MARCEAUX DIT CLEMENT Arthur (FRA-DTI)" w:date="2023-08-18T11:37:00Z">
        <w:r w:rsidR="00CD6351">
          <w:t>(</w:t>
        </w:r>
        <w:r w:rsidR="00CD6351">
          <w:fldChar w:fldCharType="begin"/>
        </w:r>
        <w:r w:rsidR="00CD6351">
          <w:instrText xml:space="preserve"> REF _Ref143251077 \h </w:instrText>
        </w:r>
      </w:ins>
      <w:r w:rsidR="00CD6351">
        <w:fldChar w:fldCharType="separate"/>
      </w:r>
      <w:ins w:id="1864" w:author="DARMANA-LEVERT Corentin (FRA-DTI)" w:date="2023-08-29T11:08:00Z">
        <w:r w:rsidR="00321898">
          <w:t xml:space="preserve">Figure </w:t>
        </w:r>
        <w:r w:rsidR="00321898">
          <w:rPr>
            <w:noProof/>
          </w:rPr>
          <w:t>22</w:t>
        </w:r>
      </w:ins>
      <w:ins w:id="1865" w:author="MARCEAUX DIT CLEMENT Arthur (FRA-DTI)" w:date="2023-08-18T11:37:00Z">
        <w:r w:rsidR="00CD6351">
          <w:fldChar w:fldCharType="end"/>
        </w:r>
        <w:r w:rsidR="00CD6351">
          <w:t>).</w:t>
        </w:r>
      </w:ins>
      <w:del w:id="1866" w:author="MARCEAUX DIT CLEMENT Arthur (FRA-DTI)" w:date="2023-08-18T11:37:00Z">
        <w:r w:rsidR="00DC1610" w:rsidDel="00CD6351">
          <w:delText>:</w:delText>
        </w:r>
      </w:del>
    </w:p>
    <w:p w14:paraId="1344A5E4" w14:textId="77777777" w:rsidR="002C52CF" w:rsidRDefault="002C52CF" w:rsidP="00C40684"/>
    <w:p w14:paraId="718C15CB" w14:textId="77777777" w:rsidR="00E37608" w:rsidRDefault="00E37608">
      <w:pPr>
        <w:keepNext/>
        <w:jc w:val="center"/>
        <w:rPr>
          <w:ins w:id="1867" w:author="DARMANA-LEVERT Corentin (FRA-DTI)" w:date="2023-08-12T19:37:00Z"/>
        </w:rPr>
        <w:pPrChange w:id="1868" w:author="DARMANA-LEVERT Corentin (FRA-DTI)" w:date="2023-08-12T19:37:00Z">
          <w:pPr>
            <w:jc w:val="center"/>
          </w:pPr>
        </w:pPrChange>
      </w:pPr>
      <w:ins w:id="1869" w:author="DARMANA-LEVERT Corentin (FRA-DTI)" w:date="2023-08-12T19:36:00Z">
        <w:r>
          <w:rPr>
            <w:noProof/>
          </w:rPr>
          <w:lastRenderedPageBreak/>
          <w:drawing>
            <wp:inline distT="0" distB="0" distL="0" distR="0" wp14:anchorId="037E4EFA" wp14:editId="6EBD63C8">
              <wp:extent cx="5092524" cy="4892040"/>
              <wp:effectExtent l="0" t="0" r="0" b="381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677" t="705"/>
                      <a:stretch/>
                    </pic:blipFill>
                    <pic:spPr bwMode="auto">
                      <a:xfrm>
                        <a:off x="0" y="0"/>
                        <a:ext cx="5095099" cy="4894514"/>
                      </a:xfrm>
                      <a:prstGeom prst="rect">
                        <a:avLst/>
                      </a:prstGeom>
                      <a:ln>
                        <a:noFill/>
                      </a:ln>
                      <a:extLst>
                        <a:ext uri="{53640926-AAD7-44D8-BBD7-CCE9431645EC}">
                          <a14:shadowObscured xmlns:a14="http://schemas.microsoft.com/office/drawing/2010/main"/>
                        </a:ext>
                      </a:extLst>
                    </pic:spPr>
                  </pic:pic>
                </a:graphicData>
              </a:graphic>
            </wp:inline>
          </w:drawing>
        </w:r>
      </w:ins>
    </w:p>
    <w:p w14:paraId="262CFD11" w14:textId="0BD41E64" w:rsidR="00E37608" w:rsidRDefault="00E37608" w:rsidP="00E37608">
      <w:pPr>
        <w:pStyle w:val="Lgende"/>
        <w:rPr>
          <w:ins w:id="1870" w:author="DARMANA-LEVERT Corentin (FRA-DTI)" w:date="2023-08-13T12:07:00Z"/>
        </w:rPr>
      </w:pPr>
      <w:bookmarkStart w:id="1871" w:name="_Ref143251077"/>
      <w:bookmarkStart w:id="1872" w:name="_Toc144199782"/>
      <w:ins w:id="1873" w:author="DARMANA-LEVERT Corentin (FRA-DTI)" w:date="2023-08-12T19:37:00Z">
        <w:r>
          <w:t xml:space="preserve">Figure </w:t>
        </w:r>
        <w:r>
          <w:fldChar w:fldCharType="begin"/>
        </w:r>
        <w:r>
          <w:instrText xml:space="preserve"> SEQ Figure \* ARABIC </w:instrText>
        </w:r>
      </w:ins>
      <w:r>
        <w:fldChar w:fldCharType="separate"/>
      </w:r>
      <w:ins w:id="1874" w:author="DARMANA-LEVERT Corentin (FRA-DTI)" w:date="2023-08-29T11:08:00Z">
        <w:r w:rsidR="00321898">
          <w:rPr>
            <w:noProof/>
          </w:rPr>
          <w:t>22</w:t>
        </w:r>
      </w:ins>
      <w:ins w:id="1875" w:author="DARMANA-LEVERT Corentin (FRA-DTI)" w:date="2023-08-12T19:37:00Z">
        <w:r>
          <w:fldChar w:fldCharType="end"/>
        </w:r>
        <w:bookmarkEnd w:id="1871"/>
        <w:r>
          <w:t xml:space="preserve"> : Fe-C binary phase diagram from Thermo-Calc</w:t>
        </w:r>
      </w:ins>
      <w:bookmarkEnd w:id="1872"/>
    </w:p>
    <w:p w14:paraId="63ADB03E" w14:textId="77777777" w:rsidR="000233C9" w:rsidRPr="000233C9" w:rsidRDefault="000233C9">
      <w:pPr>
        <w:rPr>
          <w:ins w:id="1876" w:author="DARMANA-LEVERT Corentin (FRA-DTI)" w:date="2023-08-12T19:37:00Z"/>
        </w:rPr>
        <w:pPrChange w:id="1877" w:author="DARMANA-LEVERT Corentin (FRA-DTI)" w:date="2023-08-13T12:07:00Z">
          <w:pPr>
            <w:pStyle w:val="Lgende"/>
          </w:pPr>
        </w:pPrChange>
      </w:pPr>
    </w:p>
    <w:p w14:paraId="62C1AC67" w14:textId="19FBF253" w:rsidR="00DC1610" w:rsidDel="00E37608" w:rsidRDefault="00A03621">
      <w:pPr>
        <w:jc w:val="center"/>
        <w:rPr>
          <w:del w:id="1878" w:author="DARMANA-LEVERT Corentin (FRA-DTI)" w:date="2023-08-12T19:36:00Z"/>
        </w:rPr>
        <w:pPrChange w:id="1879" w:author="DARMANA-LEVERT Corentin (FRA-DTI)" w:date="2023-08-12T19:36:00Z">
          <w:pPr/>
        </w:pPrChange>
      </w:pPr>
      <w:del w:id="1880" w:author="DARMANA-LEVERT Corentin (FRA-DTI)" w:date="2023-08-12T19:36:00Z">
        <w:r w:rsidRPr="00A03621" w:rsidDel="00E37608">
          <w:rPr>
            <w:highlight w:val="yellow"/>
          </w:rPr>
          <w:delText>INSERT FE-C DIAGRAM</w:delText>
        </w:r>
      </w:del>
    </w:p>
    <w:p w14:paraId="07A3013B" w14:textId="00E395D4" w:rsidR="00DC1610" w:rsidDel="002C52CF" w:rsidRDefault="00DC1610" w:rsidP="00C40684">
      <w:pPr>
        <w:rPr>
          <w:del w:id="1881" w:author="DARMANA-LEVERT Corentin (FRA-DTI)" w:date="2023-08-27T16:10:00Z"/>
        </w:rPr>
      </w:pPr>
      <w:r>
        <w:t>We ca</w:t>
      </w:r>
      <w:r w:rsidR="00A03621">
        <w:t>n</w:t>
      </w:r>
      <w:r>
        <w:t xml:space="preserve"> tell that for binary phase diagrams, Thermo-Calc is a </w:t>
      </w:r>
      <w:del w:id="1882" w:author="DARMANA-LEVERT Corentin (FRA-DTI)" w:date="2023-08-12T19:17:00Z">
        <w:r w:rsidDel="008866E8">
          <w:delText>really helpful</w:delText>
        </w:r>
      </w:del>
      <w:ins w:id="1883" w:author="DARMANA-LEVERT Corentin (FRA-DTI)" w:date="2023-08-12T19:17:00Z">
        <w:r w:rsidR="008866E8">
          <w:t>helpful</w:t>
        </w:r>
      </w:ins>
      <w:r>
        <w:t xml:space="preserve"> and accurate tool. However, it does not only draw diagrams, </w:t>
      </w:r>
      <w:commentRangeStart w:id="1884"/>
      <w:r>
        <w:t xml:space="preserve">but also allow to draw </w:t>
      </w:r>
      <w:r w:rsidR="00A03621">
        <w:t xml:space="preserve">the evolution of </w:t>
      </w:r>
      <w:r>
        <w:t xml:space="preserve">chemical potentials over </w:t>
      </w:r>
      <w:del w:id="1885" w:author="DARMANA-LEVERT Corentin (FRA-DTI)" w:date="2023-08-18T15:57:00Z">
        <w:r w:rsidDel="001B7F6A">
          <w:delText xml:space="preserve">time </w:delText>
        </w:r>
      </w:del>
      <w:ins w:id="1886" w:author="DARMANA-LEVERT Corentin (FRA-DTI)" w:date="2023-08-18T15:57:00Z">
        <w:r w:rsidR="001B7F6A">
          <w:t xml:space="preserve">temperature </w:t>
        </w:r>
      </w:ins>
      <w:r>
        <w:t xml:space="preserve">in certain phases, </w:t>
      </w:r>
      <w:commentRangeEnd w:id="1884"/>
      <w:r w:rsidR="00CD6351">
        <w:rPr>
          <w:rStyle w:val="Marquedecommentaire"/>
        </w:rPr>
        <w:commentReference w:id="1884"/>
      </w:r>
      <w:r>
        <w:t>evolution of phase fraction during cooling</w:t>
      </w:r>
      <w:ins w:id="1887" w:author="DARMANA-LEVERT Corentin (FRA-DTI)" w:date="2023-08-29T11:11:00Z">
        <w:r w:rsidR="00953079">
          <w:t>,</w:t>
        </w:r>
      </w:ins>
      <w:r>
        <w:t xml:space="preserve"> et</w:t>
      </w:r>
      <w:ins w:id="1888" w:author="DARMANA-LEVERT Corentin (FRA-DTI)" w:date="2023-08-29T11:11:00Z">
        <w:r w:rsidR="00953079">
          <w:t>c.</w:t>
        </w:r>
      </w:ins>
      <w:del w:id="1889" w:author="DARMANA-LEVERT Corentin (FRA-DTI)" w:date="2023-08-29T11:11:00Z">
        <w:r w:rsidDel="00953079">
          <w:delText>c…</w:delText>
        </w:r>
      </w:del>
    </w:p>
    <w:p w14:paraId="2927C270" w14:textId="755AFC61" w:rsidR="00DC1610" w:rsidRDefault="00DC1610" w:rsidP="00C40684"/>
    <w:p w14:paraId="65A1F24A" w14:textId="2775822C" w:rsidR="00D8700A" w:rsidRDefault="00DC1610" w:rsidP="00C40684">
      <w:pPr>
        <w:rPr>
          <w:ins w:id="1890" w:author="MARCEAUX DIT CLEMENT Arthur (FRA-DTI)" w:date="2023-08-18T11:38:00Z"/>
        </w:rPr>
      </w:pPr>
      <w:r>
        <w:t xml:space="preserve">In </w:t>
      </w:r>
      <w:r w:rsidR="00A03621">
        <w:fldChar w:fldCharType="begin"/>
      </w:r>
      <w:r w:rsidR="00A03621">
        <w:instrText xml:space="preserve"> REF _Ref138447877 \h </w:instrText>
      </w:r>
      <w:r w:rsidR="00A03621">
        <w:fldChar w:fldCharType="separate"/>
      </w:r>
      <w:ins w:id="1891" w:author="DARMANA-LEVERT Corentin (FRA-DTI)" w:date="2023-08-29T11:08:00Z">
        <w:r w:rsidR="00321898">
          <w:t xml:space="preserve">Figure </w:t>
        </w:r>
        <w:r w:rsidR="00321898">
          <w:rPr>
            <w:noProof/>
          </w:rPr>
          <w:t>23</w:t>
        </w:r>
      </w:ins>
      <w:del w:id="1892" w:author="DARMANA-LEVERT Corentin (FRA-DTI)" w:date="2023-08-10T14:38:00Z">
        <w:r w:rsidR="00A03621" w:rsidDel="00D97C1E">
          <w:delText xml:space="preserve">Figure </w:delText>
        </w:r>
        <w:r w:rsidR="00A03621" w:rsidDel="00D97C1E">
          <w:rPr>
            <w:noProof/>
          </w:rPr>
          <w:delText>25</w:delText>
        </w:r>
      </w:del>
      <w:r w:rsidR="00A03621">
        <w:fldChar w:fldCharType="end"/>
      </w:r>
      <w:r>
        <w:t xml:space="preserve">, is shown </w:t>
      </w:r>
      <w:r w:rsidR="00D8700A">
        <w:t xml:space="preserve">the evolution of phase fraction for a </w:t>
      </w:r>
      <w:proofErr w:type="spellStart"/>
      <w:ins w:id="1893" w:author="MARCEAUX DIT CLEMENT Arthur (FRA-DTI)" w:date="2023-08-18T11:38:00Z">
        <w:r w:rsidR="00CD6351">
          <w:t>hyp</w:t>
        </w:r>
      </w:ins>
      <w:ins w:id="1894" w:author="MARCEAUX DIT CLEMENT Arthur (FRA-DTI)" w:date="2023-08-18T12:04:00Z">
        <w:r w:rsidR="00CB764F">
          <w:t>er</w:t>
        </w:r>
      </w:ins>
      <w:r w:rsidR="00D8700A">
        <w:t>peritectic</w:t>
      </w:r>
      <w:proofErr w:type="spellEnd"/>
      <w:r w:rsidR="00D8700A">
        <w:t xml:space="preserve"> steel (Fe-0,</w:t>
      </w:r>
      <w:r w:rsidR="00EC681D">
        <w:t>2</w:t>
      </w:r>
      <w:r w:rsidR="00D8700A">
        <w:t>%C)</w:t>
      </w:r>
      <w:r w:rsidR="00A03621">
        <w:t xml:space="preserve"> </w:t>
      </w:r>
      <w:r w:rsidR="00D8700A">
        <w:t xml:space="preserve">during heating up </w:t>
      </w:r>
      <w:del w:id="1895" w:author="MARCEAUX DIT CLEMENT Arthur (FRA-DTI)" w:date="2023-08-18T11:39:00Z">
        <w:r w:rsidR="00D8700A" w:rsidDel="00CD6351">
          <w:delText>until the homogenous</w:delText>
        </w:r>
      </w:del>
      <w:ins w:id="1896" w:author="MARCEAUX DIT CLEMENT Arthur (FRA-DTI)" w:date="2023-08-18T11:39:00Z">
        <w:r w:rsidR="00CD6351">
          <w:t>to</w:t>
        </w:r>
      </w:ins>
      <w:r w:rsidR="00D8700A">
        <w:t xml:space="preserve"> liquid state. Simulation starts at about 500°C and we can see that the steel is mainly ferritic with about 97% of ferrite and </w:t>
      </w:r>
      <w:del w:id="1897" w:author="MARCEAUX DIT CLEMENT Arthur (FRA-DTI)" w:date="2023-08-18T11:39:00Z">
        <w:r w:rsidR="00D8700A" w:rsidDel="00CD6351">
          <w:delText>0.</w:delText>
        </w:r>
      </w:del>
      <w:r w:rsidR="00D8700A">
        <w:t>3% cementite. We can observe at about 725°</w:t>
      </w:r>
      <w:proofErr w:type="spellStart"/>
      <w:r w:rsidR="00D8700A">
        <w:t>C an</w:t>
      </w:r>
      <w:proofErr w:type="spellEnd"/>
      <w:r w:rsidR="00D8700A">
        <w:t xml:space="preserve"> isothermal transformation taking the shape of a plateau</w:t>
      </w:r>
      <w:del w:id="1898" w:author="MARCEAUX DIT CLEMENT Arthur (FRA-DTI)" w:date="2023-08-18T11:39:00Z">
        <w:r w:rsidR="00D8700A" w:rsidDel="00CD6351">
          <w:delText>;</w:delText>
        </w:r>
      </w:del>
      <w:ins w:id="1899" w:author="MARCEAUX DIT CLEMENT Arthur (FRA-DTI)" w:date="2023-08-18T11:39:00Z">
        <w:r w:rsidR="00CD6351">
          <w:t>.</w:t>
        </w:r>
      </w:ins>
      <w:r w:rsidR="00D8700A">
        <w:t xml:space="preserve"> </w:t>
      </w:r>
      <w:commentRangeStart w:id="1900"/>
      <w:r w:rsidR="00D8700A">
        <w:t xml:space="preserve">This corresponds to the eutectoid transformation </w:t>
      </w:r>
      <w:r w:rsidR="00A03621">
        <w:t>plateau where</w:t>
      </w:r>
      <w:r w:rsidR="00D8700A">
        <w:t xml:space="preserve"> austenite </w:t>
      </w:r>
      <w:del w:id="1901" w:author="MARCEAUX DIT CLEMENT Arthur (FRA-DTI)" w:date="2023-08-18T11:39:00Z">
        <w:r w:rsidR="00D8700A" w:rsidDel="00CD6351">
          <w:delText>yields both</w:delText>
        </w:r>
      </w:del>
      <w:ins w:id="1902" w:author="MARCEAUX DIT CLEMENT Arthur (FRA-DTI)" w:date="2023-08-18T11:39:00Z">
        <w:r w:rsidR="00CD6351">
          <w:t>appears while consuming both</w:t>
        </w:r>
      </w:ins>
      <w:r w:rsidR="00D8700A">
        <w:t xml:space="preserve"> cementite and ferrite. </w:t>
      </w:r>
      <w:del w:id="1903" w:author="DARMANA-LEVERT Corentin (FRA-DTI)" w:date="2023-08-18T15:59:00Z">
        <w:r w:rsidR="00D8700A" w:rsidDel="001B7F6A">
          <w:delText xml:space="preserve">Before </w:delText>
        </w:r>
      </w:del>
      <w:ins w:id="1904" w:author="DARMANA-LEVERT Corentin (FRA-DTI)" w:date="2023-08-18T15:59:00Z">
        <w:r w:rsidR="001B7F6A">
          <w:t xml:space="preserve">After </w:t>
        </w:r>
      </w:ins>
      <w:r w:rsidR="00D8700A">
        <w:t xml:space="preserve">that plateau, austenite </w:t>
      </w:r>
      <w:del w:id="1905" w:author="DARMANA-LEVERT Corentin (FRA-DTI)" w:date="2023-08-18T16:00:00Z">
        <w:r w:rsidR="00D8700A" w:rsidDel="001B7F6A">
          <w:delText xml:space="preserve">had already begun transforming </w:delText>
        </w:r>
        <w:r w:rsidR="00933FC1" w:rsidDel="001B7F6A">
          <w:delText>to ferrite at about</w:delText>
        </w:r>
      </w:del>
      <w:ins w:id="1906" w:author="DARMANA-LEVERT Corentin (FRA-DTI)" w:date="2023-08-18T16:00:00Z">
        <w:r w:rsidR="001B7F6A">
          <w:t>will continue to grow consuming only ferrite up until</w:t>
        </w:r>
      </w:ins>
      <w:r w:rsidR="00933FC1">
        <w:t xml:space="preserve"> 835°C</w:t>
      </w:r>
      <w:r w:rsidR="00A03621">
        <w:t xml:space="preserve">. </w:t>
      </w:r>
      <w:commentRangeEnd w:id="1900"/>
      <w:r w:rsidR="00CD6351">
        <w:rPr>
          <w:rStyle w:val="Marquedecommentaire"/>
        </w:rPr>
        <w:commentReference w:id="1900"/>
      </w:r>
      <w:r w:rsidR="00A03621">
        <w:t>F</w:t>
      </w:r>
      <w:r w:rsidR="00933FC1">
        <w:t xml:space="preserve">rom there up to 1495°C, austenite is the most stable phase. </w:t>
      </w:r>
      <w:del w:id="1907" w:author="DARMANA-LEVERT Corentin (FRA-DTI)" w:date="2023-08-27T16:11:00Z">
        <w:r w:rsidR="00933FC1" w:rsidDel="002C52CF">
          <w:delText>From this temperature</w:delText>
        </w:r>
      </w:del>
      <w:del w:id="1908" w:author="DARMANA-LEVERT Corentin (FRA-DTI)" w:date="2023-08-24T09:34:00Z">
        <w:r w:rsidR="00933FC1" w:rsidDel="002B19C4">
          <w:delText xml:space="preserve"> however</w:delText>
        </w:r>
      </w:del>
      <w:del w:id="1909" w:author="DARMANA-LEVERT Corentin (FRA-DTI)" w:date="2023-08-27T16:11:00Z">
        <w:r w:rsidR="00933FC1" w:rsidDel="002C52CF">
          <w:delText>, a</w:delText>
        </w:r>
      </w:del>
      <w:ins w:id="1910" w:author="DARMANA-LEVERT Corentin (FRA-DTI)" w:date="2023-08-27T16:11:00Z">
        <w:r w:rsidR="002C52CF">
          <w:t>A</w:t>
        </w:r>
      </w:ins>
      <w:r w:rsidR="00933FC1">
        <w:t xml:space="preserve">ustenite starts to transform back to </w:t>
      </w:r>
      <m:oMath>
        <m:r>
          <w:ins w:id="1911" w:author="MARCEAUX DIT CLEMENT Arthur (FRA-DTI)" w:date="2023-08-18T11:41:00Z">
            <w:rPr>
              <w:rFonts w:ascii="Cambria Math" w:hAnsi="Cambria Math"/>
            </w:rPr>
            <m:t>δ-</m:t>
          </w:ins>
        </m:r>
      </m:oMath>
      <w:r w:rsidR="00933FC1">
        <w:t xml:space="preserve">ferrite and </w:t>
      </w:r>
      <w:del w:id="1912" w:author="MARCEAUX DIT CLEMENT Arthur (FRA-DTI)" w:date="2023-08-18T11:41:00Z">
        <w:r w:rsidR="00933FC1" w:rsidDel="00CD6351">
          <w:delText xml:space="preserve">the homogenous </w:delText>
        </w:r>
      </w:del>
      <w:r w:rsidR="00933FC1">
        <w:t xml:space="preserve">liquid </w:t>
      </w:r>
      <w:del w:id="1913" w:author="MARCEAUX DIT CLEMENT Arthur (FRA-DTI)" w:date="2023-08-18T11:41:00Z">
        <w:r w:rsidR="00933FC1" w:rsidDel="00CD6351">
          <w:delText xml:space="preserve">where the transformation is isothermal </w:delText>
        </w:r>
      </w:del>
      <w:r w:rsidR="00933FC1">
        <w:t>at 1497°C. This is the peritectic reaction earlier described in Azizi’s work</w:t>
      </w:r>
      <w:sdt>
        <w:sdtPr>
          <w:id w:val="1928451482"/>
          <w:citation/>
        </w:sdtPr>
        <w:sdtContent>
          <w:r w:rsidR="00933FC1">
            <w:fldChar w:fldCharType="begin"/>
          </w:r>
          <w:r w:rsidR="00933FC1">
            <w:rPr>
              <w:lang w:val="fr-FR"/>
            </w:rPr>
            <w:instrText xml:space="preserve"> CITATION GAz20 \l 1036 </w:instrText>
          </w:r>
          <w:r w:rsidR="00933FC1">
            <w:fldChar w:fldCharType="separate"/>
          </w:r>
          <w:ins w:id="1914" w:author="DARMANA-LEVERT Corentin (FRA-DTI)" w:date="2023-08-29T11:08:00Z">
            <w:r w:rsidR="00321898">
              <w:rPr>
                <w:noProof/>
                <w:lang w:val="fr-FR"/>
              </w:rPr>
              <w:t xml:space="preserve"> </w:t>
            </w:r>
            <w:r w:rsidR="00321898" w:rsidRPr="00321898">
              <w:rPr>
                <w:noProof/>
                <w:lang w:val="fr-FR"/>
              </w:rPr>
              <w:t>(9)</w:t>
            </w:r>
          </w:ins>
          <w:del w:id="1915" w:author="DARMANA-LEVERT Corentin (FRA-DTI)" w:date="2023-08-29T08:18:00Z">
            <w:r w:rsidR="00D45538" w:rsidDel="00850BFD">
              <w:rPr>
                <w:noProof/>
                <w:lang w:val="fr-FR"/>
              </w:rPr>
              <w:delText xml:space="preserve"> </w:delText>
            </w:r>
            <w:r w:rsidR="00D45538" w:rsidRPr="00D45538" w:rsidDel="00850BFD">
              <w:rPr>
                <w:noProof/>
                <w:lang w:val="fr-FR"/>
              </w:rPr>
              <w:delText>(9)</w:delText>
            </w:r>
          </w:del>
          <w:r w:rsidR="00933FC1">
            <w:fldChar w:fldCharType="end"/>
          </w:r>
        </w:sdtContent>
      </w:sdt>
      <w:r w:rsidR="00933FC1">
        <w:t xml:space="preserve"> where </w:t>
      </w:r>
      <w:commentRangeStart w:id="1916"/>
      <w:r w:rsidR="00933FC1">
        <w:t xml:space="preserve">liquid and </w:t>
      </w:r>
      <w:del w:id="1917" w:author="DARMANA-LEVERT Corentin (FRA-DTI)" w:date="2023-08-18T16:06:00Z">
        <w:r w:rsidR="00933FC1" w:rsidDel="00E1406E">
          <w:delText xml:space="preserve">ferrite </w:delText>
        </w:r>
      </w:del>
      <w:ins w:id="1918" w:author="DARMANA-LEVERT Corentin (FRA-DTI)" w:date="2023-08-18T16:06:00Z">
        <w:r w:rsidR="00E1406E">
          <w:t xml:space="preserve">austenite will </w:t>
        </w:r>
      </w:ins>
      <w:r w:rsidR="00933FC1">
        <w:t xml:space="preserve">yield </w:t>
      </w:r>
      <w:del w:id="1919" w:author="DARMANA-LEVERT Corentin (FRA-DTI)" w:date="2023-08-18T16:06:00Z">
        <w:r w:rsidR="00933FC1" w:rsidDel="00E1406E">
          <w:delText>austenite</w:delText>
        </w:r>
        <w:commentRangeEnd w:id="1916"/>
        <w:r w:rsidR="00CD6351" w:rsidDel="00E1406E">
          <w:rPr>
            <w:rStyle w:val="Marquedecommentaire"/>
          </w:rPr>
          <w:commentReference w:id="1916"/>
        </w:r>
      </w:del>
      <w:ins w:id="1920" w:author="DARMANA-LEVERT Corentin (FRA-DTI)" w:date="2023-08-18T16:06:00Z">
        <w:r w:rsidR="00E1406E">
          <w:t>ferrite and liquid</w:t>
        </w:r>
      </w:ins>
      <w:r w:rsidR="00933FC1">
        <w:t xml:space="preserve">. From there up until 1520°C, the </w:t>
      </w:r>
      <w:del w:id="1921" w:author="MARCEAUX DIT CLEMENT Arthur (FRA-DTI)" w:date="2023-08-18T11:41:00Z">
        <w:r w:rsidR="00933FC1" w:rsidDel="00CD6351">
          <w:delText xml:space="preserve">mushy </w:delText>
        </w:r>
      </w:del>
      <w:r w:rsidR="00933FC1">
        <w:t xml:space="preserve">ferrite-liquid </w:t>
      </w:r>
      <w:del w:id="1922" w:author="MARCEAUX DIT CLEMENT Arthur (FRA-DTI)" w:date="2023-08-18T11:41:00Z">
        <w:r w:rsidR="00933FC1" w:rsidDel="00CD6351">
          <w:delText xml:space="preserve">zone </w:delText>
        </w:r>
      </w:del>
      <w:ins w:id="1923" w:author="MARCEAUX DIT CLEMENT Arthur (FRA-DTI)" w:date="2023-08-18T11:41:00Z">
        <w:r w:rsidR="00CD6351">
          <w:t xml:space="preserve">partial melt </w:t>
        </w:r>
      </w:ins>
      <w:r w:rsidR="00933FC1">
        <w:t xml:space="preserve">will continue melting until reaching 100% </w:t>
      </w:r>
      <w:del w:id="1924" w:author="MARCEAUX DIT CLEMENT Arthur (FRA-DTI)" w:date="2023-08-18T11:41:00Z">
        <w:r w:rsidR="00933FC1" w:rsidDel="00CD6351">
          <w:delText xml:space="preserve">homogenous </w:delText>
        </w:r>
      </w:del>
      <w:r w:rsidR="00933FC1">
        <w:t>liquid state.</w:t>
      </w:r>
    </w:p>
    <w:p w14:paraId="6F9CA87C" w14:textId="77777777" w:rsidR="00CD6351" w:rsidRDefault="00CD6351" w:rsidP="00C40684"/>
    <w:p w14:paraId="76760152" w14:textId="77777777" w:rsidR="006304D6" w:rsidRDefault="00D8700A" w:rsidP="006304D6">
      <w:pPr>
        <w:keepNext/>
        <w:jc w:val="center"/>
      </w:pPr>
      <w:r>
        <w:rPr>
          <w:noProof/>
        </w:rPr>
        <w:lastRenderedPageBreak/>
        <w:drawing>
          <wp:inline distT="0" distB="0" distL="0" distR="0" wp14:anchorId="3177B97C" wp14:editId="0FCCA914">
            <wp:extent cx="5173950" cy="3890608"/>
            <wp:effectExtent l="0" t="0" r="8255"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177995" cy="3893649"/>
                    </a:xfrm>
                    <a:prstGeom prst="rect">
                      <a:avLst/>
                    </a:prstGeom>
                    <a:noFill/>
                    <a:ln>
                      <a:noFill/>
                    </a:ln>
                  </pic:spPr>
                </pic:pic>
              </a:graphicData>
            </a:graphic>
          </wp:inline>
        </w:drawing>
      </w:r>
    </w:p>
    <w:p w14:paraId="3E911032" w14:textId="19691B11" w:rsidR="00DC1610" w:rsidRDefault="006304D6" w:rsidP="006304D6">
      <w:pPr>
        <w:pStyle w:val="Lgende"/>
      </w:pPr>
      <w:bookmarkStart w:id="1925" w:name="_Ref138447877"/>
      <w:bookmarkStart w:id="1926" w:name="_Toc144199783"/>
      <w:r>
        <w:t xml:space="preserve">Figure </w:t>
      </w:r>
      <w:fldSimple w:instr=" SEQ Figure \* ARABIC ">
        <w:ins w:id="1927" w:author="DARMANA-LEVERT Corentin (FRA-DTI)" w:date="2023-08-29T11:08:00Z">
          <w:r w:rsidR="00321898">
            <w:rPr>
              <w:noProof/>
            </w:rPr>
            <w:t>23</w:t>
          </w:r>
        </w:ins>
        <w:del w:id="1928" w:author="DARMANA-LEVERT Corentin (FRA-DTI)" w:date="2023-08-10T14:38:00Z">
          <w:r w:rsidR="00AF685A" w:rsidDel="00D97C1E">
            <w:rPr>
              <w:noProof/>
            </w:rPr>
            <w:delText>25</w:delText>
          </w:r>
        </w:del>
      </w:fldSimple>
      <w:bookmarkEnd w:id="1925"/>
      <w:r>
        <w:t xml:space="preserve"> : Evolution of phase fraction during cooling of a </w:t>
      </w:r>
      <w:ins w:id="1929" w:author="MARCEAUX DIT CLEMENT Arthur (FRA-DTI)" w:date="2023-08-18T12:03:00Z">
        <w:r w:rsidR="00CB764F">
          <w:t>hyp</w:t>
        </w:r>
      </w:ins>
      <w:ins w:id="1930" w:author="MARCEAUX DIT CLEMENT Arthur (FRA-DTI)" w:date="2023-08-18T12:04:00Z">
        <w:r w:rsidR="00CB764F">
          <w:t>er</w:t>
        </w:r>
      </w:ins>
      <w:r>
        <w:t>peritectic steel (Fe-0,</w:t>
      </w:r>
      <w:r w:rsidR="00EC681D">
        <w:t>2</w:t>
      </w:r>
      <w:r>
        <w:t>%C)</w:t>
      </w:r>
      <w:bookmarkEnd w:id="1926"/>
    </w:p>
    <w:p w14:paraId="2A5760DA" w14:textId="752B421D" w:rsidR="00422865" w:rsidRDefault="00422865" w:rsidP="00C40684"/>
    <w:p w14:paraId="2B406018" w14:textId="6403FCEB" w:rsidR="00422865" w:rsidRDefault="00422865" w:rsidP="00422865">
      <w:r>
        <w:t xml:space="preserve">This calculation illustrates the capacity of the software to model </w:t>
      </w:r>
      <w:commentRangeStart w:id="1931"/>
      <w:del w:id="1932" w:author="MARCEAUX DIT CLEMENT Arthur (FRA-DTI)" w:date="2023-08-18T11:44:00Z">
        <w:r w:rsidDel="00CD6351">
          <w:delText xml:space="preserve">cooling </w:delText>
        </w:r>
      </w:del>
      <w:commentRangeEnd w:id="1931"/>
      <w:r w:rsidR="00CD6351">
        <w:rPr>
          <w:rStyle w:val="Marquedecommentaire"/>
        </w:rPr>
        <w:commentReference w:id="1931"/>
      </w:r>
      <w:ins w:id="1933" w:author="MARCEAUX DIT CLEMENT Arthur (FRA-DTI)" w:date="2023-08-18T11:44:00Z">
        <w:r w:rsidR="00CD6351">
          <w:t xml:space="preserve">heating </w:t>
        </w:r>
      </w:ins>
      <w:r>
        <w:t>of a binary allo</w:t>
      </w:r>
      <w:ins w:id="1934" w:author="MARCEAUX DIT CLEMENT Arthur (FRA-DTI)" w:date="2023-08-18T11:43:00Z">
        <w:r w:rsidR="00CD6351">
          <w:t>y</w:t>
        </w:r>
      </w:ins>
      <w:del w:id="1935" w:author="MARCEAUX DIT CLEMENT Arthur (FRA-DTI)" w:date="2023-08-18T11:43:00Z">
        <w:r w:rsidDel="00CD6351">
          <w:delText>w</w:delText>
        </w:r>
      </w:del>
      <w:r>
        <w:t xml:space="preserve"> according to the phase diagram and to give output of a clear and accessible diagram</w:t>
      </w:r>
      <w:ins w:id="1936" w:author="MARCEAUX DIT CLEMENT Arthur (FRA-DTI)" w:date="2023-08-18T11:44:00Z">
        <w:r w:rsidR="00CD6351">
          <w:t>.</w:t>
        </w:r>
      </w:ins>
    </w:p>
    <w:p w14:paraId="17945836" w14:textId="06D4168E" w:rsidR="00422865" w:rsidRDefault="00422865" w:rsidP="00C40684">
      <w:pPr>
        <w:rPr>
          <w:ins w:id="1937" w:author="DARMANA-LEVERT Corentin (FRA-DTI)" w:date="2023-08-13T12:07:00Z"/>
        </w:rPr>
      </w:pPr>
      <w:r>
        <w:t>Many other features are available on Thermo-Calc, but it is not the goal to show them exhaustively in this report but to rather give a sample.</w:t>
      </w:r>
    </w:p>
    <w:p w14:paraId="1171EB94" w14:textId="77777777" w:rsidR="000233C9" w:rsidRPr="001D6C0C" w:rsidRDefault="000233C9" w:rsidP="00C40684"/>
    <w:p w14:paraId="210FE6FD" w14:textId="4C36A1C8" w:rsidR="00151A7A" w:rsidRPr="002C52CF" w:rsidRDefault="0019255A" w:rsidP="00151A7A">
      <w:pPr>
        <w:pStyle w:val="Titre4"/>
        <w:rPr>
          <w:lang w:val="en-GB"/>
        </w:rPr>
      </w:pPr>
      <w:bookmarkStart w:id="1938" w:name="_Toc144199701"/>
      <w:r>
        <w:rPr>
          <w:lang w:val="en-GB"/>
        </w:rPr>
        <w:t>Thermo-</w:t>
      </w:r>
      <w:proofErr w:type="gramStart"/>
      <w:r>
        <w:rPr>
          <w:lang w:val="en-GB"/>
        </w:rPr>
        <w:t>Calc</w:t>
      </w:r>
      <w:r w:rsidR="001D1F71">
        <w:rPr>
          <w:lang w:val="en-GB"/>
        </w:rPr>
        <w:t xml:space="preserve"> :</w:t>
      </w:r>
      <w:proofErr w:type="gramEnd"/>
      <w:r w:rsidR="001D1F71">
        <w:rPr>
          <w:lang w:val="en-GB"/>
        </w:rPr>
        <w:t xml:space="preserve"> DICTRA</w:t>
      </w:r>
      <w:bookmarkEnd w:id="1938"/>
    </w:p>
    <w:p w14:paraId="04398619" w14:textId="14B3FC83" w:rsidR="00DB0533" w:rsidRPr="00DB0533" w:rsidRDefault="00DB0533" w:rsidP="00DB0533">
      <w:pPr>
        <w:pStyle w:val="Titre5"/>
        <w:numPr>
          <w:ilvl w:val="0"/>
          <w:numId w:val="0"/>
        </w:numPr>
        <w:rPr>
          <w:lang w:val="en-GB"/>
        </w:rPr>
      </w:pPr>
      <w:commentRangeStart w:id="1939"/>
      <w:commentRangeStart w:id="1940"/>
      <w:commentRangeStart w:id="1941"/>
      <w:r>
        <w:rPr>
          <w:lang w:val="en-GB"/>
        </w:rPr>
        <w:t>Quick guide-through</w:t>
      </w:r>
      <w:sdt>
        <w:sdtPr>
          <w:rPr>
            <w:lang w:val="en-GB"/>
          </w:rPr>
          <w:id w:val="-1187674692"/>
          <w:citation/>
        </w:sdtPr>
        <w:sdtContent>
          <w:r w:rsidR="002025EE">
            <w:rPr>
              <w:lang w:val="en-GB"/>
            </w:rPr>
            <w:fldChar w:fldCharType="begin"/>
          </w:r>
          <w:ins w:id="1942" w:author="DARMANA-LEVERT Corentin (FRA-DTI)" w:date="2023-08-10T12:07:00Z">
            <w:r w:rsidR="00604562">
              <w:rPr>
                <w:lang w:val="fr-FR"/>
              </w:rPr>
              <w:instrText xml:space="preserve">CITATION CDAed \l 1036 </w:instrText>
            </w:r>
          </w:ins>
          <w:del w:id="1943" w:author="DARMANA-LEVERT Corentin (FRA-DTI)" w:date="2023-08-10T12:07:00Z">
            <w:r w:rsidR="00CD56A7" w:rsidDel="00604562">
              <w:rPr>
                <w:lang w:val="fr-FR"/>
              </w:rPr>
              <w:delInstrText xml:space="preserve">CITATION CDAed \l 1036 </w:delInstrText>
            </w:r>
          </w:del>
          <w:r w:rsidR="002025EE">
            <w:rPr>
              <w:lang w:val="en-GB"/>
            </w:rPr>
            <w:fldChar w:fldCharType="separate"/>
          </w:r>
          <w:ins w:id="1944" w:author="DARMANA-LEVERT Corentin (FRA-DTI)" w:date="2023-08-29T11:08:00Z">
            <w:r w:rsidR="00321898">
              <w:rPr>
                <w:noProof/>
                <w:lang w:val="fr-FR"/>
              </w:rPr>
              <w:t xml:space="preserve"> </w:t>
            </w:r>
            <w:r w:rsidR="00321898" w:rsidRPr="00321898">
              <w:rPr>
                <w:noProof/>
                <w:lang w:val="fr-FR"/>
              </w:rPr>
              <w:t>(18)</w:t>
            </w:r>
          </w:ins>
          <w:del w:id="1945" w:author="DARMANA-LEVERT Corentin (FRA-DTI)" w:date="2023-08-29T08:18:00Z">
            <w:r w:rsidR="00D45538" w:rsidDel="00850BFD">
              <w:rPr>
                <w:noProof/>
                <w:lang w:val="fr-FR"/>
              </w:rPr>
              <w:delText xml:space="preserve"> </w:delText>
            </w:r>
            <w:r w:rsidR="00D45538" w:rsidRPr="00D45538" w:rsidDel="00850BFD">
              <w:rPr>
                <w:noProof/>
                <w:lang w:val="fr-FR"/>
              </w:rPr>
              <w:delText>(18)</w:delText>
            </w:r>
          </w:del>
          <w:r w:rsidR="002025EE">
            <w:rPr>
              <w:lang w:val="en-GB"/>
            </w:rPr>
            <w:fldChar w:fldCharType="end"/>
          </w:r>
        </w:sdtContent>
      </w:sdt>
      <w:commentRangeEnd w:id="1939"/>
      <w:r w:rsidR="00F70AEF">
        <w:rPr>
          <w:rStyle w:val="Marquedecommentaire"/>
          <w:rFonts w:ascii="Arial" w:hAnsi="Arial"/>
          <w:b w:val="0"/>
          <w:bCs w:val="0"/>
          <w:i w:val="0"/>
          <w:iCs w:val="0"/>
        </w:rPr>
        <w:commentReference w:id="1939"/>
      </w:r>
      <w:commentRangeEnd w:id="1940"/>
      <w:r w:rsidR="00321FF5">
        <w:rPr>
          <w:rStyle w:val="Marquedecommentaire"/>
          <w:rFonts w:ascii="Arial" w:hAnsi="Arial"/>
          <w:b w:val="0"/>
          <w:bCs w:val="0"/>
          <w:i w:val="0"/>
          <w:iCs w:val="0"/>
        </w:rPr>
        <w:commentReference w:id="1940"/>
      </w:r>
      <w:commentRangeEnd w:id="1941"/>
      <w:r w:rsidR="00136E66">
        <w:rPr>
          <w:rStyle w:val="Marquedecommentaire"/>
          <w:rFonts w:ascii="Arial" w:hAnsi="Arial"/>
          <w:b w:val="0"/>
          <w:bCs w:val="0"/>
          <w:i w:val="0"/>
          <w:iCs w:val="0"/>
        </w:rPr>
        <w:commentReference w:id="1941"/>
      </w:r>
    </w:p>
    <w:p w14:paraId="5A190B02" w14:textId="27E8080C" w:rsidR="00B14C21" w:rsidDel="00D872E7" w:rsidRDefault="006304D6" w:rsidP="00B14C21">
      <w:pPr>
        <w:rPr>
          <w:del w:id="1946" w:author="MARCEAUX DIT CLEMENT Arthur (FRA-DTI)" w:date="2023-08-18T11:51:00Z"/>
        </w:rPr>
      </w:pPr>
      <w:proofErr w:type="gramStart"/>
      <w:r>
        <w:t>In reality, time-dependent</w:t>
      </w:r>
      <w:proofErr w:type="gramEnd"/>
      <w:r w:rsidR="00B14C21">
        <w:t xml:space="preserve"> diffusion takes place</w:t>
      </w:r>
      <w:r w:rsidR="00EA0A75">
        <w:t xml:space="preserve"> during </w:t>
      </w:r>
      <w:del w:id="1947" w:author="MARCEAUX DIT CLEMENT Arthur (FRA-DTI)" w:date="2023-08-18T11:45:00Z">
        <w:r w:rsidR="00EA0A75" w:rsidDel="00CD6351">
          <w:delText>cooling</w:delText>
        </w:r>
      </w:del>
      <w:ins w:id="1948" w:author="MARCEAUX DIT CLEMENT Arthur (FRA-DTI)" w:date="2023-08-18T11:45:00Z">
        <w:r w:rsidR="00CD6351">
          <w:t>phase transformations</w:t>
        </w:r>
      </w:ins>
      <w:r w:rsidR="00B14C21">
        <w:t>. This is due to the existence of chemical potential gradients originating from the redistribution and accumulation (or depletion) of solute at the interface of the phases</w:t>
      </w:r>
      <w:del w:id="1949" w:author="MARCEAUX DIT CLEMENT Arthur (FRA-DTI)" w:date="2023-08-18T11:46:00Z">
        <w:r w:rsidR="00B14C21" w:rsidDel="00D872E7">
          <w:delText xml:space="preserve"> in particular</w:delText>
        </w:r>
      </w:del>
      <w:r w:rsidR="00B14C21">
        <w:t xml:space="preserve">. </w:t>
      </w:r>
      <w:r>
        <w:t>So,</w:t>
      </w:r>
      <w:r w:rsidR="00B14C21">
        <w:t xml:space="preserve"> the </w:t>
      </w:r>
      <w:del w:id="1950" w:author="MARCEAUX DIT CLEMENT Arthur (FRA-DTI)" w:date="2023-08-18T11:50:00Z">
        <w:r w:rsidR="00B14C21" w:rsidDel="00D872E7">
          <w:delText xml:space="preserve">only </w:delText>
        </w:r>
      </w:del>
      <w:ins w:id="1951" w:author="MARCEAUX DIT CLEMENT Arthur (FRA-DTI)" w:date="2023-08-18T11:50:00Z">
        <w:r w:rsidR="00D872E7">
          <w:t xml:space="preserve">purely </w:t>
        </w:r>
      </w:ins>
      <w:r w:rsidR="00B14C21">
        <w:t xml:space="preserve">thermodynamical </w:t>
      </w:r>
      <w:del w:id="1952" w:author="MARCEAUX DIT CLEMENT Arthur (FRA-DTI)" w:date="2023-08-18T11:50:00Z">
        <w:r w:rsidR="00B14C21" w:rsidDel="00D872E7">
          <w:delText xml:space="preserve">way </w:delText>
        </w:r>
      </w:del>
      <w:ins w:id="1953" w:author="MARCEAUX DIT CLEMENT Arthur (FRA-DTI)" w:date="2023-08-18T11:50:00Z">
        <w:r w:rsidR="00D872E7">
          <w:t xml:space="preserve">approach </w:t>
        </w:r>
      </w:ins>
      <w:del w:id="1954" w:author="MARCEAUX DIT CLEMENT Arthur (FRA-DTI)" w:date="2023-08-18T11:51:00Z">
        <w:r w:rsidR="00B14C21" w:rsidDel="00D872E7">
          <w:delText xml:space="preserve">of calculating </w:delText>
        </w:r>
      </w:del>
      <w:r w:rsidR="00B14C21">
        <w:t xml:space="preserve">of Thermo-Calc is </w:t>
      </w:r>
      <w:ins w:id="1955" w:author="MARCEAUX DIT CLEMENT Arthur (FRA-DTI)" w:date="2023-08-18T11:51:00Z">
        <w:r w:rsidR="00D872E7">
          <w:t xml:space="preserve">sometimes </w:t>
        </w:r>
      </w:ins>
      <w:r w:rsidR="00B14C21">
        <w:t xml:space="preserve">not </w:t>
      </w:r>
      <w:del w:id="1956" w:author="MARCEAUX DIT CLEMENT Arthur (FRA-DTI)" w:date="2023-08-18T11:51:00Z">
        <w:r w:rsidR="00B14C21" w:rsidDel="00D872E7">
          <w:delText xml:space="preserve">accurate </w:delText>
        </w:r>
      </w:del>
      <w:r w:rsidR="00B14C21">
        <w:t>enough to</w:t>
      </w:r>
      <w:ins w:id="1957" w:author="DARMANA-LEVERT Corentin (FRA-DTI)" w:date="2023-08-13T11:56:00Z">
        <w:r w:rsidR="00CF679E">
          <w:t xml:space="preserve"> </w:t>
        </w:r>
        <w:del w:id="1958" w:author="MARCEAUX DIT CLEMENT Arthur (FRA-DTI)" w:date="2023-08-18T11:51:00Z">
          <w:r w:rsidR="00CF679E" w:rsidDel="00D872E7">
            <w:delText>simulate the majority of cases</w:delText>
          </w:r>
        </w:del>
      </w:ins>
      <w:ins w:id="1959" w:author="MARCEAUX DIT CLEMENT Arthur (FRA-DTI)" w:date="2023-08-18T11:51:00Z">
        <w:r w:rsidR="00D872E7">
          <w:t>understand phase transformations</w:t>
        </w:r>
      </w:ins>
      <w:ins w:id="1960" w:author="DARMANA-LEVERT Corentin (FRA-DTI)" w:date="2023-08-13T11:56:00Z">
        <w:r w:rsidR="00CF679E">
          <w:t>.</w:t>
        </w:r>
      </w:ins>
    </w:p>
    <w:p w14:paraId="0DC82A84" w14:textId="50680C7F" w:rsidR="00B14C21" w:rsidRDefault="00D872E7" w:rsidP="00B14C21">
      <w:ins w:id="1961" w:author="MARCEAUX DIT CLEMENT Arthur (FRA-DTI)" w:date="2023-08-18T11:51:00Z">
        <w:r>
          <w:t xml:space="preserve"> </w:t>
        </w:r>
      </w:ins>
      <w:r w:rsidR="00B14C21">
        <w:t xml:space="preserve">The purpose of the DICTRA extension is to model </w:t>
      </w:r>
      <w:del w:id="1962" w:author="MARCEAUX DIT CLEMENT Arthur (FRA-DTI)" w:date="2023-08-18T11:51:00Z">
        <w:r w:rsidR="00B14C21" w:rsidDel="00D872E7">
          <w:delText xml:space="preserve">this </w:delText>
        </w:r>
      </w:del>
      <w:ins w:id="1963" w:author="MARCEAUX DIT CLEMENT Arthur (FRA-DTI)" w:date="2023-08-18T11:51:00Z">
        <w:del w:id="1964" w:author="DARMANA-LEVERT Corentin (FRA-DTI)" w:date="2023-08-27T16:12:00Z">
          <w:r w:rsidDel="002C52CF">
            <w:delText xml:space="preserve">the </w:delText>
          </w:r>
        </w:del>
      </w:ins>
      <w:del w:id="1965" w:author="DARMANA-LEVERT Corentin (FRA-DTI)" w:date="2023-08-27T16:12:00Z">
        <w:r w:rsidR="00B14C21" w:rsidDel="002C52CF">
          <w:delText xml:space="preserve">diffusion of </w:delText>
        </w:r>
      </w:del>
      <w:r w:rsidR="00B14C21">
        <w:t>matter</w:t>
      </w:r>
      <w:ins w:id="1966" w:author="DARMANA-LEVERT Corentin (FRA-DTI)" w:date="2023-08-27T16:12:00Z">
        <w:r w:rsidR="002C52CF">
          <w:t xml:space="preserve"> diffusion</w:t>
        </w:r>
      </w:ins>
      <w:r w:rsidR="00B14C21">
        <w:t>. It thus makes it possible to analyze the way in which diffusion-controlled phase transformations take place.</w:t>
      </w:r>
    </w:p>
    <w:p w14:paraId="5313B4D0" w14:textId="6F77783A" w:rsidR="00B14C21" w:rsidRDefault="006C4B4A" w:rsidP="00B14C21">
      <w:r>
        <w:t>I was given the task to elaborate a</w:t>
      </w:r>
      <w:r w:rsidR="00B14C21">
        <w:t xml:space="preserve"> technical note </w:t>
      </w:r>
      <w:r>
        <w:t>that aimed to guide</w:t>
      </w:r>
      <w:r w:rsidR="00B14C21">
        <w:t xml:space="preserve"> new users of the DICTRA extension through </w:t>
      </w:r>
      <w:r>
        <w:t xml:space="preserve">the </w:t>
      </w:r>
      <w:r w:rsidR="006304D6">
        <w:t>set-up</w:t>
      </w:r>
      <w:r>
        <w:t xml:space="preserve"> of calculations as well as </w:t>
      </w:r>
      <w:r w:rsidR="00B14C21">
        <w:t xml:space="preserve">the post-processing of </w:t>
      </w:r>
      <w:del w:id="1967" w:author="DARMANA-LEVERT Corentin (FRA-DTI)" w:date="2023-08-13T11:57:00Z">
        <w:r w:rsidR="00B14C21" w:rsidDel="00A9798D">
          <w:delText xml:space="preserve">the </w:delText>
        </w:r>
      </w:del>
      <w:r w:rsidR="00B14C21">
        <w:t>results of these simulations.</w:t>
      </w:r>
      <w:r>
        <w:t xml:space="preserve"> This technical note gave a </w:t>
      </w:r>
      <w:r w:rsidR="006304D6">
        <w:t>step-by-step</w:t>
      </w:r>
      <w:r>
        <w:t xml:space="preserve"> approach of the interface provided with snapshots of the software to illustrate it.</w:t>
      </w:r>
    </w:p>
    <w:p w14:paraId="360C6582" w14:textId="79219D69" w:rsidR="00B14C21" w:rsidDel="00A9798D" w:rsidRDefault="00B14C21" w:rsidP="00B14C21">
      <w:pPr>
        <w:rPr>
          <w:del w:id="1968" w:author="DARMANA-LEVERT Corentin (FRA-DTI)" w:date="2023-08-13T11:57:00Z"/>
        </w:rPr>
      </w:pPr>
      <w:r>
        <w:t xml:space="preserve">Then, classic case studies </w:t>
      </w:r>
      <w:r w:rsidR="006C4B4A">
        <w:t>were reported and commented in this guide,</w:t>
      </w:r>
      <w:r>
        <w:t xml:space="preserve"> </w:t>
      </w:r>
      <w:proofErr w:type="gramStart"/>
      <w:r>
        <w:t>in particular the</w:t>
      </w:r>
      <w:proofErr w:type="gramEnd"/>
      <w:r>
        <w:t xml:space="preserve"> Darken experiment (uphill diffusion)</w:t>
      </w:r>
      <w:del w:id="1969" w:author="DARMANA-LEVERT Corentin (FRA-DTI)" w:date="2023-08-27T16:13:00Z">
        <w:r w:rsidDel="002C52CF">
          <w:delText xml:space="preserve"> and the transformations of austenitic and ferritic phases</w:delText>
        </w:r>
      </w:del>
      <w:r>
        <w:t xml:space="preserve">. </w:t>
      </w:r>
      <w:r w:rsidR="006C4B4A">
        <w:t xml:space="preserve">The goal was to give new users concrete examples of what </w:t>
      </w:r>
      <w:ins w:id="1970" w:author="MARCEAUX DIT CLEMENT Arthur (FRA-DTI)" w:date="2023-08-18T11:52:00Z">
        <w:r w:rsidR="00D872E7">
          <w:t xml:space="preserve">kind of problem </w:t>
        </w:r>
      </w:ins>
      <w:r w:rsidR="006C4B4A">
        <w:t xml:space="preserve">DICTRA </w:t>
      </w:r>
      <w:del w:id="1971" w:author="MARCEAUX DIT CLEMENT Arthur (FRA-DTI)" w:date="2023-08-18T11:51:00Z">
        <w:r w:rsidR="006C4B4A" w:rsidDel="00D872E7">
          <w:delText>enabled them</w:delText>
        </w:r>
      </w:del>
      <w:ins w:id="1972" w:author="MARCEAUX DIT CLEMENT Arthur (FRA-DTI)" w:date="2023-08-18T11:51:00Z">
        <w:r w:rsidR="00D872E7">
          <w:t>is capable to handle</w:t>
        </w:r>
      </w:ins>
      <w:del w:id="1973" w:author="MARCEAUX DIT CLEMENT Arthur (FRA-DTI)" w:date="2023-08-18T11:51:00Z">
        <w:r w:rsidR="006C4B4A" w:rsidDel="00D872E7">
          <w:delText xml:space="preserve"> to do</w:delText>
        </w:r>
      </w:del>
      <w:r w:rsidR="00201562">
        <w:t>.</w:t>
      </w:r>
    </w:p>
    <w:p w14:paraId="0A200CDE" w14:textId="0A9A5BEC" w:rsidR="00201562" w:rsidRDefault="00201562" w:rsidP="00B14C21"/>
    <w:p w14:paraId="23DD6C71" w14:textId="64C7F6E1" w:rsidR="00D30DD2" w:rsidRDefault="00201562" w:rsidP="00990F93">
      <w:r>
        <w:t>DICTRA extension is made up</w:t>
      </w:r>
      <w:r w:rsidR="00D30DD2">
        <w:t xml:space="preserve"> of 3 modules “System definer”</w:t>
      </w:r>
      <w:del w:id="1974" w:author="DARMANA-LEVERT Corentin (FRA-DTI)" w:date="2023-08-27T16:13:00Z">
        <w:r w:rsidR="00D30DD2" w:rsidDel="002C52CF">
          <w:delText xml:space="preserve"> </w:delText>
        </w:r>
      </w:del>
      <w:proofErr w:type="gramStart"/>
      <w:r w:rsidR="00D30DD2">
        <w:t>,</w:t>
      </w:r>
      <w:ins w:id="1975" w:author="DARMANA-LEVERT Corentin (FRA-DTI)" w:date="2023-08-27T16:13:00Z">
        <w:r w:rsidR="002C52CF">
          <w:t xml:space="preserve"> </w:t>
        </w:r>
      </w:ins>
      <w:r w:rsidR="00D30DD2">
        <w:t>”Diffusion</w:t>
      </w:r>
      <w:proofErr w:type="gramEnd"/>
      <w:r w:rsidR="00D30DD2">
        <w:t xml:space="preserve"> calculator” “and "Plot renderer “.</w:t>
      </w:r>
    </w:p>
    <w:p w14:paraId="5EC513D8" w14:textId="5D00401D" w:rsidR="00201562" w:rsidRDefault="00D30DD2" w:rsidP="00990F93">
      <w:r>
        <w:lastRenderedPageBreak/>
        <w:t>The “</w:t>
      </w:r>
      <w:del w:id="1976" w:author="DARMANA-LEVERT Corentin (FRA-DTI)" w:date="2023-08-24T09:47:00Z">
        <w:r w:rsidDel="00AB3B56">
          <w:delText>s</w:delText>
        </w:r>
      </w:del>
      <w:ins w:id="1977" w:author="DARMANA-LEVERT Corentin (FRA-DTI)" w:date="2023-08-24T09:47:00Z">
        <w:r w:rsidR="00AB3B56">
          <w:t>S</w:t>
        </w:r>
      </w:ins>
      <w:r>
        <w:t>ystem definer” module has got</w:t>
      </w:r>
      <w:r w:rsidR="00201562">
        <w:t xml:space="preserve"> </w:t>
      </w:r>
      <w:r w:rsidR="00750A26">
        <w:t>6</w:t>
      </w:r>
      <w:r w:rsidR="00201562">
        <w:t xml:space="preserve"> </w:t>
      </w:r>
      <w:r w:rsidR="00A9179C">
        <w:t>tabs</w:t>
      </w:r>
      <w:r w:rsidR="00201562">
        <w:t xml:space="preserve"> to set up the </w:t>
      </w:r>
      <w:r w:rsidR="00750A26">
        <w:t xml:space="preserve">calculations: </w:t>
      </w:r>
      <w:r w:rsidR="00750A26" w:rsidRPr="00AB3B56">
        <w:t>“elements”</w:t>
      </w:r>
      <w:r w:rsidR="00A9179C" w:rsidRPr="00AB3B56">
        <w:t>, “species</w:t>
      </w:r>
      <w:r w:rsidR="00750A26" w:rsidRPr="00AB3B56">
        <w:t>”</w:t>
      </w:r>
      <w:proofErr w:type="gramStart"/>
      <w:r w:rsidR="00750A26" w:rsidRPr="00AB3B56">
        <w:t>, ”phases</w:t>
      </w:r>
      <w:proofErr w:type="gramEnd"/>
      <w:r w:rsidR="00750A26" w:rsidRPr="00AB3B56">
        <w:t xml:space="preserve"> and phase contribution”, “components”, “data sources” and “description”</w:t>
      </w:r>
      <w:r w:rsidR="00750A26" w:rsidRPr="00750A26">
        <w:rPr>
          <w:i/>
          <w:iCs/>
        </w:rPr>
        <w:t>.</w:t>
      </w:r>
      <w:r w:rsidR="00A9179C">
        <w:rPr>
          <w:i/>
          <w:iCs/>
        </w:rPr>
        <w:t xml:space="preserve"> </w:t>
      </w:r>
      <w:r w:rsidR="00A9179C">
        <w:t xml:space="preserve">In </w:t>
      </w:r>
      <w:r w:rsidR="00A9179C">
        <w:fldChar w:fldCharType="begin"/>
      </w:r>
      <w:r w:rsidR="00A9179C">
        <w:instrText xml:space="preserve"> REF _Ref138449170 \h </w:instrText>
      </w:r>
      <w:r w:rsidR="00A9179C">
        <w:fldChar w:fldCharType="separate"/>
      </w:r>
      <w:ins w:id="1978" w:author="DARMANA-LEVERT Corentin (FRA-DTI)" w:date="2023-08-29T11:08:00Z">
        <w:r w:rsidR="00321898">
          <w:t xml:space="preserve">Figure </w:t>
        </w:r>
        <w:r w:rsidR="00321898">
          <w:rPr>
            <w:noProof/>
          </w:rPr>
          <w:t>24</w:t>
        </w:r>
      </w:ins>
      <w:del w:id="1979" w:author="DARMANA-LEVERT Corentin (FRA-DTI)" w:date="2023-08-10T14:38:00Z">
        <w:r w:rsidR="00AF685A" w:rsidDel="00D97C1E">
          <w:delText xml:space="preserve">Figure </w:delText>
        </w:r>
        <w:r w:rsidR="00AF685A" w:rsidDel="00D97C1E">
          <w:rPr>
            <w:noProof/>
          </w:rPr>
          <w:delText>26</w:delText>
        </w:r>
      </w:del>
      <w:r w:rsidR="00A9179C">
        <w:fldChar w:fldCharType="end"/>
      </w:r>
      <w:r w:rsidR="00A9179C">
        <w:t xml:space="preserve">, the element tab is </w:t>
      </w:r>
      <w:r w:rsidR="00DB3A11">
        <w:t>shown</w:t>
      </w:r>
      <w:del w:id="1980" w:author="DARMANA-LEVERT Corentin (FRA-DTI)" w:date="2023-08-18T16:08:00Z">
        <w:r w:rsidR="00DB3A11" w:rsidDel="00E1406E">
          <w:delText xml:space="preserve"> </w:delText>
        </w:r>
        <w:commentRangeStart w:id="1981"/>
        <w:r w:rsidR="00DB3A11" w:rsidDel="00E1406E">
          <w:delText>as a</w:delText>
        </w:r>
        <w:r w:rsidDel="00E1406E">
          <w:delText xml:space="preserve"> general</w:delText>
        </w:r>
        <w:r w:rsidR="00DB3A11" w:rsidDel="00E1406E">
          <w:delText xml:space="preserve"> example</w:delText>
        </w:r>
        <w:r w:rsidDel="00E1406E">
          <w:delText xml:space="preserve"> of Thermo-Calc</w:delText>
        </w:r>
        <w:commentRangeEnd w:id="1981"/>
        <w:r w:rsidR="00D872E7" w:rsidDel="00E1406E">
          <w:rPr>
            <w:rStyle w:val="Marquedecommentaire"/>
          </w:rPr>
          <w:commentReference w:id="1981"/>
        </w:r>
      </w:del>
      <w:r w:rsidR="00A9179C">
        <w:t xml:space="preserve">. In this tab, the elements can be selected as well as their composition. Depending on the chosen database, elements can be excluded from the selection. Here are </w:t>
      </w:r>
      <w:ins w:id="1982" w:author="MARCEAUX DIT CLEMENT Arthur (FRA-DTI)" w:date="2023-08-18T11:52:00Z">
        <w:r w:rsidR="00D872E7">
          <w:t xml:space="preserve">the </w:t>
        </w:r>
      </w:ins>
      <w:r w:rsidR="00A9179C">
        <w:t>elements available for the Metals database.</w:t>
      </w:r>
      <w:ins w:id="1983" w:author="MARCEAUX DIT CLEMENT Arthur (FRA-DTI)" w:date="2023-08-18T12:00:00Z">
        <w:r w:rsidR="00CB764F">
          <w:t xml:space="preserve"> One can also choose here the phases of interest for the upcoming calculations.</w:t>
        </w:r>
      </w:ins>
    </w:p>
    <w:p w14:paraId="485D67C7" w14:textId="77777777" w:rsidR="00D30DD2" w:rsidRPr="00A9179C" w:rsidRDefault="00D30DD2" w:rsidP="00990F93"/>
    <w:p w14:paraId="4E22B4F2" w14:textId="77777777" w:rsidR="00750A26" w:rsidRDefault="00201562" w:rsidP="00750A26">
      <w:pPr>
        <w:keepNext/>
        <w:jc w:val="center"/>
      </w:pPr>
      <w:ins w:id="1984" w:author="DARMANA--LEVERT Corentin (FRA-DTI)" w:date="2022-12-12T11:16:00Z">
        <w:r>
          <w:rPr>
            <w:noProof/>
          </w:rPr>
          <w:drawing>
            <wp:inline distT="0" distB="0" distL="0" distR="0" wp14:anchorId="75944558" wp14:editId="54353878">
              <wp:extent cx="4493895" cy="2087880"/>
              <wp:effectExtent l="0" t="0" r="1905" b="7620"/>
              <wp:docPr id="35" name="Image 35"/>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46">
                        <a:extLst>
                          <a:ext uri="{28A0092B-C50C-407E-A947-70E740481C1C}">
                            <a14:useLocalDpi xmlns:a14="http://schemas.microsoft.com/office/drawing/2010/main" val="0"/>
                          </a:ext>
                        </a:extLst>
                      </a:blip>
                      <a:stretch>
                        <a:fillRect/>
                      </a:stretch>
                    </pic:blipFill>
                    <pic:spPr>
                      <a:xfrm>
                        <a:off x="0" y="0"/>
                        <a:ext cx="4493895" cy="2087880"/>
                      </a:xfrm>
                      <a:prstGeom prst="rect">
                        <a:avLst/>
                      </a:prstGeom>
                    </pic:spPr>
                  </pic:pic>
                </a:graphicData>
              </a:graphic>
            </wp:inline>
          </w:drawing>
        </w:r>
      </w:ins>
    </w:p>
    <w:p w14:paraId="02BFA56A" w14:textId="77541198" w:rsidR="00201562" w:rsidRDefault="00750A26" w:rsidP="00750A26">
      <w:pPr>
        <w:pStyle w:val="Lgende"/>
      </w:pPr>
      <w:bookmarkStart w:id="1985" w:name="_Ref138449170"/>
      <w:bookmarkStart w:id="1986" w:name="_Toc144199784"/>
      <w:r>
        <w:t xml:space="preserve">Figure </w:t>
      </w:r>
      <w:fldSimple w:instr=" SEQ Figure \* ARABIC ">
        <w:ins w:id="1987" w:author="DARMANA-LEVERT Corentin (FRA-DTI)" w:date="2023-08-29T11:08:00Z">
          <w:r w:rsidR="00321898">
            <w:rPr>
              <w:noProof/>
            </w:rPr>
            <w:t>24</w:t>
          </w:r>
        </w:ins>
        <w:del w:id="1988" w:author="DARMANA-LEVERT Corentin (FRA-DTI)" w:date="2023-08-10T14:38:00Z">
          <w:r w:rsidR="00AF685A" w:rsidDel="00D97C1E">
            <w:rPr>
              <w:noProof/>
            </w:rPr>
            <w:delText>26</w:delText>
          </w:r>
        </w:del>
      </w:fldSimple>
      <w:bookmarkEnd w:id="1985"/>
      <w:r>
        <w:t xml:space="preserve"> : Elements </w:t>
      </w:r>
      <w:r w:rsidR="00D30DD2">
        <w:t xml:space="preserve">tab in </w:t>
      </w:r>
      <w:ins w:id="1989" w:author="DARMANA-LEVERT Corentin (FRA-DTI)" w:date="2023-08-24T11:26:00Z">
        <w:r w:rsidR="00122D20">
          <w:t>S</w:t>
        </w:r>
      </w:ins>
      <w:del w:id="1990" w:author="DARMANA-LEVERT Corentin (FRA-DTI)" w:date="2023-08-24T11:26:00Z">
        <w:r w:rsidR="00D30DD2" w:rsidDel="00122D20">
          <w:delText>s</w:delText>
        </w:r>
      </w:del>
      <w:r w:rsidR="00D30DD2">
        <w:t>ystem definer module</w:t>
      </w:r>
      <w:r>
        <w:t xml:space="preserve"> of DICTRA extension</w:t>
      </w:r>
      <w:bookmarkEnd w:id="1986"/>
    </w:p>
    <w:p w14:paraId="6DBD8D8E" w14:textId="77777777" w:rsidR="00D30DD2" w:rsidRPr="00D30DD2" w:rsidDel="000233C9" w:rsidRDefault="00D30DD2" w:rsidP="00D30DD2">
      <w:pPr>
        <w:rPr>
          <w:del w:id="1991" w:author="DARMANA-LEVERT Corentin (FRA-DTI)" w:date="2023-08-13T12:07:00Z"/>
        </w:rPr>
      </w:pPr>
    </w:p>
    <w:p w14:paraId="6B69EF95" w14:textId="1D0DAA13" w:rsidR="00B14C21" w:rsidDel="00A9798D" w:rsidRDefault="00990F93" w:rsidP="00B14C21">
      <w:pPr>
        <w:rPr>
          <w:del w:id="1992" w:author="DARMANA-LEVERT Corentin (FRA-DTI)" w:date="2023-08-13T11:58:00Z"/>
          <w:lang w:val="en-GB"/>
        </w:rPr>
      </w:pPr>
      <w:commentRangeStart w:id="1993"/>
      <w:del w:id="1994" w:author="DARMANA-LEVERT Corentin (FRA-DTI)" w:date="2023-08-13T11:58:00Z">
        <w:r w:rsidDel="00A9798D">
          <w:rPr>
            <w:lang w:val="en-GB"/>
          </w:rPr>
          <w:delText xml:space="preserve">In </w:delText>
        </w:r>
        <w:r w:rsidR="00DB3A11" w:rsidRPr="00DB3A11" w:rsidDel="00A9798D">
          <w:rPr>
            <w:i/>
            <w:iCs/>
            <w:lang w:val="en-GB"/>
          </w:rPr>
          <w:delText>“</w:delText>
        </w:r>
        <w:r w:rsidRPr="00DB3A11" w:rsidDel="00A9798D">
          <w:rPr>
            <w:i/>
            <w:iCs/>
            <w:lang w:val="en-GB"/>
          </w:rPr>
          <w:delText>species</w:delText>
        </w:r>
        <w:r w:rsidR="00DB3A11" w:rsidRPr="00DB3A11" w:rsidDel="00A9798D">
          <w:rPr>
            <w:i/>
            <w:iCs/>
            <w:lang w:val="en-GB"/>
          </w:rPr>
          <w:delText>”</w:delText>
        </w:r>
        <w:r w:rsidRPr="00DB3A11" w:rsidDel="00A9798D">
          <w:rPr>
            <w:i/>
            <w:iCs/>
            <w:lang w:val="en-GB"/>
          </w:rPr>
          <w:delText>,</w:delText>
        </w:r>
        <w:r w:rsidDel="00A9798D">
          <w:rPr>
            <w:lang w:val="en-GB"/>
          </w:rPr>
          <w:delText xml:space="preserve"> the </w:delText>
        </w:r>
        <w:r w:rsidR="00DB3A11" w:rsidDel="00A9798D">
          <w:rPr>
            <w:lang w:val="en-GB"/>
          </w:rPr>
          <w:delText>chemical compounds that the selected elements can form are selected. Only the metallic form of these compounds as well as their reduced/oxidated states were chosen.</w:delText>
        </w:r>
      </w:del>
    </w:p>
    <w:p w14:paraId="75824B9F" w14:textId="19F63033" w:rsidR="00DB3A11" w:rsidDel="00A9798D" w:rsidRDefault="00DB3A11" w:rsidP="00B14C21">
      <w:pPr>
        <w:rPr>
          <w:del w:id="1995" w:author="DARMANA-LEVERT Corentin (FRA-DTI)" w:date="2023-08-13T11:58:00Z"/>
          <w:lang w:val="en-GB"/>
        </w:rPr>
      </w:pPr>
      <w:del w:id="1996" w:author="DARMANA-LEVERT Corentin (FRA-DTI)" w:date="2023-08-13T11:58:00Z">
        <w:r w:rsidDel="00A9798D">
          <w:rPr>
            <w:lang w:val="en-GB"/>
          </w:rPr>
          <w:delText xml:space="preserve">In the </w:delText>
        </w:r>
        <w:r w:rsidRPr="00DB3A11" w:rsidDel="00A9798D">
          <w:rPr>
            <w:i/>
            <w:iCs/>
            <w:lang w:val="en-GB"/>
          </w:rPr>
          <w:delText>“Phase and phase contribution”</w:delText>
        </w:r>
        <w:r w:rsidDel="00A9798D">
          <w:rPr>
            <w:lang w:val="en-GB"/>
          </w:rPr>
          <w:delText xml:space="preserve"> tab, the crystallographic phases allowed to form like FCC, BCC cementite and liquid and others like graphite and carbides were selected for the simulation.</w:delText>
        </w:r>
      </w:del>
    </w:p>
    <w:p w14:paraId="5B8891F5" w14:textId="5B13AB23" w:rsidR="00D30DD2" w:rsidDel="00A9798D" w:rsidRDefault="00DB3A11" w:rsidP="00B14C21">
      <w:pPr>
        <w:rPr>
          <w:del w:id="1997" w:author="DARMANA-LEVERT Corentin (FRA-DTI)" w:date="2023-08-13T11:58:00Z"/>
          <w:lang w:val="en-GB"/>
        </w:rPr>
      </w:pPr>
      <w:del w:id="1998" w:author="DARMANA-LEVERT Corentin (FRA-DTI)" w:date="2023-08-13T11:58:00Z">
        <w:r w:rsidDel="00A9798D">
          <w:rPr>
            <w:lang w:val="en-GB"/>
          </w:rPr>
          <w:delText xml:space="preserve">Finally, the </w:delText>
        </w:r>
        <w:r w:rsidRPr="00DB3A11" w:rsidDel="00A9798D">
          <w:rPr>
            <w:i/>
            <w:iCs/>
            <w:lang w:val="en-GB"/>
          </w:rPr>
          <w:delText>“components”, “data sources”</w:delText>
        </w:r>
        <w:r w:rsidDel="00A9798D">
          <w:rPr>
            <w:lang w:val="en-GB"/>
          </w:rPr>
          <w:delText xml:space="preserve"> and </w:delText>
        </w:r>
        <w:r w:rsidRPr="00DB3A11" w:rsidDel="00A9798D">
          <w:rPr>
            <w:i/>
            <w:iCs/>
            <w:lang w:val="en-GB"/>
          </w:rPr>
          <w:delText>“description”</w:delText>
        </w:r>
        <w:r w:rsidDel="00A9798D">
          <w:rPr>
            <w:lang w:val="en-GB"/>
          </w:rPr>
          <w:delText xml:space="preserve"> tabs are used respectively for defining the standard state of each selected element, giving references for the thermodynamic database as well as displaying a sum up of the calculation parameters as well as hypothesis used by the selected model.</w:delText>
        </w:r>
      </w:del>
      <w:commentRangeEnd w:id="1993"/>
      <w:r w:rsidR="00A9798D">
        <w:rPr>
          <w:rStyle w:val="Marquedecommentaire"/>
        </w:rPr>
        <w:commentReference w:id="1993"/>
      </w:r>
    </w:p>
    <w:p w14:paraId="7314CF7A" w14:textId="77777777" w:rsidR="00333F39" w:rsidRDefault="00333F39" w:rsidP="00B14C21">
      <w:pPr>
        <w:rPr>
          <w:lang w:val="en-GB"/>
        </w:rPr>
      </w:pPr>
    </w:p>
    <w:p w14:paraId="371A818C" w14:textId="6E243694" w:rsidR="00D30DD2" w:rsidRDefault="00D30DD2" w:rsidP="00B14C21">
      <w:pPr>
        <w:rPr>
          <w:lang w:val="en-GB"/>
        </w:rPr>
      </w:pPr>
      <w:r>
        <w:rPr>
          <w:lang w:val="en-GB"/>
        </w:rPr>
        <w:t xml:space="preserve">The </w:t>
      </w:r>
      <w:r w:rsidRPr="00AB3B56">
        <w:rPr>
          <w:lang w:val="en-GB"/>
        </w:rPr>
        <w:t>“Diffusion calculator”</w:t>
      </w:r>
      <w:r>
        <w:rPr>
          <w:lang w:val="en-GB"/>
        </w:rPr>
        <w:t xml:space="preserve"> module consists in 2 tabs, “Conditions”</w:t>
      </w:r>
      <w:r w:rsidR="0041425F">
        <w:rPr>
          <w:lang w:val="en-GB"/>
        </w:rPr>
        <w:t xml:space="preserve"> (</w:t>
      </w:r>
      <w:r w:rsidR="0041425F">
        <w:rPr>
          <w:lang w:val="en-GB"/>
        </w:rPr>
        <w:fldChar w:fldCharType="begin"/>
      </w:r>
      <w:r w:rsidR="0041425F">
        <w:rPr>
          <w:lang w:val="en-GB"/>
        </w:rPr>
        <w:instrText xml:space="preserve"> REF _Ref138450754 \h </w:instrText>
      </w:r>
      <w:r w:rsidR="0041425F">
        <w:rPr>
          <w:lang w:val="en-GB"/>
        </w:rPr>
      </w:r>
      <w:r w:rsidR="0041425F">
        <w:rPr>
          <w:lang w:val="en-GB"/>
        </w:rPr>
        <w:fldChar w:fldCharType="separate"/>
      </w:r>
      <w:ins w:id="1999" w:author="DARMANA-LEVERT Corentin (FRA-DTI)" w:date="2023-08-29T11:08:00Z">
        <w:r w:rsidR="00321898">
          <w:t xml:space="preserve">Figure </w:t>
        </w:r>
        <w:r w:rsidR="00321898">
          <w:rPr>
            <w:noProof/>
          </w:rPr>
          <w:t>25</w:t>
        </w:r>
      </w:ins>
      <w:del w:id="2000" w:author="DARMANA-LEVERT Corentin (FRA-DTI)" w:date="2023-08-10T14:38:00Z">
        <w:r w:rsidR="00AF685A" w:rsidDel="00D97C1E">
          <w:delText xml:space="preserve">Figure </w:delText>
        </w:r>
        <w:r w:rsidR="00AF685A" w:rsidDel="00D97C1E">
          <w:rPr>
            <w:noProof/>
          </w:rPr>
          <w:delText>27</w:delText>
        </w:r>
      </w:del>
      <w:r w:rsidR="0041425F">
        <w:rPr>
          <w:lang w:val="en-GB"/>
        </w:rPr>
        <w:fldChar w:fldCharType="end"/>
      </w:r>
      <w:r w:rsidR="0041425F">
        <w:rPr>
          <w:lang w:val="en-GB"/>
        </w:rPr>
        <w:t>)</w:t>
      </w:r>
      <w:r>
        <w:rPr>
          <w:lang w:val="en-GB"/>
        </w:rPr>
        <w:t xml:space="preserve"> and “Options”</w:t>
      </w:r>
      <w:ins w:id="2001" w:author="DARMANA-LEVERT Corentin (FRA-DTI)" w:date="2023-08-29T11:11:00Z">
        <w:r w:rsidR="00953079">
          <w:rPr>
            <w:lang w:val="en-GB"/>
          </w:rPr>
          <w:t>.</w:t>
        </w:r>
      </w:ins>
    </w:p>
    <w:p w14:paraId="31740AE7" w14:textId="09D33D61" w:rsidR="00D30DD2" w:rsidRDefault="00D30DD2" w:rsidP="00B14C21">
      <w:pPr>
        <w:rPr>
          <w:lang w:val="en-GB"/>
        </w:rPr>
      </w:pPr>
      <w:r>
        <w:rPr>
          <w:lang w:val="en-GB"/>
        </w:rPr>
        <w:t xml:space="preserve">The first one allows </w:t>
      </w:r>
      <w:ins w:id="2002" w:author="DARMANA-LEVERT Corentin (FRA-DTI)" w:date="2023-08-13T11:59:00Z">
        <w:r w:rsidR="002312C0">
          <w:rPr>
            <w:lang w:val="en-GB"/>
          </w:rPr>
          <w:t>us</w:t>
        </w:r>
      </w:ins>
      <w:del w:id="2003" w:author="DARMANA-LEVERT Corentin (FRA-DTI)" w:date="2023-08-13T11:59:00Z">
        <w:r w:rsidDel="002312C0">
          <w:rPr>
            <w:lang w:val="en-GB"/>
          </w:rPr>
          <w:delText>you</w:delText>
        </w:r>
      </w:del>
      <w:r>
        <w:rPr>
          <w:lang w:val="en-GB"/>
        </w:rPr>
        <w:t xml:space="preserve"> to give shape to the calculation, meaning the geometry (planar, spheric or cylindrical), the length unit (m, µm, nm or </w:t>
      </w:r>
      <w:ins w:id="2004" w:author="DARMANA-LEVERT Corentin (FRA-DTI)" w:date="2023-08-13T11:59:00Z">
        <w:r w:rsidR="002312C0">
          <w:rPr>
            <w:rFonts w:cs="Arial"/>
            <w:color w:val="202124"/>
            <w:sz w:val="21"/>
            <w:szCs w:val="21"/>
            <w:shd w:val="clear" w:color="auto" w:fill="FFFFFF"/>
          </w:rPr>
          <w:t>Å</w:t>
        </w:r>
      </w:ins>
      <w:del w:id="2005" w:author="DARMANA-LEVERT Corentin (FRA-DTI)" w:date="2023-08-13T11:59:00Z">
        <w:r w:rsidDel="002312C0">
          <w:rPr>
            <w:lang w:val="en-GB"/>
          </w:rPr>
          <w:delText>A°</w:delText>
        </w:r>
      </w:del>
      <w:r>
        <w:rPr>
          <w:lang w:val="en-GB"/>
        </w:rPr>
        <w:t>) as well as the number and proportion of phase</w:t>
      </w:r>
      <w:ins w:id="2006" w:author="MARCEAUX DIT CLEMENT Arthur (FRA-DTI)" w:date="2023-08-18T12:01:00Z">
        <w:r w:rsidR="00CB764F">
          <w:rPr>
            <w:lang w:val="en-GB"/>
          </w:rPr>
          <w:t>s</w:t>
        </w:r>
      </w:ins>
      <w:r>
        <w:rPr>
          <w:lang w:val="en-GB"/>
        </w:rPr>
        <w:t>. The chemical distribution of each element can also be set to a specific profile for non-homogenous profiles.</w:t>
      </w:r>
    </w:p>
    <w:p w14:paraId="3FD2AACD" w14:textId="0FEF4029" w:rsidR="00D30DD2" w:rsidDel="00AB3B56" w:rsidRDefault="00D30DD2" w:rsidP="00B14C21">
      <w:pPr>
        <w:rPr>
          <w:del w:id="2007" w:author="DARMANA-LEVERT Corentin (FRA-DTI)" w:date="2023-08-24T09:49:00Z"/>
          <w:lang w:val="en-GB"/>
        </w:rPr>
      </w:pPr>
    </w:p>
    <w:p w14:paraId="687D1585" w14:textId="604C495B" w:rsidR="00D30DD2" w:rsidDel="00AB3B56" w:rsidRDefault="00D30DD2" w:rsidP="00D30DD2">
      <w:pPr>
        <w:jc w:val="center"/>
        <w:rPr>
          <w:del w:id="2008" w:author="DARMANA-LEVERT Corentin (FRA-DTI)" w:date="2023-08-24T09:49:00Z"/>
          <w:lang w:val="en-GB"/>
        </w:rPr>
      </w:pPr>
    </w:p>
    <w:p w14:paraId="46013FA0" w14:textId="38F2B47E" w:rsidR="00D30DD2" w:rsidRDefault="00D30DD2" w:rsidP="00B14C21">
      <w:pPr>
        <w:rPr>
          <w:lang w:val="en-GB"/>
        </w:rPr>
      </w:pPr>
    </w:p>
    <w:p w14:paraId="56938156" w14:textId="77777777" w:rsidR="00D30DD2" w:rsidRDefault="00D30DD2" w:rsidP="00D30DD2">
      <w:pPr>
        <w:keepNext/>
        <w:jc w:val="center"/>
      </w:pPr>
      <w:r>
        <w:rPr>
          <w:noProof/>
        </w:rPr>
        <w:drawing>
          <wp:inline distT="0" distB="0" distL="0" distR="0" wp14:anchorId="069A6FBD" wp14:editId="01B9180D">
            <wp:extent cx="4629873" cy="2586942"/>
            <wp:effectExtent l="0" t="0" r="0" b="4445"/>
            <wp:docPr id="68" name="Image 68"/>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673332" cy="2611225"/>
                    </a:xfrm>
                    <a:prstGeom prst="rect">
                      <a:avLst/>
                    </a:prstGeom>
                  </pic:spPr>
                </pic:pic>
              </a:graphicData>
            </a:graphic>
          </wp:inline>
        </w:drawing>
      </w:r>
    </w:p>
    <w:p w14:paraId="403C09DB" w14:textId="2A28BCAD" w:rsidR="00D30DD2" w:rsidRDefault="00D30DD2" w:rsidP="00D30DD2">
      <w:pPr>
        <w:pStyle w:val="Lgende"/>
      </w:pPr>
      <w:bookmarkStart w:id="2009" w:name="_Ref138450754"/>
      <w:bookmarkStart w:id="2010" w:name="_Toc144199785"/>
      <w:r>
        <w:t xml:space="preserve">Figure </w:t>
      </w:r>
      <w:fldSimple w:instr=" SEQ Figure \* ARABIC ">
        <w:ins w:id="2011" w:author="DARMANA-LEVERT Corentin (FRA-DTI)" w:date="2023-08-29T11:08:00Z">
          <w:r w:rsidR="00321898">
            <w:rPr>
              <w:noProof/>
            </w:rPr>
            <w:t>25</w:t>
          </w:r>
        </w:ins>
        <w:del w:id="2012" w:author="DARMANA-LEVERT Corentin (FRA-DTI)" w:date="2023-08-10T14:38:00Z">
          <w:r w:rsidR="00AF685A" w:rsidDel="00D97C1E">
            <w:rPr>
              <w:noProof/>
            </w:rPr>
            <w:delText>27</w:delText>
          </w:r>
        </w:del>
      </w:fldSimple>
      <w:bookmarkEnd w:id="2009"/>
      <w:r>
        <w:t xml:space="preserve"> :</w:t>
      </w:r>
      <w:r w:rsidRPr="00D30DD2">
        <w:t xml:space="preserve"> </w:t>
      </w:r>
      <w:r w:rsidR="0041425F">
        <w:t>C</w:t>
      </w:r>
      <w:r>
        <w:t xml:space="preserve">onditions tab in </w:t>
      </w:r>
      <w:ins w:id="2013" w:author="DARMANA-LEVERT Corentin (FRA-DTI)" w:date="2023-08-24T11:27:00Z">
        <w:r w:rsidR="00122D20">
          <w:t>D</w:t>
        </w:r>
      </w:ins>
      <w:del w:id="2014" w:author="DARMANA-LEVERT Corentin (FRA-DTI)" w:date="2023-08-24T11:27:00Z">
        <w:r w:rsidDel="00122D20">
          <w:delText>d</w:delText>
        </w:r>
      </w:del>
      <w:r>
        <w:t>iffusion calculator module of DICTRA extension</w:t>
      </w:r>
      <w:bookmarkEnd w:id="2010"/>
    </w:p>
    <w:p w14:paraId="520317AB" w14:textId="5D2AD569" w:rsidR="00D30DD2" w:rsidRDefault="00D30DD2" w:rsidP="00D30DD2">
      <w:pPr>
        <w:pStyle w:val="Lgende"/>
      </w:pPr>
    </w:p>
    <w:p w14:paraId="4F49F316" w14:textId="40C4D0CB" w:rsidR="0041425F" w:rsidRDefault="0041425F" w:rsidP="0041425F">
      <w:r>
        <w:t xml:space="preserve">In </w:t>
      </w:r>
      <w:r>
        <w:fldChar w:fldCharType="begin"/>
      </w:r>
      <w:r>
        <w:instrText xml:space="preserve"> REF _Ref138450834 \h </w:instrText>
      </w:r>
      <w:r>
        <w:fldChar w:fldCharType="separate"/>
      </w:r>
      <w:ins w:id="2015" w:author="DARMANA-LEVERT Corentin (FRA-DTI)" w:date="2023-08-29T11:08:00Z">
        <w:r w:rsidR="00321898">
          <w:t xml:space="preserve">Figure </w:t>
        </w:r>
        <w:r w:rsidR="00321898">
          <w:rPr>
            <w:noProof/>
          </w:rPr>
          <w:t>26</w:t>
        </w:r>
      </w:ins>
      <w:del w:id="2016" w:author="DARMANA-LEVERT Corentin (FRA-DTI)" w:date="2023-08-10T14:38:00Z">
        <w:r w:rsidR="00AF685A" w:rsidDel="00D97C1E">
          <w:delText xml:space="preserve">Figure </w:delText>
        </w:r>
        <w:r w:rsidR="00AF685A" w:rsidDel="00D97C1E">
          <w:rPr>
            <w:noProof/>
          </w:rPr>
          <w:delText>28</w:delText>
        </w:r>
      </w:del>
      <w:r>
        <w:fldChar w:fldCharType="end"/>
      </w:r>
      <w:r>
        <w:t>,</w:t>
      </w:r>
      <w:commentRangeStart w:id="2017"/>
      <w:r>
        <w:t xml:space="preserve"> an example of calculation conditions is shown for the modeling of diffusion at the interface of ferrite</w:t>
      </w:r>
      <w:ins w:id="2018" w:author="DARMANA-LEVERT Corentin (FRA-DTI)" w:date="2023-08-22T15:05:00Z">
        <w:r w:rsidR="00481D35">
          <w:t xml:space="preserve"> in a region of about 97 µm</w:t>
        </w:r>
      </w:ins>
      <w:r>
        <w:t xml:space="preserve"> and </w:t>
      </w:r>
      <w:ins w:id="2019" w:author="DARMANA-LEVERT Corentin (FRA-DTI)" w:date="2023-08-22T15:06:00Z">
        <w:r w:rsidR="00481D35">
          <w:t xml:space="preserve">in a </w:t>
        </w:r>
      </w:ins>
      <w:r>
        <w:t>cementite</w:t>
      </w:r>
      <w:ins w:id="2020" w:author="DARMANA-LEVERT Corentin (FRA-DTI)" w:date="2023-08-22T15:05:00Z">
        <w:r w:rsidR="00481D35">
          <w:t xml:space="preserve"> </w:t>
        </w:r>
      </w:ins>
      <w:ins w:id="2021" w:author="DARMANA-LEVERT Corentin (FRA-DTI)" w:date="2023-08-22T15:06:00Z">
        <w:r w:rsidR="00481D35">
          <w:t xml:space="preserve">region of </w:t>
        </w:r>
      </w:ins>
      <w:ins w:id="2022" w:author="DARMANA-LEVERT Corentin (FRA-DTI)" w:date="2023-08-22T15:05:00Z">
        <w:r w:rsidR="00481D35">
          <w:t>3 µm</w:t>
        </w:r>
      </w:ins>
      <w:ins w:id="2023" w:author="DARMANA-LEVERT Corentin (FRA-DTI)" w:date="2023-08-22T15:06:00Z">
        <w:r w:rsidR="00481D35">
          <w:t xml:space="preserve">. This corresponds to a likely situation during heating </w:t>
        </w:r>
      </w:ins>
      <w:ins w:id="2024" w:author="DARMANA-LEVERT Corentin (FRA-DTI)" w:date="2023-08-24T09:51:00Z">
        <w:r w:rsidR="00AB3B56">
          <w:t>of</w:t>
        </w:r>
      </w:ins>
      <w:ins w:id="2025" w:author="DARMANA-LEVERT Corentin (FRA-DTI)" w:date="2023-08-22T15:06:00Z">
        <w:r w:rsidR="00481D35">
          <w:t xml:space="preserve"> Framatome steels.</w:t>
        </w:r>
      </w:ins>
      <w:ins w:id="2026" w:author="DARMANA-LEVERT Corentin (FRA-DTI)" w:date="2023-08-22T15:07:00Z">
        <w:r w:rsidR="00481D35">
          <w:t xml:space="preserve"> </w:t>
        </w:r>
      </w:ins>
      <w:ins w:id="2027" w:author="DARMANA-LEVERT Corentin (FRA-DTI)" w:date="2023-08-22T15:04:00Z">
        <w:r w:rsidR="00481D35">
          <w:t xml:space="preserve">where austenite can form in </w:t>
        </w:r>
      </w:ins>
      <w:ins w:id="2028" w:author="DARMANA-LEVERT Corentin (FRA-DTI)" w:date="2023-08-22T15:05:00Z">
        <w:r w:rsidR="00481D35">
          <w:t>between</w:t>
        </w:r>
      </w:ins>
      <w:ins w:id="2029" w:author="DARMANA-LEVERT Corentin (FRA-DTI)" w:date="2023-08-22T15:07:00Z">
        <w:r w:rsidR="00481D35">
          <w:t xml:space="preserve"> these two phases</w:t>
        </w:r>
      </w:ins>
      <w:r>
        <w:t>. Mesh is geometrically distributed around the interface where it is expected to show the most chemical content variations, hence why more points were needed.</w:t>
      </w:r>
      <w:commentRangeEnd w:id="2017"/>
      <w:r w:rsidR="00CB764F">
        <w:rPr>
          <w:rStyle w:val="Marquedecommentaire"/>
        </w:rPr>
        <w:commentReference w:id="2017"/>
      </w:r>
    </w:p>
    <w:p w14:paraId="65E1E8DC" w14:textId="362B0A3C" w:rsidR="0041425F" w:rsidRDefault="0041425F" w:rsidP="0041425F">
      <w:pPr>
        <w:rPr>
          <w:ins w:id="2030" w:author="DARMANA-LEVERT Corentin (FRA-DTI)" w:date="2023-08-22T15:04:00Z"/>
        </w:rPr>
      </w:pPr>
    </w:p>
    <w:p w14:paraId="2C3466FB" w14:textId="675B90C3" w:rsidR="00481D35" w:rsidRPr="0041425F" w:rsidDel="00AB3B56" w:rsidRDefault="00481D35" w:rsidP="00481D35">
      <w:pPr>
        <w:jc w:val="center"/>
        <w:rPr>
          <w:del w:id="2031" w:author="DARMANA-LEVERT Corentin (FRA-DTI)" w:date="2023-08-24T09:51:00Z"/>
        </w:rPr>
      </w:pPr>
      <w:ins w:id="2032" w:author="DARMANA-LEVERT Corentin (FRA-DTI)" w:date="2023-08-22T15:05:00Z">
        <w:r>
          <w:rPr>
            <w:noProof/>
          </w:rPr>
          <w:lastRenderedPageBreak/>
          <w:drawing>
            <wp:inline distT="0" distB="0" distL="0" distR="0" wp14:anchorId="3ECD896B" wp14:editId="6380FCD6">
              <wp:extent cx="4675367" cy="2911337"/>
              <wp:effectExtent l="0" t="0" r="0" b="381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78727" cy="2913429"/>
                      </a:xfrm>
                      <a:prstGeom prst="rect">
                        <a:avLst/>
                      </a:prstGeom>
                    </pic:spPr>
                  </pic:pic>
                </a:graphicData>
              </a:graphic>
            </wp:inline>
          </w:drawing>
        </w:r>
      </w:ins>
    </w:p>
    <w:p w14:paraId="6949CE46" w14:textId="69590A7F" w:rsidR="0041425F" w:rsidRDefault="0041425F" w:rsidP="00AB3B56">
      <w:pPr>
        <w:jc w:val="center"/>
      </w:pPr>
      <w:commentRangeStart w:id="2033"/>
      <w:del w:id="2034" w:author="DARMANA-LEVERT Corentin (FRA-DTI)" w:date="2023-08-22T15:04:00Z">
        <w:r w:rsidDel="00481D35">
          <w:rPr>
            <w:noProof/>
          </w:rPr>
          <w:drawing>
            <wp:inline distT="0" distB="0" distL="0" distR="0" wp14:anchorId="34B08085" wp14:editId="17F4985C">
              <wp:extent cx="4749800" cy="870509"/>
              <wp:effectExtent l="0" t="0" r="0" b="6350"/>
              <wp:docPr id="39" name="Image 39"/>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rotWithShape="1">
                      <a:blip r:embed="rId49">
                        <a:extLst>
                          <a:ext uri="{28A0092B-C50C-407E-A947-70E740481C1C}">
                            <a14:useLocalDpi xmlns:a14="http://schemas.microsoft.com/office/drawing/2010/main" val="0"/>
                          </a:ext>
                        </a:extLst>
                      </a:blip>
                      <a:srcRect b="57921"/>
                      <a:stretch/>
                    </pic:blipFill>
                    <pic:spPr bwMode="auto">
                      <a:xfrm>
                        <a:off x="0" y="0"/>
                        <a:ext cx="4749800" cy="870509"/>
                      </a:xfrm>
                      <a:prstGeom prst="rect">
                        <a:avLst/>
                      </a:prstGeom>
                      <a:ln>
                        <a:noFill/>
                      </a:ln>
                      <a:extLst>
                        <a:ext uri="{53640926-AAD7-44D8-BBD7-CCE9431645EC}">
                          <a14:shadowObscured xmlns:a14="http://schemas.microsoft.com/office/drawing/2010/main"/>
                        </a:ext>
                      </a:extLst>
                    </pic:spPr>
                  </pic:pic>
                </a:graphicData>
              </a:graphic>
            </wp:inline>
          </w:drawing>
        </w:r>
      </w:del>
      <w:commentRangeEnd w:id="2033"/>
      <w:r w:rsidR="00CB764F">
        <w:rPr>
          <w:rStyle w:val="Marquedecommentaire"/>
        </w:rPr>
        <w:commentReference w:id="2033"/>
      </w:r>
    </w:p>
    <w:p w14:paraId="01470C58" w14:textId="340D12C8" w:rsidR="0041425F" w:rsidRPr="0041425F" w:rsidRDefault="0041425F" w:rsidP="0041425F">
      <w:pPr>
        <w:pStyle w:val="Lgende"/>
      </w:pPr>
      <w:bookmarkStart w:id="2035" w:name="_Ref138450834"/>
      <w:bookmarkStart w:id="2036" w:name="_Toc144199786"/>
      <w:r>
        <w:t xml:space="preserve">Figure </w:t>
      </w:r>
      <w:fldSimple w:instr=" SEQ Figure \* ARABIC ">
        <w:ins w:id="2037" w:author="DARMANA-LEVERT Corentin (FRA-DTI)" w:date="2023-08-29T11:08:00Z">
          <w:r w:rsidR="00321898">
            <w:rPr>
              <w:noProof/>
            </w:rPr>
            <w:t>26</w:t>
          </w:r>
        </w:ins>
        <w:del w:id="2038" w:author="DARMANA-LEVERT Corentin (FRA-DTI)" w:date="2023-08-10T14:38:00Z">
          <w:r w:rsidR="00AF685A" w:rsidDel="00D97C1E">
            <w:rPr>
              <w:noProof/>
            </w:rPr>
            <w:delText>28</w:delText>
          </w:r>
        </w:del>
      </w:fldSimple>
      <w:bookmarkEnd w:id="2035"/>
      <w:r>
        <w:t xml:space="preserve"> : Conditions of a </w:t>
      </w:r>
      <w:del w:id="2039" w:author="DARMANA-LEVERT Corentin (FRA-DTI)" w:date="2023-08-13T11:37:00Z">
        <w:r w:rsidR="00333F39" w:rsidDel="00E0496A">
          <w:delText>CALCULATON</w:delText>
        </w:r>
      </w:del>
      <w:ins w:id="2040" w:author="DARMANA-LEVERT Corentin (FRA-DTI)" w:date="2023-08-13T11:37:00Z">
        <w:r w:rsidR="00E0496A">
          <w:t>calculation</w:t>
        </w:r>
      </w:ins>
      <w:r w:rsidR="00333F39">
        <w:t>:</w:t>
      </w:r>
      <w:r>
        <w:t xml:space="preserve"> modeling of diffusion at the interface</w:t>
      </w:r>
      <w:bookmarkEnd w:id="2036"/>
    </w:p>
    <w:p w14:paraId="3D033AD8" w14:textId="6D0F27F7" w:rsidR="00D30DD2" w:rsidRDefault="00D30DD2" w:rsidP="00D30DD2"/>
    <w:p w14:paraId="797D0E30" w14:textId="6344E179" w:rsidR="0041425F" w:rsidRDefault="0041425F" w:rsidP="00D30DD2">
      <w:pPr>
        <w:rPr>
          <w:ins w:id="2041" w:author="DARMANA-LEVERT Corentin (FRA-DTI)" w:date="2023-08-24T09:51:00Z"/>
        </w:rPr>
      </w:pPr>
      <w:r>
        <w:t xml:space="preserve">In </w:t>
      </w:r>
      <w:r>
        <w:fldChar w:fldCharType="begin"/>
      </w:r>
      <w:r>
        <w:instrText xml:space="preserve"> REF _Ref138451132 \h </w:instrText>
      </w:r>
      <w:r>
        <w:fldChar w:fldCharType="separate"/>
      </w:r>
      <w:ins w:id="2042" w:author="DARMANA-LEVERT Corentin (FRA-DTI)" w:date="2023-08-29T11:08:00Z">
        <w:r w:rsidR="00321898">
          <w:t xml:space="preserve">Figure </w:t>
        </w:r>
        <w:r w:rsidR="00321898">
          <w:rPr>
            <w:noProof/>
          </w:rPr>
          <w:t>27</w:t>
        </w:r>
      </w:ins>
      <w:del w:id="2043" w:author="DARMANA-LEVERT Corentin (FRA-DTI)" w:date="2023-08-10T14:38:00Z">
        <w:r w:rsidR="00AF685A" w:rsidDel="00D97C1E">
          <w:delText xml:space="preserve">Figure </w:delText>
        </w:r>
        <w:r w:rsidR="00AF685A" w:rsidDel="00D97C1E">
          <w:rPr>
            <w:noProof/>
          </w:rPr>
          <w:delText>29</w:delText>
        </w:r>
      </w:del>
      <w:r>
        <w:fldChar w:fldCharType="end"/>
      </w:r>
      <w:r w:rsidR="00727C75">
        <w:t>, an example of “step” chemical composition distribution is shown.</w:t>
      </w:r>
      <w:ins w:id="2044" w:author="DARMANA-LEVERT Corentin (FRA-DTI)" w:date="2023-08-22T15:14:00Z">
        <w:r w:rsidR="00481D35">
          <w:t xml:space="preserve"> Step has been added at 97µm at the interface of cementite and ferrite.</w:t>
        </w:r>
      </w:ins>
      <w:r w:rsidR="00727C75">
        <w:t xml:space="preserve"> DICTRA allows </w:t>
      </w:r>
      <w:del w:id="2045" w:author="DARMANA-LEVERT Corentin (FRA-DTI)" w:date="2023-08-24T09:52:00Z">
        <w:r w:rsidR="00727C75" w:rsidDel="00AB3B56">
          <w:delText xml:space="preserve">you </w:delText>
        </w:r>
      </w:del>
      <w:r w:rsidR="00727C75">
        <w:t xml:space="preserve">to distribute </w:t>
      </w:r>
      <w:r w:rsidR="00C446CB">
        <w:t xml:space="preserve">chemical content in this way, </w:t>
      </w:r>
      <w:r w:rsidR="00727C75">
        <w:t>linearly or according to a</w:t>
      </w:r>
      <w:r w:rsidR="00C446CB">
        <w:t xml:space="preserve"> function of the user choice.</w:t>
      </w:r>
    </w:p>
    <w:p w14:paraId="55761234" w14:textId="77777777" w:rsidR="00AB3B56" w:rsidRDefault="00AB3B56" w:rsidP="00D30DD2"/>
    <w:p w14:paraId="5427B517" w14:textId="6E4FF625" w:rsidR="0041425F" w:rsidRDefault="00481D35" w:rsidP="00481D35">
      <w:pPr>
        <w:jc w:val="center"/>
      </w:pPr>
      <w:ins w:id="2046" w:author="DARMANA-LEVERT Corentin (FRA-DTI)" w:date="2023-08-22T15:13:00Z">
        <w:r>
          <w:rPr>
            <w:noProof/>
          </w:rPr>
          <w:drawing>
            <wp:inline distT="0" distB="0" distL="0" distR="0" wp14:anchorId="0CA2E500" wp14:editId="1D19CC50">
              <wp:extent cx="4517679" cy="3587047"/>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521306" cy="3589926"/>
                      </a:xfrm>
                      <a:prstGeom prst="rect">
                        <a:avLst/>
                      </a:prstGeom>
                    </pic:spPr>
                  </pic:pic>
                </a:graphicData>
              </a:graphic>
            </wp:inline>
          </w:drawing>
        </w:r>
      </w:ins>
    </w:p>
    <w:p w14:paraId="05810C45" w14:textId="2036130A" w:rsidR="0041425F" w:rsidDel="00AB3B56" w:rsidRDefault="0041425F" w:rsidP="0041425F">
      <w:pPr>
        <w:keepNext/>
        <w:jc w:val="center"/>
        <w:rPr>
          <w:del w:id="2047" w:author="DARMANA-LEVERT Corentin (FRA-DTI)" w:date="2023-08-24T09:52:00Z"/>
        </w:rPr>
      </w:pPr>
      <w:commentRangeStart w:id="2048"/>
      <w:del w:id="2049" w:author="DARMANA-LEVERT Corentin (FRA-DTI)" w:date="2023-08-22T15:13:00Z">
        <w:r w:rsidRPr="001457DB" w:rsidDel="00481D35">
          <w:rPr>
            <w:noProof/>
            <w:highlight w:val="yellow"/>
          </w:rPr>
          <w:drawing>
            <wp:inline distT="0" distB="0" distL="0" distR="0" wp14:anchorId="08369425" wp14:editId="3ACFF6F2">
              <wp:extent cx="3347636" cy="2367023"/>
              <wp:effectExtent l="0" t="0" r="5715" b="0"/>
              <wp:docPr id="81" name="Image 81"/>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348908" cy="2367923"/>
                      </a:xfrm>
                      <a:prstGeom prst="rect">
                        <a:avLst/>
                      </a:prstGeom>
                    </pic:spPr>
                  </pic:pic>
                </a:graphicData>
              </a:graphic>
            </wp:inline>
          </w:drawing>
        </w:r>
      </w:del>
      <w:commentRangeEnd w:id="2048"/>
      <w:del w:id="2050" w:author="DARMANA-LEVERT Corentin (FRA-DTI)" w:date="2023-08-24T09:52:00Z">
        <w:r w:rsidR="00CB764F" w:rsidDel="00AB3B56">
          <w:rPr>
            <w:rStyle w:val="Marquedecommentaire"/>
          </w:rPr>
          <w:commentReference w:id="2048"/>
        </w:r>
      </w:del>
    </w:p>
    <w:p w14:paraId="4DFE5BD4" w14:textId="60186BC5" w:rsidR="0041425F" w:rsidRDefault="0041425F" w:rsidP="0041425F">
      <w:pPr>
        <w:pStyle w:val="Lgende"/>
      </w:pPr>
      <w:bookmarkStart w:id="2051" w:name="_Ref138451132"/>
      <w:bookmarkStart w:id="2052" w:name="_Toc144199787"/>
      <w:r>
        <w:t xml:space="preserve">Figure </w:t>
      </w:r>
      <w:fldSimple w:instr=" SEQ Figure \* ARABIC ">
        <w:ins w:id="2053" w:author="DARMANA-LEVERT Corentin (FRA-DTI)" w:date="2023-08-29T11:08:00Z">
          <w:r w:rsidR="00321898">
            <w:rPr>
              <w:noProof/>
            </w:rPr>
            <w:t>27</w:t>
          </w:r>
        </w:ins>
        <w:del w:id="2054" w:author="DARMANA-LEVERT Corentin (FRA-DTI)" w:date="2023-08-10T14:38:00Z">
          <w:r w:rsidR="00AF685A" w:rsidDel="00D97C1E">
            <w:rPr>
              <w:noProof/>
            </w:rPr>
            <w:delText>29</w:delText>
          </w:r>
        </w:del>
      </w:fldSimple>
      <w:bookmarkEnd w:id="2051"/>
      <w:r>
        <w:t xml:space="preserve"> : Example of chemical content </w:t>
      </w:r>
      <w:del w:id="2055" w:author="DARMANA-LEVERT Corentin (FRA-DTI)" w:date="2023-08-27T16:15:00Z">
        <w:r w:rsidR="00EC681D" w:rsidDel="002C52CF">
          <w:delText xml:space="preserve">distribution </w:delText>
        </w:r>
        <w:r w:rsidR="00727C75" w:rsidDel="002C52CF">
          <w:delText>:</w:delText>
        </w:r>
      </w:del>
      <w:ins w:id="2056" w:author="DARMANA-LEVERT Corentin (FRA-DTI)" w:date="2023-08-29T11:05:00Z">
        <w:r w:rsidR="00321898">
          <w:t>distribution</w:t>
        </w:r>
      </w:ins>
      <w:ins w:id="2057" w:author="DARMANA-LEVERT Corentin (FRA-DTI)" w:date="2023-08-27T16:15:00Z">
        <w:r w:rsidR="002C52CF">
          <w:t>:</w:t>
        </w:r>
      </w:ins>
      <w:r>
        <w:t xml:space="preserve"> </w:t>
      </w:r>
      <w:del w:id="2058" w:author="DARMANA-LEVERT Corentin (FRA-DTI)" w:date="2023-08-27T13:30:00Z">
        <w:r w:rsidDel="00CA0B61">
          <w:delText>s</w:delText>
        </w:r>
      </w:del>
      <w:ins w:id="2059" w:author="DARMANA-LEVERT Corentin (FRA-DTI)" w:date="2023-08-27T13:30:00Z">
        <w:r w:rsidR="00CA0B61">
          <w:t>S</w:t>
        </w:r>
      </w:ins>
      <w:r>
        <w:t>tep</w:t>
      </w:r>
      <w:bookmarkEnd w:id="2052"/>
    </w:p>
    <w:p w14:paraId="1BEB7927" w14:textId="77777777" w:rsidR="00C446CB" w:rsidRPr="00C446CB" w:rsidDel="002312C0" w:rsidRDefault="00C446CB" w:rsidP="00C446CB">
      <w:pPr>
        <w:rPr>
          <w:del w:id="2060" w:author="DARMANA-LEVERT Corentin (FRA-DTI)" w:date="2023-08-13T12:00:00Z"/>
        </w:rPr>
      </w:pPr>
      <w:commentRangeStart w:id="2061"/>
    </w:p>
    <w:p w14:paraId="6F720374" w14:textId="6453E54A" w:rsidR="00C446CB" w:rsidDel="002312C0" w:rsidRDefault="00C446CB" w:rsidP="00C446CB">
      <w:pPr>
        <w:rPr>
          <w:del w:id="2062" w:author="DARMANA-LEVERT Corentin (FRA-DTI)" w:date="2023-08-13T12:00:00Z"/>
        </w:rPr>
      </w:pPr>
      <w:del w:id="2063" w:author="DARMANA-LEVERT Corentin (FRA-DTI)" w:date="2023-08-13T12:00:00Z">
        <w:r w:rsidDel="002312C0">
          <w:delText xml:space="preserve">The “Options” tab allows you to define calculation parameters such as shown in </w:delText>
        </w:r>
        <w:r w:rsidDel="002312C0">
          <w:fldChar w:fldCharType="begin"/>
        </w:r>
        <w:r w:rsidDel="002312C0">
          <w:delInstrText xml:space="preserve"> REF _Ref138455265 \h </w:delInstrText>
        </w:r>
        <w:r w:rsidDel="002312C0">
          <w:fldChar w:fldCharType="separate"/>
        </w:r>
      </w:del>
      <w:del w:id="2064" w:author="DARMANA-LEVERT Corentin (FRA-DTI)" w:date="2023-08-10T14:38:00Z">
        <w:r w:rsidR="00AF685A" w:rsidDel="00D97C1E">
          <w:delText xml:space="preserve">Figure </w:delText>
        </w:r>
        <w:r w:rsidR="00AF685A" w:rsidDel="00D97C1E">
          <w:rPr>
            <w:noProof/>
          </w:rPr>
          <w:delText>30</w:delText>
        </w:r>
      </w:del>
      <w:del w:id="2065" w:author="DARMANA-LEVERT Corentin (FRA-DTI)" w:date="2023-08-13T12:00:00Z">
        <w:r w:rsidDel="002312C0">
          <w:fldChar w:fldCharType="end"/>
        </w:r>
        <w:r w:rsidDel="002312C0">
          <w:delText>.</w:delText>
        </w:r>
      </w:del>
    </w:p>
    <w:p w14:paraId="68CB5F17" w14:textId="01903056" w:rsidR="00C446CB" w:rsidDel="002312C0" w:rsidRDefault="00C446CB" w:rsidP="00C446CB">
      <w:pPr>
        <w:rPr>
          <w:del w:id="2066" w:author="DARMANA-LEVERT Corentin (FRA-DTI)" w:date="2023-08-13T12:00:00Z"/>
        </w:rPr>
      </w:pPr>
    </w:p>
    <w:p w14:paraId="2842AF2E" w14:textId="373FDF9C" w:rsidR="00C446CB" w:rsidDel="002312C0" w:rsidRDefault="00C446CB" w:rsidP="00C446CB">
      <w:pPr>
        <w:keepNext/>
        <w:jc w:val="center"/>
        <w:rPr>
          <w:del w:id="2067" w:author="DARMANA-LEVERT Corentin (FRA-DTI)" w:date="2023-08-13T12:00:00Z"/>
        </w:rPr>
      </w:pPr>
      <w:del w:id="2068" w:author="DARMANA-LEVERT Corentin (FRA-DTI)" w:date="2023-08-13T12:00:00Z">
        <w:r w:rsidDel="002312C0">
          <w:rPr>
            <w:noProof/>
          </w:rPr>
          <w:drawing>
            <wp:inline distT="0" distB="0" distL="0" distR="0" wp14:anchorId="118D77CC" wp14:editId="7B397771">
              <wp:extent cx="5696585" cy="1724025"/>
              <wp:effectExtent l="0" t="0" r="0" b="9525"/>
              <wp:docPr id="84" name="Image 84"/>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52">
                        <a:extLst>
                          <a:ext uri="{28A0092B-C50C-407E-A947-70E740481C1C}">
                            <a14:useLocalDpi xmlns:a14="http://schemas.microsoft.com/office/drawing/2010/main" val="0"/>
                          </a:ext>
                        </a:extLst>
                      </a:blip>
                      <a:stretch>
                        <a:fillRect/>
                      </a:stretch>
                    </pic:blipFill>
                    <pic:spPr>
                      <a:xfrm>
                        <a:off x="0" y="0"/>
                        <a:ext cx="5696585" cy="1724025"/>
                      </a:xfrm>
                      <a:prstGeom prst="rect">
                        <a:avLst/>
                      </a:prstGeom>
                    </pic:spPr>
                  </pic:pic>
                </a:graphicData>
              </a:graphic>
            </wp:inline>
          </w:drawing>
        </w:r>
      </w:del>
    </w:p>
    <w:p w14:paraId="60AAE950" w14:textId="3D3F39FB" w:rsidR="00C446CB" w:rsidDel="002312C0" w:rsidRDefault="00C446CB" w:rsidP="00C446CB">
      <w:pPr>
        <w:pStyle w:val="Lgende"/>
        <w:rPr>
          <w:del w:id="2069" w:author="DARMANA-LEVERT Corentin (FRA-DTI)" w:date="2023-08-13T12:00:00Z"/>
        </w:rPr>
      </w:pPr>
      <w:bookmarkStart w:id="2070" w:name="_Ref138455265"/>
      <w:del w:id="2071" w:author="DARMANA-LEVERT Corentin (FRA-DTI)" w:date="2023-08-13T12:00:00Z">
        <w:r w:rsidDel="002312C0">
          <w:delText xml:space="preserve">Figure </w:delText>
        </w:r>
        <w:r w:rsidDel="002312C0">
          <w:fldChar w:fldCharType="begin"/>
        </w:r>
        <w:r w:rsidDel="002312C0">
          <w:delInstrText xml:space="preserve"> SEQ Figure \* ARABIC </w:delInstrText>
        </w:r>
        <w:r w:rsidDel="002312C0">
          <w:fldChar w:fldCharType="separate"/>
        </w:r>
      </w:del>
      <w:del w:id="2072" w:author="DARMANA-LEVERT Corentin (FRA-DTI)" w:date="2023-08-10T14:38:00Z">
        <w:r w:rsidR="00AF685A" w:rsidDel="00D97C1E">
          <w:rPr>
            <w:noProof/>
          </w:rPr>
          <w:delText>30</w:delText>
        </w:r>
      </w:del>
      <w:del w:id="2073" w:author="DARMANA-LEVERT Corentin (FRA-DTI)" w:date="2023-08-13T12:00:00Z">
        <w:r w:rsidDel="002312C0">
          <w:rPr>
            <w:noProof/>
          </w:rPr>
          <w:fldChar w:fldCharType="end"/>
        </w:r>
        <w:bookmarkEnd w:id="2070"/>
        <w:r w:rsidDel="002312C0">
          <w:delText xml:space="preserve"> : Option</w:delText>
        </w:r>
        <w:r w:rsidR="00EC681D" w:rsidDel="002312C0">
          <w:delText>s</w:delText>
        </w:r>
        <w:r w:rsidDel="002312C0">
          <w:delText xml:space="preserve"> tab in diffusion calculator module</w:delText>
        </w:r>
      </w:del>
      <w:commentRangeEnd w:id="2061"/>
      <w:r w:rsidR="002312C0">
        <w:rPr>
          <w:rStyle w:val="Marquedecommentaire"/>
          <w:b w:val="0"/>
          <w:bCs w:val="0"/>
          <w:caps w:val="0"/>
        </w:rPr>
        <w:commentReference w:id="2061"/>
      </w:r>
    </w:p>
    <w:p w14:paraId="3BFAEAA2" w14:textId="77777777" w:rsidR="00C446CB" w:rsidRPr="00C446CB" w:rsidRDefault="00C446CB" w:rsidP="00C446CB"/>
    <w:p w14:paraId="2AC06E5F" w14:textId="2D4644D6" w:rsidR="0041425F" w:rsidRDefault="00C446CB" w:rsidP="00D30DD2">
      <w:pPr>
        <w:rPr>
          <w:ins w:id="2074" w:author="DARMANA-LEVERT Corentin (FRA-DTI)" w:date="2023-08-13T12:08:00Z"/>
        </w:rPr>
      </w:pPr>
      <w:r>
        <w:t>Finally, the results of the simulation are displayed in the plot renderer module</w:t>
      </w:r>
      <w:r w:rsidR="0037090A">
        <w:t xml:space="preserve"> as shown in </w:t>
      </w:r>
      <w:r w:rsidR="0037090A">
        <w:fldChar w:fldCharType="begin"/>
      </w:r>
      <w:r w:rsidR="0037090A">
        <w:instrText xml:space="preserve"> REF _Ref138456452 \h </w:instrText>
      </w:r>
      <w:r w:rsidR="0037090A">
        <w:fldChar w:fldCharType="separate"/>
      </w:r>
      <w:ins w:id="2075" w:author="DARMANA-LEVERT Corentin (FRA-DTI)" w:date="2023-08-29T11:08:00Z">
        <w:r w:rsidR="00321898">
          <w:t xml:space="preserve">Figure </w:t>
        </w:r>
        <w:r w:rsidR="00321898">
          <w:rPr>
            <w:noProof/>
          </w:rPr>
          <w:t>28</w:t>
        </w:r>
      </w:ins>
      <w:del w:id="2076" w:author="DARMANA-LEVERT Corentin (FRA-DTI)" w:date="2023-08-10T14:38:00Z">
        <w:r w:rsidR="00AF685A" w:rsidDel="00D97C1E">
          <w:delText xml:space="preserve">Figure </w:delText>
        </w:r>
        <w:r w:rsidR="00AF685A" w:rsidDel="00D97C1E">
          <w:rPr>
            <w:noProof/>
          </w:rPr>
          <w:delText>31</w:delText>
        </w:r>
      </w:del>
      <w:r w:rsidR="0037090A">
        <w:fldChar w:fldCharType="end"/>
      </w:r>
      <w:r w:rsidR="0037090A">
        <w:t>. Axes can be given different variables like Time, Distance, Composition, Activity of component, Phase fraction etc</w:t>
      </w:r>
      <w:ins w:id="2077" w:author="DARMANA-LEVERT Corentin (FRA-DTI)" w:date="2023-08-29T11:12:00Z">
        <w:r w:rsidR="00953079">
          <w:t>.</w:t>
        </w:r>
      </w:ins>
      <w:del w:id="2078" w:author="DARMANA-LEVERT Corentin (FRA-DTI)" w:date="2023-08-29T11:12:00Z">
        <w:r w:rsidR="0037090A" w:rsidDel="00953079">
          <w:delText>…</w:delText>
        </w:r>
      </w:del>
      <w:del w:id="2079" w:author="DARMANA-LEVERT Corentin (FRA-DTI)" w:date="2023-08-13T12:02:00Z">
        <w:r w:rsidR="0037090A" w:rsidDel="002312C0">
          <w:delText xml:space="preserve"> (</w:delText>
        </w:r>
        <w:r w:rsidR="0037090A" w:rsidDel="002312C0">
          <w:fldChar w:fldCharType="begin"/>
        </w:r>
        <w:r w:rsidR="0037090A" w:rsidDel="002312C0">
          <w:delInstrText xml:space="preserve"> REF _Ref138456780 \h </w:delInstrText>
        </w:r>
        <w:r w:rsidR="0037090A" w:rsidDel="002312C0">
          <w:fldChar w:fldCharType="separate"/>
        </w:r>
      </w:del>
      <w:del w:id="2080" w:author="DARMANA-LEVERT Corentin (FRA-DTI)" w:date="2023-08-10T14:38:00Z">
        <w:r w:rsidR="00AF685A" w:rsidDel="00D97C1E">
          <w:delText xml:space="preserve">Figure </w:delText>
        </w:r>
        <w:r w:rsidR="00AF685A" w:rsidDel="00D97C1E">
          <w:rPr>
            <w:noProof/>
          </w:rPr>
          <w:delText>32</w:delText>
        </w:r>
      </w:del>
      <w:del w:id="2081" w:author="DARMANA-LEVERT Corentin (FRA-DTI)" w:date="2023-08-13T12:02:00Z">
        <w:r w:rsidR="0037090A" w:rsidDel="002312C0">
          <w:fldChar w:fldCharType="end"/>
        </w:r>
        <w:r w:rsidR="0037090A" w:rsidDel="002312C0">
          <w:delText>)</w:delText>
        </w:r>
      </w:del>
    </w:p>
    <w:p w14:paraId="38E12598" w14:textId="77777777" w:rsidR="000233C9" w:rsidRDefault="000233C9" w:rsidP="00D30DD2"/>
    <w:p w14:paraId="0D1B3100" w14:textId="77777777" w:rsidR="0037090A" w:rsidRDefault="0037090A" w:rsidP="0037090A">
      <w:pPr>
        <w:keepNext/>
        <w:jc w:val="center"/>
      </w:pPr>
      <w:ins w:id="2082" w:author="DARMANA--LEVERT Corentin (FRA-DTI)" w:date="2022-12-12T14:25:00Z">
        <w:r>
          <w:rPr>
            <w:noProof/>
          </w:rPr>
          <w:drawing>
            <wp:inline distT="0" distB="0" distL="0" distR="0" wp14:anchorId="376AC94B" wp14:editId="16B90C6E">
              <wp:extent cx="5217459" cy="2867455"/>
              <wp:effectExtent l="0" t="0" r="2540" b="952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21334" cy="2869584"/>
                      </a:xfrm>
                      <a:prstGeom prst="rect">
                        <a:avLst/>
                      </a:prstGeom>
                    </pic:spPr>
                  </pic:pic>
                </a:graphicData>
              </a:graphic>
            </wp:inline>
          </w:drawing>
        </w:r>
      </w:ins>
    </w:p>
    <w:p w14:paraId="4A935BA2" w14:textId="0536B60A" w:rsidR="0037090A" w:rsidRDefault="0037090A" w:rsidP="0037090A">
      <w:pPr>
        <w:pStyle w:val="Lgende"/>
      </w:pPr>
      <w:bookmarkStart w:id="2083" w:name="_Ref138456452"/>
      <w:bookmarkStart w:id="2084" w:name="_Toc144199788"/>
      <w:r>
        <w:t xml:space="preserve">Figure </w:t>
      </w:r>
      <w:fldSimple w:instr=" SEQ Figure \* ARABIC ">
        <w:ins w:id="2085" w:author="DARMANA-LEVERT Corentin (FRA-DTI)" w:date="2023-08-29T11:08:00Z">
          <w:r w:rsidR="00321898">
            <w:rPr>
              <w:noProof/>
            </w:rPr>
            <w:t>28</w:t>
          </w:r>
        </w:ins>
        <w:del w:id="2086" w:author="DARMANA-LEVERT Corentin (FRA-DTI)" w:date="2023-08-10T14:38:00Z">
          <w:r w:rsidR="00AF685A" w:rsidDel="00D97C1E">
            <w:rPr>
              <w:noProof/>
            </w:rPr>
            <w:delText>31</w:delText>
          </w:r>
        </w:del>
      </w:fldSimple>
      <w:bookmarkEnd w:id="2083"/>
      <w:r>
        <w:t xml:space="preserve"> : Plot renderer module tab</w:t>
      </w:r>
      <w:bookmarkEnd w:id="2084"/>
    </w:p>
    <w:p w14:paraId="1F16AA23" w14:textId="77777777" w:rsidR="0037090A" w:rsidRPr="0037090A" w:rsidDel="000233C9" w:rsidRDefault="0037090A" w:rsidP="0037090A">
      <w:pPr>
        <w:rPr>
          <w:del w:id="2087" w:author="DARMANA-LEVERT Corentin (FRA-DTI)" w:date="2023-08-13T12:08:00Z"/>
        </w:rPr>
      </w:pPr>
    </w:p>
    <w:p w14:paraId="4F803B55" w14:textId="3C93AD26" w:rsidR="0037090A" w:rsidDel="002312C0" w:rsidRDefault="0037090A" w:rsidP="0037090A">
      <w:pPr>
        <w:keepNext/>
        <w:jc w:val="center"/>
        <w:rPr>
          <w:del w:id="2088" w:author="DARMANA-LEVERT Corentin (FRA-DTI)" w:date="2023-08-13T12:00:00Z"/>
        </w:rPr>
      </w:pPr>
      <w:commentRangeStart w:id="2089"/>
      <w:del w:id="2090" w:author="DARMANA-LEVERT Corentin (FRA-DTI)" w:date="2023-08-13T12:00:00Z">
        <w:r w:rsidDel="002312C0">
          <w:rPr>
            <w:noProof/>
          </w:rPr>
          <w:drawing>
            <wp:inline distT="0" distB="0" distL="0" distR="0" wp14:anchorId="1E7EA3A8" wp14:editId="7B592AE9">
              <wp:extent cx="5731510" cy="3790315"/>
              <wp:effectExtent l="0" t="0" r="2540" b="635"/>
              <wp:docPr id="93" name="Image 93"/>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54">
                        <a:extLst>
                          <a:ext uri="{28A0092B-C50C-407E-A947-70E740481C1C}">
                            <a14:useLocalDpi xmlns:a14="http://schemas.microsoft.com/office/drawing/2010/main" val="0"/>
                          </a:ext>
                        </a:extLst>
                      </a:blip>
                      <a:stretch>
                        <a:fillRect/>
                      </a:stretch>
                    </pic:blipFill>
                    <pic:spPr>
                      <a:xfrm>
                        <a:off x="0" y="0"/>
                        <a:ext cx="5731510" cy="3790315"/>
                      </a:xfrm>
                      <a:prstGeom prst="rect">
                        <a:avLst/>
                      </a:prstGeom>
                    </pic:spPr>
                  </pic:pic>
                </a:graphicData>
              </a:graphic>
            </wp:inline>
          </w:drawing>
        </w:r>
      </w:del>
    </w:p>
    <w:p w14:paraId="47FF0FE3" w14:textId="2FF3F4A7" w:rsidR="0037090A" w:rsidDel="002312C0" w:rsidRDefault="0037090A" w:rsidP="0037090A">
      <w:pPr>
        <w:pStyle w:val="Lgende"/>
        <w:rPr>
          <w:del w:id="2091" w:author="DARMANA-LEVERT Corentin (FRA-DTI)" w:date="2023-08-13T12:00:00Z"/>
          <w:lang w:val="en-GB"/>
        </w:rPr>
      </w:pPr>
      <w:bookmarkStart w:id="2092" w:name="_Ref138456780"/>
      <w:del w:id="2093" w:author="DARMANA-LEVERT Corentin (FRA-DTI)" w:date="2023-08-13T12:00:00Z">
        <w:r w:rsidDel="002312C0">
          <w:delText xml:space="preserve">Figure </w:delText>
        </w:r>
        <w:r w:rsidDel="002312C0">
          <w:fldChar w:fldCharType="begin"/>
        </w:r>
        <w:r w:rsidDel="002312C0">
          <w:delInstrText xml:space="preserve"> SEQ Figure \* ARABIC </w:delInstrText>
        </w:r>
        <w:r w:rsidDel="002312C0">
          <w:fldChar w:fldCharType="separate"/>
        </w:r>
      </w:del>
      <w:del w:id="2094" w:author="DARMANA-LEVERT Corentin (FRA-DTI)" w:date="2023-08-10T14:38:00Z">
        <w:r w:rsidR="00AF685A" w:rsidDel="00D97C1E">
          <w:rPr>
            <w:noProof/>
          </w:rPr>
          <w:delText>32</w:delText>
        </w:r>
      </w:del>
      <w:del w:id="2095" w:author="DARMANA-LEVERT Corentin (FRA-DTI)" w:date="2023-08-13T12:00:00Z">
        <w:r w:rsidDel="002312C0">
          <w:rPr>
            <w:noProof/>
          </w:rPr>
          <w:fldChar w:fldCharType="end"/>
        </w:r>
        <w:bookmarkEnd w:id="2092"/>
        <w:r w:rsidDel="002312C0">
          <w:delText xml:space="preserve"> : Different variables for plotting graph axis</w:delText>
        </w:r>
        <w:commentRangeEnd w:id="2089"/>
        <w:r w:rsidR="002312C0" w:rsidDel="002312C0">
          <w:rPr>
            <w:rStyle w:val="Marquedecommentaire"/>
            <w:b w:val="0"/>
            <w:bCs w:val="0"/>
            <w:caps w:val="0"/>
          </w:rPr>
          <w:commentReference w:id="2089"/>
        </w:r>
      </w:del>
    </w:p>
    <w:p w14:paraId="776023E2" w14:textId="4DA59B46" w:rsidR="0037090A" w:rsidRDefault="0037090A" w:rsidP="00B14C21">
      <w:pPr>
        <w:rPr>
          <w:lang w:val="en-GB"/>
        </w:rPr>
      </w:pPr>
    </w:p>
    <w:p w14:paraId="1D6EC52D" w14:textId="04293486" w:rsidR="00DB0533" w:rsidRDefault="00AA39EC" w:rsidP="00B14C21">
      <w:pPr>
        <w:rPr>
          <w:lang w:val="en-GB"/>
        </w:rPr>
      </w:pPr>
      <w:r>
        <w:rPr>
          <w:lang w:val="en-GB"/>
        </w:rPr>
        <w:t>Other setting</w:t>
      </w:r>
      <w:ins w:id="2096" w:author="MARCEAUX DIT CLEMENT Arthur (FRA-DTI)" w:date="2023-08-18T12:06:00Z">
        <w:r w:rsidR="00CB764F">
          <w:rPr>
            <w:lang w:val="en-GB"/>
          </w:rPr>
          <w:t>s</w:t>
        </w:r>
      </w:ins>
      <w:r>
        <w:rPr>
          <w:lang w:val="en-GB"/>
        </w:rPr>
        <w:t xml:space="preserve"> </w:t>
      </w:r>
      <w:del w:id="2097" w:author="MARCEAUX DIT CLEMENT Arthur (FRA-DTI)" w:date="2023-08-18T12:06:00Z">
        <w:r w:rsidDel="00CB764F">
          <w:rPr>
            <w:lang w:val="en-GB"/>
          </w:rPr>
          <w:delText xml:space="preserve">is </w:delText>
        </w:r>
      </w:del>
      <w:ins w:id="2098" w:author="MARCEAUX DIT CLEMENT Arthur (FRA-DTI)" w:date="2023-08-18T12:06:00Z">
        <w:r w:rsidR="00CB764F">
          <w:rPr>
            <w:lang w:val="en-GB"/>
          </w:rPr>
          <w:t xml:space="preserve">are </w:t>
        </w:r>
      </w:ins>
      <w:r>
        <w:rPr>
          <w:lang w:val="en-GB"/>
        </w:rPr>
        <w:t xml:space="preserve">available </w:t>
      </w:r>
      <w:del w:id="2099" w:author="MARCEAUX DIT CLEMENT Arthur (FRA-DTI)" w:date="2023-08-18T12:06:00Z">
        <w:r w:rsidDel="00CB764F">
          <w:rPr>
            <w:lang w:val="en-GB"/>
          </w:rPr>
          <w:delText xml:space="preserve">like </w:delText>
        </w:r>
      </w:del>
      <w:ins w:id="2100" w:author="MARCEAUX DIT CLEMENT Arthur (FRA-DTI)" w:date="2023-08-18T12:06:00Z">
        <w:r w:rsidR="00CB764F">
          <w:rPr>
            <w:lang w:val="en-GB"/>
          </w:rPr>
          <w:t xml:space="preserve">such as </w:t>
        </w:r>
      </w:ins>
      <w:r>
        <w:rPr>
          <w:lang w:val="en-GB"/>
        </w:rPr>
        <w:t xml:space="preserve">the axis </w:t>
      </w:r>
      <w:r w:rsidR="00DB0533">
        <w:rPr>
          <w:lang w:val="en-GB"/>
        </w:rPr>
        <w:t xml:space="preserve">scaling, variable unit or at which time of the calculation </w:t>
      </w:r>
      <w:del w:id="2101" w:author="MARCEAUX DIT CLEMENT Arthur (FRA-DTI)" w:date="2023-08-18T12:06:00Z">
        <w:r w:rsidR="00DB0533" w:rsidDel="00CB764F">
          <w:rPr>
            <w:lang w:val="en-GB"/>
          </w:rPr>
          <w:delText xml:space="preserve">it </w:delText>
        </w:r>
      </w:del>
      <w:r w:rsidR="00DB0533">
        <w:rPr>
          <w:lang w:val="en-GB"/>
        </w:rPr>
        <w:t xml:space="preserve">should display the results. Raw data can be extracted in a table </w:t>
      </w:r>
      <w:proofErr w:type="gramStart"/>
      <w:r w:rsidR="00DB0533">
        <w:rPr>
          <w:lang w:val="en-GB"/>
        </w:rPr>
        <w:t>in order to</w:t>
      </w:r>
      <w:proofErr w:type="gramEnd"/>
      <w:r w:rsidR="00DB0533">
        <w:rPr>
          <w:lang w:val="en-GB"/>
        </w:rPr>
        <w:t xml:space="preserve"> process it in other software like Excel.</w:t>
      </w:r>
    </w:p>
    <w:p w14:paraId="7F0C1DEA" w14:textId="57337A70" w:rsidR="000233C9" w:rsidRDefault="00DB0533" w:rsidP="00B14C21">
      <w:pPr>
        <w:rPr>
          <w:ins w:id="2102" w:author="DARMANA-LEVERT Corentin (FRA-DTI)" w:date="2023-08-24T09:53:00Z"/>
          <w:lang w:val="en-GB"/>
        </w:rPr>
      </w:pPr>
      <w:r>
        <w:rPr>
          <w:lang w:val="en-GB"/>
        </w:rPr>
        <w:t>E</w:t>
      </w:r>
      <w:r w:rsidR="00DB3A11">
        <w:rPr>
          <w:lang w:val="en-GB"/>
        </w:rPr>
        <w:t>ach tab was exhaustively described within the user guide and to do so, the proces</w:t>
      </w:r>
      <w:r w:rsidR="0037090A">
        <w:rPr>
          <w:lang w:val="en-GB"/>
        </w:rPr>
        <w:t>s</w:t>
      </w:r>
      <w:r>
        <w:rPr>
          <w:lang w:val="en-GB"/>
        </w:rPr>
        <w:t xml:space="preserve"> </w:t>
      </w:r>
      <w:r w:rsidR="00DB3A11">
        <w:rPr>
          <w:lang w:val="en-GB"/>
        </w:rPr>
        <w:t xml:space="preserve">consisted in figuring out the function of each tab button experimentally through </w:t>
      </w:r>
      <w:ins w:id="2103" w:author="MARCEAUX DIT CLEMENT Arthur (FRA-DTI)" w:date="2023-08-18T12:06:00Z">
        <w:r w:rsidR="005A6599">
          <w:rPr>
            <w:lang w:val="en-GB"/>
          </w:rPr>
          <w:t>parametric analyses.</w:t>
        </w:r>
      </w:ins>
    </w:p>
    <w:p w14:paraId="6CECEE3B" w14:textId="77777777" w:rsidR="00AB3B56" w:rsidRDefault="00AB3B56" w:rsidP="00B14C21">
      <w:pPr>
        <w:rPr>
          <w:lang w:val="en-GB"/>
        </w:rPr>
      </w:pPr>
    </w:p>
    <w:p w14:paraId="1E7DED92" w14:textId="42D14ED0" w:rsidR="00151A7A" w:rsidRPr="00151A7A" w:rsidRDefault="00DB0533" w:rsidP="002C52CF">
      <w:pPr>
        <w:pStyle w:val="Titre5"/>
        <w:numPr>
          <w:ilvl w:val="0"/>
          <w:numId w:val="0"/>
        </w:numPr>
        <w:rPr>
          <w:lang w:val="en-GB"/>
        </w:rPr>
      </w:pPr>
      <w:r>
        <w:rPr>
          <w:lang w:val="en-GB"/>
        </w:rPr>
        <w:t>Illustrating calculations</w:t>
      </w:r>
    </w:p>
    <w:p w14:paraId="53286F11" w14:textId="130EAA82" w:rsidR="00DB0533" w:rsidRDefault="00DB0533" w:rsidP="00B14C21">
      <w:pPr>
        <w:rPr>
          <w:lang w:val="en-GB"/>
        </w:rPr>
      </w:pPr>
      <w:r>
        <w:rPr>
          <w:lang w:val="en-GB"/>
        </w:rPr>
        <w:t xml:space="preserve">Elected calculations to illustrate DICTRA use </w:t>
      </w:r>
      <w:r w:rsidR="00333F39">
        <w:rPr>
          <w:lang w:val="en-GB"/>
        </w:rPr>
        <w:t>must</w:t>
      </w:r>
      <w:r>
        <w:rPr>
          <w:lang w:val="en-GB"/>
        </w:rPr>
        <w:t xml:space="preserve"> either be relevant to Framatome or scientifically interesting. With that in mind, the Darken experiment was chosen.</w:t>
      </w:r>
    </w:p>
    <w:p w14:paraId="432D0635" w14:textId="2D23609F" w:rsidR="00BD327E" w:rsidRPr="00BD327E" w:rsidRDefault="00BD327E" w:rsidP="00BD327E">
      <w:pPr>
        <w:rPr>
          <w:lang w:val="en-GB"/>
        </w:rPr>
      </w:pPr>
      <w:r w:rsidRPr="00BD327E">
        <w:rPr>
          <w:lang w:val="en-GB"/>
        </w:rPr>
        <w:t>In the middle of the 20th century, it was widely accepted that</w:t>
      </w:r>
      <w:ins w:id="2104" w:author="MARCEAUX DIT CLEMENT Arthur (FRA-DTI)" w:date="2023-08-18T12:10:00Z">
        <w:r w:rsidR="005A6599">
          <w:rPr>
            <w:lang w:val="en-GB"/>
          </w:rPr>
          <w:t>, in presence of a composition gradient,</w:t>
        </w:r>
      </w:ins>
      <w:r w:rsidRPr="00BD327E">
        <w:rPr>
          <w:lang w:val="en-GB"/>
        </w:rPr>
        <w:t xml:space="preserve"> diffusion of elements </w:t>
      </w:r>
      <w:del w:id="2105" w:author="MARCEAUX DIT CLEMENT Arthur (FRA-DTI)" w:date="2023-08-18T12:10:00Z">
        <w:r w:rsidRPr="00BD327E" w:rsidDel="005A6599">
          <w:rPr>
            <w:lang w:val="en-GB"/>
          </w:rPr>
          <w:delText xml:space="preserve">in a composition gradient </w:delText>
        </w:r>
      </w:del>
      <w:r w:rsidRPr="00BD327E">
        <w:rPr>
          <w:lang w:val="en-GB"/>
        </w:rPr>
        <w:t xml:space="preserve">took place towards the lowest concentrations. However, and to support previous work having shown that this was not necessarily the case in systems with more than three elements, </w:t>
      </w:r>
      <w:proofErr w:type="gramStart"/>
      <w:r w:rsidRPr="00BD327E">
        <w:rPr>
          <w:lang w:val="en-GB"/>
        </w:rPr>
        <w:t>Darken</w:t>
      </w:r>
      <w:proofErr w:type="gramEnd"/>
      <w:r w:rsidRPr="00BD327E">
        <w:rPr>
          <w:lang w:val="en-GB"/>
        </w:rPr>
        <w:t xml:space="preserve"> decided to contribute experimentally to the demonstration of a phenomenon called </w:t>
      </w:r>
      <w:ins w:id="2106" w:author="DARMANA-LEVERT Corentin (FRA-DTI)" w:date="2023-08-13T12:03:00Z">
        <w:r w:rsidR="002312C0">
          <w:rPr>
            <w:lang w:val="en-GB"/>
          </w:rPr>
          <w:t>“</w:t>
        </w:r>
      </w:ins>
      <w:r w:rsidRPr="00BD327E">
        <w:rPr>
          <w:lang w:val="en-GB"/>
        </w:rPr>
        <w:t>Uphill diffusion</w:t>
      </w:r>
      <w:ins w:id="2107" w:author="DARMANA-LEVERT Corentin (FRA-DTI)" w:date="2023-08-13T12:03:00Z">
        <w:r w:rsidR="002312C0">
          <w:rPr>
            <w:lang w:val="en-GB"/>
          </w:rPr>
          <w:t>”</w:t>
        </w:r>
      </w:ins>
      <w:r w:rsidRPr="00BD327E">
        <w:rPr>
          <w:lang w:val="en-GB"/>
        </w:rPr>
        <w:t xml:space="preserve">, which is the </w:t>
      </w:r>
      <w:del w:id="2108" w:author="MARCEAUX DIT CLEMENT Arthur (FRA-DTI)" w:date="2023-08-18T12:10:00Z">
        <w:r w:rsidR="00333F39" w:rsidRPr="00BD327E" w:rsidDel="005A6599">
          <w:rPr>
            <w:lang w:val="en-GB"/>
          </w:rPr>
          <w:delText>counter current</w:delText>
        </w:r>
        <w:r w:rsidRPr="00BD327E" w:rsidDel="005A6599">
          <w:rPr>
            <w:lang w:val="en-GB"/>
          </w:rPr>
          <w:delText xml:space="preserve"> </w:delText>
        </w:r>
      </w:del>
      <w:r w:rsidRPr="00BD327E">
        <w:rPr>
          <w:lang w:val="en-GB"/>
        </w:rPr>
        <w:t xml:space="preserve">diffusion </w:t>
      </w:r>
      <w:del w:id="2109" w:author="MARCEAUX DIT CLEMENT Arthur (FRA-DTI)" w:date="2023-08-18T12:10:00Z">
        <w:r w:rsidRPr="00BD327E" w:rsidDel="005A6599">
          <w:rPr>
            <w:lang w:val="en-GB"/>
          </w:rPr>
          <w:delText xml:space="preserve">of </w:delText>
        </w:r>
      </w:del>
      <w:ins w:id="2110" w:author="MARCEAUX DIT CLEMENT Arthur (FRA-DTI)" w:date="2023-08-18T12:10:00Z">
        <w:r w:rsidR="005A6599">
          <w:rPr>
            <w:lang w:val="en-GB"/>
          </w:rPr>
          <w:t>in the opposite way of</w:t>
        </w:r>
        <w:r w:rsidR="005A6599" w:rsidRPr="00BD327E">
          <w:rPr>
            <w:lang w:val="en-GB"/>
          </w:rPr>
          <w:t xml:space="preserve"> </w:t>
        </w:r>
      </w:ins>
      <w:r w:rsidRPr="00BD327E">
        <w:rPr>
          <w:lang w:val="en-GB"/>
        </w:rPr>
        <w:t>composition gradients.</w:t>
      </w:r>
    </w:p>
    <w:p w14:paraId="6A3A3B79" w14:textId="20BCD2FD" w:rsidR="00BD327E" w:rsidRDefault="00BD327E" w:rsidP="00BD327E">
      <w:pPr>
        <w:rPr>
          <w:lang w:val="en-GB"/>
        </w:rPr>
      </w:pPr>
      <w:r w:rsidRPr="00BD327E">
        <w:rPr>
          <w:lang w:val="en-GB"/>
        </w:rPr>
        <w:t xml:space="preserve">In 1948, he therefore studied the diffusion </w:t>
      </w:r>
      <w:del w:id="2111" w:author="DARMANA-LEVERT Corentin (FRA-DTI)" w:date="2023-08-27T16:16:00Z">
        <w:r w:rsidRPr="00BD327E" w:rsidDel="002C52CF">
          <w:rPr>
            <w:lang w:val="en-GB"/>
          </w:rPr>
          <w:delText>with</w:delText>
        </w:r>
      </w:del>
      <w:r w:rsidRPr="00BD327E">
        <w:rPr>
          <w:lang w:val="en-GB"/>
        </w:rPr>
        <w:t xml:space="preserve">in a weld between samples of different carbon, </w:t>
      </w:r>
      <w:proofErr w:type="gramStart"/>
      <w:r w:rsidRPr="00BD327E">
        <w:rPr>
          <w:lang w:val="en-GB"/>
        </w:rPr>
        <w:t>silicon</w:t>
      </w:r>
      <w:proofErr w:type="gramEnd"/>
      <w:r w:rsidRPr="00BD327E">
        <w:rPr>
          <w:lang w:val="en-GB"/>
        </w:rPr>
        <w:t xml:space="preserve"> and manganese compositions. The assembly is brought to 1050°C for approximately 2 weeks. The observed diffusion was such that low-carbon areas became even more depleted, while high-carbon areas became more enriched</w:t>
      </w:r>
      <w:ins w:id="2112" w:author="MARCEAUX DIT CLEMENT Arthur (FRA-DTI)" w:date="2023-08-18T12:11:00Z">
        <w:r w:rsidR="005A6599">
          <w:rPr>
            <w:lang w:val="en-GB"/>
          </w:rPr>
          <w:t>.</w:t>
        </w:r>
      </w:ins>
    </w:p>
    <w:p w14:paraId="6431A46E" w14:textId="0B54D648" w:rsidR="00BD327E" w:rsidRDefault="00BD327E" w:rsidP="00BD327E">
      <w:pPr>
        <w:rPr>
          <w:lang w:val="en-GB"/>
        </w:rPr>
      </w:pPr>
      <w:r w:rsidRPr="00BD327E">
        <w:rPr>
          <w:lang w:val="en-GB"/>
        </w:rPr>
        <w:t>The chemical characteristics of the samples as well as those of the welds are recalled in</w:t>
      </w:r>
      <w:r w:rsidR="00AF685A">
        <w:rPr>
          <w:lang w:val="en-GB"/>
        </w:rPr>
        <w:t xml:space="preserve"> </w:t>
      </w:r>
      <w:r w:rsidR="00AF685A">
        <w:rPr>
          <w:lang w:val="en-GB"/>
        </w:rPr>
        <w:fldChar w:fldCharType="begin"/>
      </w:r>
      <w:r w:rsidR="00AF685A">
        <w:rPr>
          <w:lang w:val="en-GB"/>
        </w:rPr>
        <w:instrText xml:space="preserve"> REF _Ref138722002 \h </w:instrText>
      </w:r>
      <w:r w:rsidR="00AF685A">
        <w:rPr>
          <w:lang w:val="en-GB"/>
        </w:rPr>
      </w:r>
      <w:r w:rsidR="00AF685A">
        <w:rPr>
          <w:lang w:val="en-GB"/>
        </w:rPr>
        <w:fldChar w:fldCharType="separate"/>
      </w:r>
      <w:ins w:id="2113" w:author="DARMANA-LEVERT Corentin (FRA-DTI)" w:date="2023-08-29T11:08:00Z">
        <w:r w:rsidR="00321898">
          <w:t xml:space="preserve">Figure </w:t>
        </w:r>
        <w:r w:rsidR="00321898">
          <w:rPr>
            <w:noProof/>
          </w:rPr>
          <w:t>29</w:t>
        </w:r>
      </w:ins>
      <w:del w:id="2114" w:author="DARMANA-LEVERT Corentin (FRA-DTI)" w:date="2023-08-10T14:38:00Z">
        <w:r w:rsidR="00AF685A" w:rsidDel="00D97C1E">
          <w:delText xml:space="preserve">Figure </w:delText>
        </w:r>
        <w:r w:rsidR="00AF685A" w:rsidDel="00D97C1E">
          <w:rPr>
            <w:noProof/>
          </w:rPr>
          <w:delText>33</w:delText>
        </w:r>
      </w:del>
      <w:r w:rsidR="00AF685A">
        <w:rPr>
          <w:lang w:val="en-GB"/>
        </w:rPr>
        <w:fldChar w:fldCharType="end"/>
      </w:r>
      <w:r w:rsidRPr="00BD327E">
        <w:rPr>
          <w:lang w:val="en-GB"/>
        </w:rPr>
        <w:t xml:space="preserve">. Samples </w:t>
      </w:r>
      <w:r w:rsidRPr="00D13818">
        <w:rPr>
          <w:i/>
          <w:iCs/>
          <w:lang w:val="en-GB"/>
        </w:rPr>
        <w:t>a</w:t>
      </w:r>
      <w:r w:rsidRPr="00BD327E">
        <w:rPr>
          <w:lang w:val="en-GB"/>
        </w:rPr>
        <w:t xml:space="preserve"> and </w:t>
      </w:r>
      <w:r w:rsidRPr="00D13818">
        <w:rPr>
          <w:i/>
          <w:iCs/>
          <w:lang w:val="en-GB"/>
        </w:rPr>
        <w:t>d</w:t>
      </w:r>
      <w:r w:rsidRPr="00BD327E">
        <w:rPr>
          <w:lang w:val="en-GB"/>
        </w:rPr>
        <w:t xml:space="preserve"> as well as weld number 3 will serve as experimental conditions in DICTRA to illustrate the phenomenon of Uphill diffusion. Sample </w:t>
      </w:r>
      <w:r w:rsidRPr="00D13818">
        <w:rPr>
          <w:i/>
          <w:iCs/>
          <w:lang w:val="en-GB"/>
        </w:rPr>
        <w:t>a</w:t>
      </w:r>
      <w:r w:rsidRPr="00BD327E">
        <w:rPr>
          <w:lang w:val="en-GB"/>
        </w:rPr>
        <w:t xml:space="preserve"> is a steel at 0.49%C, 0.25%Mn and 3.80%Si, and rod </w:t>
      </w:r>
      <w:r w:rsidRPr="00D13818">
        <w:rPr>
          <w:i/>
          <w:iCs/>
          <w:lang w:val="en-GB"/>
        </w:rPr>
        <w:t>d</w:t>
      </w:r>
      <w:r w:rsidRPr="00BD327E">
        <w:rPr>
          <w:lang w:val="en-GB"/>
        </w:rPr>
        <w:t>, a steel at 0.58%C, 6.45%</w:t>
      </w:r>
      <w:proofErr w:type="gramStart"/>
      <w:r w:rsidRPr="00BD327E">
        <w:rPr>
          <w:lang w:val="en-GB"/>
        </w:rPr>
        <w:t>Mn</w:t>
      </w:r>
      <w:proofErr w:type="gramEnd"/>
      <w:r w:rsidRPr="00BD327E">
        <w:rPr>
          <w:lang w:val="en-GB"/>
        </w:rPr>
        <w:t xml:space="preserve"> and 0.14%Si. </w:t>
      </w:r>
      <w:del w:id="2115" w:author="DARMANA-LEVERT Corentin (FRA-DTI)" w:date="2023-08-13T12:03:00Z">
        <w:r w:rsidRPr="00BD327E" w:rsidDel="002312C0">
          <w:rPr>
            <w:lang w:val="en-GB"/>
          </w:rPr>
          <w:delText>The other</w:delText>
        </w:r>
      </w:del>
      <w:ins w:id="2116" w:author="DARMANA-LEVERT Corentin (FRA-DTI)" w:date="2023-08-13T12:03:00Z">
        <w:r w:rsidR="002312C0">
          <w:rPr>
            <w:lang w:val="en-GB"/>
          </w:rPr>
          <w:t>Other</w:t>
        </w:r>
      </w:ins>
      <w:r w:rsidRPr="00BD327E">
        <w:rPr>
          <w:lang w:val="en-GB"/>
        </w:rPr>
        <w:t xml:space="preserve"> elements are </w:t>
      </w:r>
      <w:del w:id="2117" w:author="DARMANA-LEVERT Corentin (FRA-DTI)" w:date="2023-08-13T12:04:00Z">
        <w:r w:rsidRPr="00BD327E" w:rsidDel="002312C0">
          <w:rPr>
            <w:lang w:val="en-GB"/>
          </w:rPr>
          <w:delText xml:space="preserve">ignored </w:delText>
        </w:r>
      </w:del>
      <w:ins w:id="2118" w:author="DARMANA-LEVERT Corentin (FRA-DTI)" w:date="2023-08-13T12:04:00Z">
        <w:r w:rsidR="002312C0">
          <w:rPr>
            <w:lang w:val="en-GB"/>
          </w:rPr>
          <w:t>disregarded</w:t>
        </w:r>
        <w:r w:rsidR="002312C0" w:rsidRPr="00BD327E">
          <w:rPr>
            <w:lang w:val="en-GB"/>
          </w:rPr>
          <w:t xml:space="preserve"> </w:t>
        </w:r>
      </w:ins>
      <w:r w:rsidRPr="00BD327E">
        <w:rPr>
          <w:lang w:val="en-GB"/>
        </w:rPr>
        <w:t xml:space="preserve">because they are </w:t>
      </w:r>
      <w:ins w:id="2119" w:author="MARCEAUX DIT CLEMENT Arthur (FRA-DTI)" w:date="2023-08-18T12:11:00Z">
        <w:r w:rsidR="005A6599">
          <w:rPr>
            <w:lang w:val="en-GB"/>
          </w:rPr>
          <w:t xml:space="preserve">only </w:t>
        </w:r>
      </w:ins>
      <w:r w:rsidRPr="00BD327E">
        <w:rPr>
          <w:lang w:val="en-GB"/>
        </w:rPr>
        <w:t>traces.</w:t>
      </w:r>
    </w:p>
    <w:p w14:paraId="35D88D17" w14:textId="4FA981E6" w:rsidR="00BD327E" w:rsidRDefault="00BD327E" w:rsidP="00BD327E">
      <w:pPr>
        <w:rPr>
          <w:lang w:val="en-GB"/>
        </w:rPr>
      </w:pPr>
    </w:p>
    <w:p w14:paraId="20D472B3" w14:textId="77777777" w:rsidR="00BD327E" w:rsidRDefault="00BD327E" w:rsidP="00BD327E">
      <w:pPr>
        <w:keepNext/>
        <w:jc w:val="center"/>
      </w:pPr>
      <w:r w:rsidRPr="00E0033E">
        <w:rPr>
          <w:noProof/>
        </w:rPr>
        <w:lastRenderedPageBreak/>
        <w:drawing>
          <wp:inline distT="0" distB="0" distL="0" distR="0" wp14:anchorId="63A41CA7" wp14:editId="29EC2649">
            <wp:extent cx="2162175" cy="2387737"/>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62175" cy="2387737"/>
                    </a:xfrm>
                    <a:prstGeom prst="rect">
                      <a:avLst/>
                    </a:prstGeom>
                  </pic:spPr>
                </pic:pic>
              </a:graphicData>
            </a:graphic>
          </wp:inline>
        </w:drawing>
      </w:r>
    </w:p>
    <w:p w14:paraId="34E92687" w14:textId="6FCB03E4" w:rsidR="00BD327E" w:rsidRDefault="00BD327E" w:rsidP="00BD327E">
      <w:pPr>
        <w:pStyle w:val="Lgende"/>
      </w:pPr>
      <w:bookmarkStart w:id="2120" w:name="_Ref138722002"/>
      <w:bookmarkStart w:id="2121" w:name="_Toc144199789"/>
      <w:r>
        <w:t xml:space="preserve">Figure </w:t>
      </w:r>
      <w:fldSimple w:instr=" SEQ Figure \* ARABIC ">
        <w:ins w:id="2122" w:author="DARMANA-LEVERT Corentin (FRA-DTI)" w:date="2023-08-29T11:08:00Z">
          <w:r w:rsidR="00321898">
            <w:rPr>
              <w:noProof/>
            </w:rPr>
            <w:t>29</w:t>
          </w:r>
        </w:ins>
        <w:del w:id="2123" w:author="DARMANA-LEVERT Corentin (FRA-DTI)" w:date="2023-08-10T14:38:00Z">
          <w:r w:rsidR="00AF685A" w:rsidDel="00D97C1E">
            <w:rPr>
              <w:noProof/>
            </w:rPr>
            <w:delText>33</w:delText>
          </w:r>
        </w:del>
      </w:fldSimple>
      <w:bookmarkEnd w:id="2120"/>
      <w:r>
        <w:t xml:space="preserve"> : </w:t>
      </w:r>
      <w:r w:rsidRPr="001B0E98">
        <w:t>Summary of the characteristics of the two alloys of the study as well as weld 3</w:t>
      </w:r>
      <w:r w:rsidR="007B12E0">
        <w:t xml:space="preserve"> </w:t>
      </w:r>
      <w:sdt>
        <w:sdtPr>
          <w:id w:val="1520733347"/>
          <w:citation/>
        </w:sdtPr>
        <w:sdtContent>
          <w:r w:rsidR="007B12E0">
            <w:fldChar w:fldCharType="begin"/>
          </w:r>
          <w:r w:rsidR="007B12E0">
            <w:rPr>
              <w:lang w:val="fr-FR"/>
            </w:rPr>
            <w:instrText xml:space="preserve"> CITATION Dar48 \l 1036 </w:instrText>
          </w:r>
          <w:r w:rsidR="007B12E0">
            <w:fldChar w:fldCharType="separate"/>
          </w:r>
          <w:r w:rsidR="00321898" w:rsidRPr="00321898">
            <w:rPr>
              <w:noProof/>
              <w:lang w:val="fr-FR"/>
            </w:rPr>
            <w:t>(19)</w:t>
          </w:r>
          <w:r w:rsidR="007B12E0">
            <w:fldChar w:fldCharType="end"/>
          </w:r>
        </w:sdtContent>
      </w:sdt>
      <w:bookmarkEnd w:id="2121"/>
    </w:p>
    <w:p w14:paraId="79931700" w14:textId="1AE663BF" w:rsidR="00BD327E" w:rsidRDefault="00BD327E" w:rsidP="00BD327E"/>
    <w:p w14:paraId="138D5CE6" w14:textId="09C9734B" w:rsidR="00BD327E" w:rsidRDefault="00BD327E" w:rsidP="00BD327E">
      <w:r>
        <w:t xml:space="preserve">In the </w:t>
      </w:r>
      <w:ins w:id="2124" w:author="DARMANA-LEVERT Corentin (FRA-DTI)" w:date="2023-08-24T09:55:00Z">
        <w:r w:rsidR="00AB3B56">
          <w:t>S</w:t>
        </w:r>
      </w:ins>
      <w:del w:id="2125" w:author="DARMANA-LEVERT Corentin (FRA-DTI)" w:date="2023-08-24T09:55:00Z">
        <w:r w:rsidDel="00AB3B56">
          <w:delText>s</w:delText>
        </w:r>
      </w:del>
      <w:r>
        <w:t xml:space="preserve">ystem definer module, the relevant elements (Fe, C, </w:t>
      </w:r>
      <w:proofErr w:type="gramStart"/>
      <w:r>
        <w:t>Mn</w:t>
      </w:r>
      <w:proofErr w:type="gramEnd"/>
      <w:r>
        <w:t xml:space="preserve"> and Si) are selected. The welding is an isothermal treatment in austenite, so it was the only phase selected for the </w:t>
      </w:r>
      <w:r w:rsidR="002C6696">
        <w:t>calculation</w:t>
      </w:r>
      <w:r>
        <w:t>.</w:t>
      </w:r>
    </w:p>
    <w:p w14:paraId="6F753AF7" w14:textId="28706EFE" w:rsidR="002C6696" w:rsidRDefault="002C6696" w:rsidP="00BD327E">
      <w:r>
        <w:t xml:space="preserve">In </w:t>
      </w:r>
      <w:r>
        <w:fldChar w:fldCharType="begin"/>
      </w:r>
      <w:r>
        <w:instrText xml:space="preserve"> REF _Ref138459394 \h </w:instrText>
      </w:r>
      <w:r>
        <w:fldChar w:fldCharType="separate"/>
      </w:r>
      <w:ins w:id="2126" w:author="DARMANA-LEVERT Corentin (FRA-DTI)" w:date="2023-08-29T11:08:00Z">
        <w:r w:rsidR="00321898">
          <w:t xml:space="preserve">Figure </w:t>
        </w:r>
        <w:r w:rsidR="00321898">
          <w:rPr>
            <w:noProof/>
          </w:rPr>
          <w:t>30</w:t>
        </w:r>
      </w:ins>
      <w:del w:id="2127" w:author="DARMANA-LEVERT Corentin (FRA-DTI)" w:date="2023-08-10T14:38:00Z">
        <w:r w:rsidR="00AF685A" w:rsidDel="00D97C1E">
          <w:delText xml:space="preserve">Figure </w:delText>
        </w:r>
        <w:r w:rsidR="00AF685A" w:rsidDel="00D97C1E">
          <w:rPr>
            <w:noProof/>
          </w:rPr>
          <w:delText>34</w:delText>
        </w:r>
      </w:del>
      <w:r>
        <w:fldChar w:fldCharType="end"/>
      </w:r>
      <w:r>
        <w:t xml:space="preserve"> is shown the condition tab for Darken experiment. An austenitic domain was chosen with center-distributed mesh, where the strongest chemical gradients are expected. 127000 µm correspond to the total width of the two rods of about an inch.</w:t>
      </w:r>
    </w:p>
    <w:p w14:paraId="1AA864ED" w14:textId="49348E59" w:rsidR="002C6696" w:rsidRDefault="002C6696">
      <w:pPr>
        <w:spacing w:before="0" w:after="0"/>
        <w:jc w:val="left"/>
      </w:pPr>
      <w:del w:id="2128" w:author="DARMANA-LEVERT Corentin (FRA-DTI)" w:date="2023-08-24T09:55:00Z">
        <w:r w:rsidDel="00AB3B56">
          <w:br w:type="page"/>
        </w:r>
      </w:del>
    </w:p>
    <w:p w14:paraId="2FA1A3AA" w14:textId="77777777" w:rsidR="002C6696" w:rsidRDefault="002C6696" w:rsidP="002C6696">
      <w:pPr>
        <w:keepNext/>
        <w:jc w:val="center"/>
      </w:pPr>
      <w:r w:rsidRPr="001F14D1">
        <w:rPr>
          <w:noProof/>
        </w:rPr>
        <w:drawing>
          <wp:inline distT="0" distB="0" distL="0" distR="0" wp14:anchorId="58A95320" wp14:editId="72E6E1CC">
            <wp:extent cx="4065270" cy="2480807"/>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b="29248"/>
                    <a:stretch/>
                  </pic:blipFill>
                  <pic:spPr bwMode="auto">
                    <a:xfrm>
                      <a:off x="0" y="0"/>
                      <a:ext cx="4068878" cy="2483009"/>
                    </a:xfrm>
                    <a:prstGeom prst="rect">
                      <a:avLst/>
                    </a:prstGeom>
                    <a:ln>
                      <a:noFill/>
                    </a:ln>
                    <a:extLst>
                      <a:ext uri="{53640926-AAD7-44D8-BBD7-CCE9431645EC}">
                        <a14:shadowObscured xmlns:a14="http://schemas.microsoft.com/office/drawing/2010/main"/>
                      </a:ext>
                    </a:extLst>
                  </pic:spPr>
                </pic:pic>
              </a:graphicData>
            </a:graphic>
          </wp:inline>
        </w:drawing>
      </w:r>
    </w:p>
    <w:p w14:paraId="0045BECB" w14:textId="27E3A0C9" w:rsidR="002C6696" w:rsidRDefault="002C6696" w:rsidP="002C6696">
      <w:pPr>
        <w:pStyle w:val="Lgende"/>
      </w:pPr>
      <w:bookmarkStart w:id="2129" w:name="_Ref138459394"/>
      <w:bookmarkStart w:id="2130" w:name="_Toc144199790"/>
      <w:r>
        <w:t xml:space="preserve">Figure </w:t>
      </w:r>
      <w:fldSimple w:instr=" SEQ Figure \* ARABIC ">
        <w:ins w:id="2131" w:author="DARMANA-LEVERT Corentin (FRA-DTI)" w:date="2023-08-29T11:08:00Z">
          <w:r w:rsidR="00321898">
            <w:rPr>
              <w:noProof/>
            </w:rPr>
            <w:t>30</w:t>
          </w:r>
        </w:ins>
        <w:del w:id="2132" w:author="DARMANA-LEVERT Corentin (FRA-DTI)" w:date="2023-08-10T14:38:00Z">
          <w:r w:rsidR="00AF685A" w:rsidDel="00D97C1E">
            <w:rPr>
              <w:noProof/>
            </w:rPr>
            <w:delText>34</w:delText>
          </w:r>
        </w:del>
      </w:fldSimple>
      <w:bookmarkEnd w:id="2129"/>
      <w:r>
        <w:t xml:space="preserve"> : Conditions tab in diffusion calculator module for the </w:t>
      </w:r>
      <w:r w:rsidR="00EC681D">
        <w:t>D</w:t>
      </w:r>
      <w:r>
        <w:t>arken experiment</w:t>
      </w:r>
      <w:bookmarkEnd w:id="2130"/>
    </w:p>
    <w:p w14:paraId="3EEB157B" w14:textId="77777777" w:rsidR="002C6696" w:rsidRPr="002C6696" w:rsidRDefault="002C6696" w:rsidP="002C6696"/>
    <w:p w14:paraId="3F0F2FA9" w14:textId="0675DC07" w:rsidR="00DB0533" w:rsidRDefault="002C6696" w:rsidP="00B14C21">
      <w:pPr>
        <w:rPr>
          <w:lang w:val="en-GB"/>
        </w:rPr>
      </w:pPr>
      <w:r>
        <w:rPr>
          <w:lang w:val="en-GB"/>
        </w:rPr>
        <w:t xml:space="preserve">Then, the chemical compositions were defined as follows in </w:t>
      </w:r>
      <w:r>
        <w:rPr>
          <w:lang w:val="en-GB"/>
        </w:rPr>
        <w:fldChar w:fldCharType="begin"/>
      </w:r>
      <w:r>
        <w:rPr>
          <w:lang w:val="en-GB"/>
        </w:rPr>
        <w:instrText xml:space="preserve"> REF _Ref138459591 \h </w:instrText>
      </w:r>
      <w:r>
        <w:rPr>
          <w:lang w:val="en-GB"/>
        </w:rPr>
      </w:r>
      <w:r>
        <w:rPr>
          <w:lang w:val="en-GB"/>
        </w:rPr>
        <w:fldChar w:fldCharType="separate"/>
      </w:r>
      <w:ins w:id="2133" w:author="DARMANA-LEVERT Corentin (FRA-DTI)" w:date="2023-08-29T11:08:00Z">
        <w:r w:rsidR="00321898">
          <w:t xml:space="preserve">Figure </w:t>
        </w:r>
        <w:r w:rsidR="00321898">
          <w:rPr>
            <w:noProof/>
          </w:rPr>
          <w:t>31</w:t>
        </w:r>
      </w:ins>
      <w:del w:id="2134" w:author="DARMANA-LEVERT Corentin (FRA-DTI)" w:date="2023-08-10T14:38:00Z">
        <w:r w:rsidR="00AF685A" w:rsidDel="00D97C1E">
          <w:delText xml:space="preserve">Figure </w:delText>
        </w:r>
        <w:r w:rsidR="00AF685A" w:rsidDel="00D97C1E">
          <w:rPr>
            <w:noProof/>
          </w:rPr>
          <w:delText>35</w:delText>
        </w:r>
      </w:del>
      <w:r>
        <w:rPr>
          <w:lang w:val="en-GB"/>
        </w:rPr>
        <w:fldChar w:fldCharType="end"/>
      </w:r>
      <w:r>
        <w:rPr>
          <w:lang w:val="en-GB"/>
        </w:rPr>
        <w:t xml:space="preserve">. A step distribution was chosen </w:t>
      </w:r>
      <w:proofErr w:type="gramStart"/>
      <w:r>
        <w:rPr>
          <w:lang w:val="en-GB"/>
        </w:rPr>
        <w:t>in order to</w:t>
      </w:r>
      <w:proofErr w:type="gramEnd"/>
      <w:r>
        <w:rPr>
          <w:lang w:val="en-GB"/>
        </w:rPr>
        <w:t xml:space="preserve"> simulate the abrupt change of composition at the frontier of the two rods. The simulation was then set to 10 days at 1050°C and run as is.</w:t>
      </w:r>
    </w:p>
    <w:p w14:paraId="2DAC85E1" w14:textId="4E98DB9C" w:rsidR="002C6696" w:rsidRDefault="002C6696" w:rsidP="00B14C21">
      <w:pPr>
        <w:rPr>
          <w:lang w:val="en-GB"/>
        </w:rPr>
      </w:pPr>
    </w:p>
    <w:p w14:paraId="364E1899" w14:textId="77777777" w:rsidR="002C6696" w:rsidRDefault="002C6696" w:rsidP="002C6696">
      <w:pPr>
        <w:keepNext/>
        <w:jc w:val="center"/>
      </w:pPr>
      <w:r w:rsidRPr="009F0073">
        <w:rPr>
          <w:noProof/>
        </w:rPr>
        <w:lastRenderedPageBreak/>
        <w:drawing>
          <wp:inline distT="0" distB="0" distL="0" distR="0" wp14:anchorId="0D39C1B9" wp14:editId="398819E4">
            <wp:extent cx="3810447" cy="3204375"/>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826677" cy="3218023"/>
                    </a:xfrm>
                    <a:prstGeom prst="rect">
                      <a:avLst/>
                    </a:prstGeom>
                  </pic:spPr>
                </pic:pic>
              </a:graphicData>
            </a:graphic>
          </wp:inline>
        </w:drawing>
      </w:r>
    </w:p>
    <w:p w14:paraId="592DC577" w14:textId="5F07F421" w:rsidR="002C6696" w:rsidRDefault="002C6696" w:rsidP="002C6696">
      <w:pPr>
        <w:pStyle w:val="Lgende"/>
      </w:pPr>
      <w:bookmarkStart w:id="2135" w:name="_Ref138459591"/>
      <w:bookmarkStart w:id="2136" w:name="_Toc144199791"/>
      <w:r>
        <w:t xml:space="preserve">Figure </w:t>
      </w:r>
      <w:fldSimple w:instr=" SEQ Figure \* ARABIC ">
        <w:ins w:id="2137" w:author="DARMANA-LEVERT Corentin (FRA-DTI)" w:date="2023-08-29T11:08:00Z">
          <w:r w:rsidR="00321898">
            <w:rPr>
              <w:noProof/>
            </w:rPr>
            <w:t>31</w:t>
          </w:r>
        </w:ins>
        <w:del w:id="2138" w:author="DARMANA-LEVERT Corentin (FRA-DTI)" w:date="2023-08-10T14:38:00Z">
          <w:r w:rsidR="00AF685A" w:rsidDel="00D97C1E">
            <w:rPr>
              <w:noProof/>
            </w:rPr>
            <w:delText>35</w:delText>
          </w:r>
        </w:del>
      </w:fldSimple>
      <w:bookmarkEnd w:id="2135"/>
      <w:r>
        <w:t xml:space="preserve"> : Chemical content distribution of the two rods</w:t>
      </w:r>
      <w:bookmarkEnd w:id="2136"/>
    </w:p>
    <w:p w14:paraId="67906E19" w14:textId="2ADC92E5" w:rsidR="005F3234" w:rsidRDefault="005F3234" w:rsidP="005F3234"/>
    <w:p w14:paraId="5B6BDFF1" w14:textId="3968D64D" w:rsidR="005F3234" w:rsidRDefault="005F3234" w:rsidP="005F3234">
      <w:r>
        <w:t>The results of the simulations (</w:t>
      </w:r>
      <w:r w:rsidR="008874E1">
        <w:fldChar w:fldCharType="begin"/>
      </w:r>
      <w:r w:rsidR="008874E1">
        <w:instrText xml:space="preserve"> REF _Ref138460928 \h </w:instrText>
      </w:r>
      <w:r w:rsidR="008874E1">
        <w:fldChar w:fldCharType="separate"/>
      </w:r>
      <w:ins w:id="2139" w:author="DARMANA-LEVERT Corentin (FRA-DTI)" w:date="2023-08-29T11:08:00Z">
        <w:r w:rsidR="00321898">
          <w:t xml:space="preserve">Figure </w:t>
        </w:r>
        <w:r w:rsidR="00321898">
          <w:rPr>
            <w:noProof/>
          </w:rPr>
          <w:t>32</w:t>
        </w:r>
      </w:ins>
      <w:del w:id="2140" w:author="DARMANA-LEVERT Corentin (FRA-DTI)" w:date="2023-08-10T14:38:00Z">
        <w:r w:rsidR="00AF685A" w:rsidDel="00D97C1E">
          <w:delText xml:space="preserve">Figure </w:delText>
        </w:r>
        <w:r w:rsidR="00AF685A" w:rsidDel="00D97C1E">
          <w:rPr>
            <w:noProof/>
          </w:rPr>
          <w:delText>36</w:delText>
        </w:r>
      </w:del>
      <w:r w:rsidR="008874E1">
        <w:fldChar w:fldCharType="end"/>
      </w:r>
      <w:r w:rsidR="008874E1">
        <w:t xml:space="preserve">) </w:t>
      </w:r>
      <w:r>
        <w:t>are compared with those of the Darken experiment (</w:t>
      </w:r>
      <w:r w:rsidR="008874E1">
        <w:fldChar w:fldCharType="begin"/>
      </w:r>
      <w:r w:rsidR="008874E1">
        <w:instrText xml:space="preserve"> REF _Ref138461009 \h </w:instrText>
      </w:r>
      <w:r w:rsidR="008874E1">
        <w:fldChar w:fldCharType="separate"/>
      </w:r>
      <w:ins w:id="2141" w:author="DARMANA-LEVERT Corentin (FRA-DTI)" w:date="2023-08-29T11:08:00Z">
        <w:r w:rsidR="00321898">
          <w:t xml:space="preserve">Figure </w:t>
        </w:r>
        <w:r w:rsidR="00321898">
          <w:rPr>
            <w:noProof/>
          </w:rPr>
          <w:t>33</w:t>
        </w:r>
      </w:ins>
      <w:del w:id="2142" w:author="DARMANA-LEVERT Corentin (FRA-DTI)" w:date="2023-08-10T14:38:00Z">
        <w:r w:rsidR="00AF685A" w:rsidDel="00D97C1E">
          <w:delText xml:space="preserve">Figure </w:delText>
        </w:r>
        <w:r w:rsidR="00AF685A" w:rsidDel="00D97C1E">
          <w:rPr>
            <w:noProof/>
          </w:rPr>
          <w:delText>37</w:delText>
        </w:r>
      </w:del>
      <w:r w:rsidR="008874E1">
        <w:fldChar w:fldCharType="end"/>
      </w:r>
      <w:r>
        <w:t>)</w:t>
      </w:r>
      <w:ins w:id="2143" w:author="DARMANA-LEVERT Corentin (FRA-DTI)" w:date="2023-08-18T16:37:00Z">
        <w:r w:rsidR="004077EC">
          <w:t>.</w:t>
        </w:r>
      </w:ins>
    </w:p>
    <w:p w14:paraId="547B136A" w14:textId="204474BF" w:rsidR="005F3234" w:rsidRDefault="005F3234" w:rsidP="005F3234">
      <w:r>
        <w:t xml:space="preserve">The </w:t>
      </w:r>
      <w:del w:id="2144" w:author="DARMANA-LEVERT Corentin (FRA-DTI)" w:date="2023-08-22T14:34:00Z">
        <w:r w:rsidDel="002A675A">
          <w:delText xml:space="preserve">results </w:delText>
        </w:r>
      </w:del>
      <w:ins w:id="2145" w:author="DARMANA-LEVERT Corentin (FRA-DTI)" w:date="2023-08-22T14:34:00Z">
        <w:r w:rsidR="002A675A">
          <w:t xml:space="preserve">carbon </w:t>
        </w:r>
      </w:ins>
      <w:ins w:id="2146" w:author="DARMANA-LEVERT Corentin (FRA-DTI)" w:date="2023-08-22T14:35:00Z">
        <w:r w:rsidR="002A675A">
          <w:t>profiles</w:t>
        </w:r>
      </w:ins>
      <w:ins w:id="2147" w:author="DARMANA-LEVERT Corentin (FRA-DTI)" w:date="2023-08-22T14:34:00Z">
        <w:r w:rsidR="002A675A">
          <w:t xml:space="preserve"> </w:t>
        </w:r>
      </w:ins>
      <w:r>
        <w:t>are compared between the Fe-C-Mn-Si system and the binary Fe-C after 10 days of heat treatment.</w:t>
      </w:r>
      <w:ins w:id="2148" w:author="DARMANA-LEVERT Corentin (FRA-DTI)" w:date="2023-08-22T14:32:00Z">
        <w:r w:rsidR="002A675A">
          <w:t xml:space="preserve"> Red curve represents 10 days of heating for the quaternary steel</w:t>
        </w:r>
      </w:ins>
      <w:ins w:id="2149" w:author="DARMANA-LEVERT Corentin (FRA-DTI)" w:date="2023-08-22T14:33:00Z">
        <w:r w:rsidR="002A675A">
          <w:t xml:space="preserve">, blue curve is for the binary </w:t>
        </w:r>
      </w:ins>
      <w:ins w:id="2150" w:author="DARMANA-LEVERT Corentin (FRA-DTI)" w:date="2023-08-24T09:56:00Z">
        <w:r w:rsidR="00AB3B56">
          <w:t>s</w:t>
        </w:r>
      </w:ins>
      <w:ins w:id="2151" w:author="DARMANA-LEVERT Corentin (FRA-DTI)" w:date="2023-08-22T14:33:00Z">
        <w:r w:rsidR="002A675A">
          <w:t xml:space="preserve">teel after 10 days of heating, </w:t>
        </w:r>
      </w:ins>
      <w:ins w:id="2152" w:author="DARMANA-LEVERT Corentin (FRA-DTI)" w:date="2023-08-22T14:34:00Z">
        <w:r w:rsidR="002A675A">
          <w:t xml:space="preserve">and </w:t>
        </w:r>
      </w:ins>
      <w:ins w:id="2153" w:author="DARMANA-LEVERT Corentin (FRA-DTI)" w:date="2023-08-22T14:33:00Z">
        <w:r w:rsidR="002A675A">
          <w:t>the</w:t>
        </w:r>
      </w:ins>
      <w:ins w:id="2154" w:author="DARMANA-LEVERT Corentin (FRA-DTI)" w:date="2023-08-22T14:34:00Z">
        <w:r w:rsidR="002A675A">
          <w:t xml:space="preserve"> green et purple curves, which </w:t>
        </w:r>
      </w:ins>
      <w:ins w:id="2155" w:author="DARMANA-LEVERT Corentin (FRA-DTI)" w:date="2023-08-22T14:35:00Z">
        <w:r w:rsidR="002A675A">
          <w:t>merge</w:t>
        </w:r>
      </w:ins>
      <w:ins w:id="2156" w:author="DARMANA-LEVERT Corentin (FRA-DTI)" w:date="2023-08-22T14:34:00Z">
        <w:r w:rsidR="002A675A">
          <w:t xml:space="preserve">, depict the </w:t>
        </w:r>
      </w:ins>
      <w:ins w:id="2157" w:author="DARMANA-LEVERT Corentin (FRA-DTI)" w:date="2023-08-22T14:35:00Z">
        <w:r w:rsidR="002A675A">
          <w:t>initial</w:t>
        </w:r>
      </w:ins>
      <w:ins w:id="2158" w:author="DARMANA-LEVERT Corentin (FRA-DTI)" w:date="2023-08-22T14:34:00Z">
        <w:r w:rsidR="002A675A">
          <w:t xml:space="preserve"> composition profile of carbon.</w:t>
        </w:r>
      </w:ins>
      <w:ins w:id="2159" w:author="DARMANA-LEVERT Corentin (FRA-DTI)" w:date="2023-08-22T14:33:00Z">
        <w:r w:rsidR="002A675A">
          <w:t xml:space="preserve"> </w:t>
        </w:r>
      </w:ins>
      <w:r>
        <w:t xml:space="preserve"> It is observed for Fe-C that the carbon-rich zones are depleted in favor of the less rich zones by homogenizing the composition gradients. The opposite is observed for the Fe-C-Mn-Si system: the rich areas have become even more enriched to the benefit of the carbon-poor areas. This major difference in diffusion between these two systems, binary and quaternary, illustrates the principle of Uphill diffusion.</w:t>
      </w:r>
    </w:p>
    <w:p w14:paraId="6AFC1E8D" w14:textId="767261E7" w:rsidR="005F3234" w:rsidRDefault="005F3234" w:rsidP="005F3234">
      <w:pPr>
        <w:rPr>
          <w:ins w:id="2160" w:author="DARMANA-LEVERT Corentin (FRA-DTI)" w:date="2023-08-27T16:18:00Z"/>
        </w:rPr>
      </w:pPr>
      <w:r>
        <w:t>In a binary</w:t>
      </w:r>
      <w:ins w:id="2161" w:author="MARCEAUX DIT CLEMENT Arthur (FRA-DTI)" w:date="2023-08-18T12:13:00Z">
        <w:r w:rsidR="005A6599">
          <w:t xml:space="preserve"> system</w:t>
        </w:r>
      </w:ins>
      <w:r>
        <w:t xml:space="preserve">, looking at the composition gradients to predict solute migration is sufficient, while it is not for a </w:t>
      </w:r>
      <w:proofErr w:type="spellStart"/>
      <w:r>
        <w:t>multiary</w:t>
      </w:r>
      <w:proofErr w:type="spellEnd"/>
      <w:r>
        <w:t xml:space="preserve"> system. It is necessary to </w:t>
      </w:r>
      <w:del w:id="2162" w:author="DARMANA-LEVERT Corentin (FRA-DTI)" w:date="2023-08-27T16:18:00Z">
        <w:r w:rsidDel="00D13818">
          <w:delText>take into account</w:delText>
        </w:r>
      </w:del>
      <w:ins w:id="2163" w:author="DARMANA-LEVERT Corentin (FRA-DTI)" w:date="2023-08-27T16:18:00Z">
        <w:r w:rsidR="00D13818">
          <w:t>consider</w:t>
        </w:r>
      </w:ins>
      <w:r>
        <w:t xml:space="preserve"> the interactions between solutes and to be interested in the evolution of chemical potentials or activities to understand the </w:t>
      </w:r>
      <w:del w:id="2164" w:author="DARMANA-LEVERT Corentin (FRA-DTI)" w:date="2023-08-24T09:58:00Z">
        <w:r w:rsidDel="00853D36">
          <w:delText xml:space="preserve">mobility </w:delText>
        </w:r>
      </w:del>
      <w:ins w:id="2165" w:author="DARMANA-LEVERT Corentin (FRA-DTI)" w:date="2023-08-24T09:58:00Z">
        <w:r w:rsidR="00853D36">
          <w:t xml:space="preserve">diffusive </w:t>
        </w:r>
      </w:ins>
      <w:ins w:id="2166" w:author="DARMANA-LEVERT Corentin (FRA-DTI)" w:date="2023-08-24T11:23:00Z">
        <w:r w:rsidR="00151A7A">
          <w:t>behavior</w:t>
        </w:r>
      </w:ins>
      <w:ins w:id="2167" w:author="DARMANA-LEVERT Corentin (FRA-DTI)" w:date="2023-08-24T09:58:00Z">
        <w:r w:rsidR="00853D36">
          <w:t xml:space="preserve"> </w:t>
        </w:r>
      </w:ins>
      <w:r>
        <w:t>of atoms.</w:t>
      </w:r>
    </w:p>
    <w:p w14:paraId="06B7C10F" w14:textId="77777777" w:rsidR="00D13818" w:rsidRDefault="00D13818" w:rsidP="005F3234">
      <w:pPr>
        <w:rPr>
          <w:ins w:id="2168" w:author="DARMANA-LEVERT Corentin (FRA-DTI)" w:date="2023-08-22T11:25:00Z"/>
        </w:rPr>
      </w:pPr>
    </w:p>
    <w:p w14:paraId="1B06D535" w14:textId="07903744" w:rsidR="00AE23C1" w:rsidDel="00151A7A" w:rsidRDefault="00AE23C1" w:rsidP="00AE23C1">
      <w:pPr>
        <w:jc w:val="center"/>
        <w:rPr>
          <w:del w:id="2169" w:author="DARMANA-LEVERT Corentin (FRA-DTI)" w:date="2023-08-24T11:23:00Z"/>
        </w:rPr>
      </w:pPr>
      <w:ins w:id="2170" w:author="DARMANA-LEVERT Corentin (FRA-DTI)" w:date="2023-08-22T11:25:00Z">
        <w:r>
          <w:rPr>
            <w:noProof/>
          </w:rPr>
          <w:lastRenderedPageBreak/>
          <w:drawing>
            <wp:inline distT="0" distB="0" distL="0" distR="0" wp14:anchorId="42A4D8E3" wp14:editId="23D82BC3">
              <wp:extent cx="5880296" cy="3315302"/>
              <wp:effectExtent l="0" t="0" r="635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881880" cy="3316195"/>
                      </a:xfrm>
                      <a:prstGeom prst="rect">
                        <a:avLst/>
                      </a:prstGeom>
                    </pic:spPr>
                  </pic:pic>
                </a:graphicData>
              </a:graphic>
            </wp:inline>
          </w:drawing>
        </w:r>
      </w:ins>
    </w:p>
    <w:p w14:paraId="543462D0" w14:textId="06B8B011" w:rsidR="008874E1" w:rsidRDefault="008874E1" w:rsidP="00151A7A">
      <w:pPr>
        <w:jc w:val="center"/>
      </w:pPr>
      <w:commentRangeStart w:id="2171"/>
      <w:commentRangeStart w:id="2172"/>
      <w:ins w:id="2173" w:author="DARMANA--LEVERT Corentin (FRA-DTI)" w:date="2022-12-22T16:40:00Z">
        <w:del w:id="2174" w:author="DARMANA-LEVERT Corentin (FRA-DTI)" w:date="2023-08-22T11:25:00Z">
          <w:r w:rsidDel="00AE23C1">
            <w:rPr>
              <w:noProof/>
            </w:rPr>
            <w:drawing>
              <wp:inline distT="0" distB="0" distL="0" distR="0" wp14:anchorId="6516A2B6" wp14:editId="76471D37">
                <wp:extent cx="5476621" cy="3171975"/>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79267" cy="3173508"/>
                        </a:xfrm>
                        <a:prstGeom prst="rect">
                          <a:avLst/>
                        </a:prstGeom>
                      </pic:spPr>
                    </pic:pic>
                  </a:graphicData>
                </a:graphic>
              </wp:inline>
            </w:drawing>
          </w:r>
        </w:del>
      </w:ins>
      <w:commentRangeEnd w:id="2171"/>
      <w:r w:rsidR="005A6599">
        <w:rPr>
          <w:rStyle w:val="Marquedecommentaire"/>
        </w:rPr>
        <w:commentReference w:id="2171"/>
      </w:r>
      <w:commentRangeEnd w:id="2172"/>
      <w:r w:rsidR="004077EC">
        <w:rPr>
          <w:rStyle w:val="Marquedecommentaire"/>
        </w:rPr>
        <w:commentReference w:id="2172"/>
      </w:r>
    </w:p>
    <w:p w14:paraId="4B427131" w14:textId="112B4B5A" w:rsidR="008874E1" w:rsidRDefault="008874E1" w:rsidP="008874E1">
      <w:pPr>
        <w:pStyle w:val="Lgende"/>
      </w:pPr>
      <w:bookmarkStart w:id="2175" w:name="_Ref138460928"/>
      <w:bookmarkStart w:id="2176" w:name="_Toc144199792"/>
      <w:r>
        <w:t xml:space="preserve">Figure </w:t>
      </w:r>
      <w:fldSimple w:instr=" SEQ Figure \* ARABIC ">
        <w:ins w:id="2177" w:author="DARMANA-LEVERT Corentin (FRA-DTI)" w:date="2023-08-29T11:08:00Z">
          <w:r w:rsidR="00321898">
            <w:rPr>
              <w:noProof/>
            </w:rPr>
            <w:t>32</w:t>
          </w:r>
        </w:ins>
        <w:del w:id="2178" w:author="DARMANA-LEVERT Corentin (FRA-DTI)" w:date="2023-08-10T14:38:00Z">
          <w:r w:rsidR="00AF685A" w:rsidDel="00D97C1E">
            <w:rPr>
              <w:noProof/>
            </w:rPr>
            <w:delText>36</w:delText>
          </w:r>
        </w:del>
      </w:fldSimple>
      <w:bookmarkEnd w:id="2175"/>
      <w:r>
        <w:t xml:space="preserve"> : Results of the Darken experiment simulation</w:t>
      </w:r>
      <w:bookmarkEnd w:id="2176"/>
    </w:p>
    <w:p w14:paraId="707233DC" w14:textId="77777777" w:rsidR="008874E1" w:rsidRPr="008874E1" w:rsidRDefault="008874E1" w:rsidP="008874E1"/>
    <w:p w14:paraId="6C9BF501" w14:textId="77777777" w:rsidR="008874E1" w:rsidRDefault="008874E1" w:rsidP="008874E1">
      <w:pPr>
        <w:keepNext/>
        <w:jc w:val="center"/>
      </w:pPr>
      <w:r>
        <w:rPr>
          <w:noProof/>
        </w:rPr>
        <w:drawing>
          <wp:inline distT="0" distB="0" distL="0" distR="0" wp14:anchorId="4F9A05DC" wp14:editId="62DFB81D">
            <wp:extent cx="4851918" cy="2474935"/>
            <wp:effectExtent l="0" t="0" r="6350" b="1905"/>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855539" cy="2476782"/>
                    </a:xfrm>
                    <a:prstGeom prst="rect">
                      <a:avLst/>
                    </a:prstGeom>
                  </pic:spPr>
                </pic:pic>
              </a:graphicData>
            </a:graphic>
          </wp:inline>
        </w:drawing>
      </w:r>
    </w:p>
    <w:p w14:paraId="51889758" w14:textId="2AA26529" w:rsidR="008874E1" w:rsidRDefault="008874E1" w:rsidP="008874E1">
      <w:pPr>
        <w:pStyle w:val="Lgende"/>
      </w:pPr>
      <w:bookmarkStart w:id="2179" w:name="_Ref138461009"/>
      <w:bookmarkStart w:id="2180" w:name="_Toc144199793"/>
      <w:r>
        <w:t xml:space="preserve">Figure </w:t>
      </w:r>
      <w:fldSimple w:instr=" SEQ Figure \* ARABIC ">
        <w:ins w:id="2181" w:author="DARMANA-LEVERT Corentin (FRA-DTI)" w:date="2023-08-29T11:08:00Z">
          <w:r w:rsidR="00321898">
            <w:rPr>
              <w:noProof/>
            </w:rPr>
            <w:t>33</w:t>
          </w:r>
        </w:ins>
        <w:del w:id="2182" w:author="DARMANA-LEVERT Corentin (FRA-DTI)" w:date="2023-08-10T14:38:00Z">
          <w:r w:rsidR="00AF685A" w:rsidDel="00D97C1E">
            <w:rPr>
              <w:noProof/>
            </w:rPr>
            <w:delText>37</w:delText>
          </w:r>
        </w:del>
      </w:fldSimple>
      <w:bookmarkEnd w:id="2179"/>
      <w:r>
        <w:t xml:space="preserve"> : Darken experiment results as shown in literature</w:t>
      </w:r>
      <w:r w:rsidR="007B12E0">
        <w:t xml:space="preserve"> </w:t>
      </w:r>
      <w:sdt>
        <w:sdtPr>
          <w:id w:val="842899246"/>
          <w:citation/>
        </w:sdtPr>
        <w:sdtContent>
          <w:r w:rsidR="007B12E0">
            <w:fldChar w:fldCharType="begin"/>
          </w:r>
          <w:r w:rsidR="007B12E0">
            <w:rPr>
              <w:lang w:val="fr-FR"/>
            </w:rPr>
            <w:instrText xml:space="preserve"> CITATION Dar48 \l 1036 </w:instrText>
          </w:r>
          <w:r w:rsidR="007B12E0">
            <w:fldChar w:fldCharType="separate"/>
          </w:r>
          <w:r w:rsidR="00321898" w:rsidRPr="00321898">
            <w:rPr>
              <w:noProof/>
              <w:lang w:val="fr-FR"/>
            </w:rPr>
            <w:t>(19)</w:t>
          </w:r>
          <w:r w:rsidR="007B12E0">
            <w:fldChar w:fldCharType="end"/>
          </w:r>
        </w:sdtContent>
      </w:sdt>
      <w:bookmarkEnd w:id="2180"/>
    </w:p>
    <w:p w14:paraId="39D9417E" w14:textId="5EB246EE" w:rsidR="008874E1" w:rsidRDefault="008874E1" w:rsidP="008874E1"/>
    <w:p w14:paraId="6D90681D" w14:textId="1765E9E8" w:rsidR="008874E1" w:rsidRDefault="008874E1" w:rsidP="008874E1">
      <w:r>
        <w:t xml:space="preserve">To study the individual effects of silicon and manganese, two other calculations were carried out: one with the Fe-C-Mn system, the other with the Fe-C-Si system. The </w:t>
      </w:r>
      <w:del w:id="2183" w:author="DARMANA-LEVERT Corentin (FRA-DTI)" w:date="2023-08-27T16:46:00Z">
        <w:r w:rsidDel="00403DFA">
          <w:delText>C</w:delText>
        </w:r>
      </w:del>
      <w:ins w:id="2184" w:author="DARMANA-LEVERT Corentin (FRA-DTI)" w:date="2023-08-27T16:46:00Z">
        <w:r w:rsidR="00403DFA">
          <w:t>carbon</w:t>
        </w:r>
      </w:ins>
      <w:r>
        <w:t xml:space="preserve"> composition profiles are compared after 10 days of heat treatment for the Fe-C-Mn, Fe-C-Si and Fe-C-Mn-Si systems</w:t>
      </w:r>
      <w:commentRangeStart w:id="2185"/>
      <w:ins w:id="2186" w:author="MARCEAUX DIT CLEMENT Arthur (FRA-DTI)" w:date="2023-08-18T12:16:00Z">
        <w:r w:rsidR="005A6599">
          <w:t>.</w:t>
        </w:r>
        <w:commentRangeEnd w:id="2185"/>
        <w:r w:rsidR="005A6599">
          <w:rPr>
            <w:rStyle w:val="Marquedecommentaire"/>
          </w:rPr>
          <w:commentReference w:id="2185"/>
        </w:r>
      </w:ins>
      <w:r>
        <w:t xml:space="preserve"> </w:t>
      </w:r>
    </w:p>
    <w:p w14:paraId="57F705C3" w14:textId="0BA495EB" w:rsidR="008874E1" w:rsidRDefault="008874E1" w:rsidP="008874E1">
      <w:r>
        <w:t>The carbon content is plotted as a function of time for the Fe-C-Si system in green, in red for the Fe-C-Mn system and in blue for the quaternary system</w:t>
      </w:r>
      <w:r w:rsidR="0062585A">
        <w:t xml:space="preserve"> (</w:t>
      </w:r>
      <w:r w:rsidR="0062585A">
        <w:fldChar w:fldCharType="begin"/>
      </w:r>
      <w:r w:rsidR="0062585A">
        <w:instrText xml:space="preserve"> REF _Ref138461244 \h </w:instrText>
      </w:r>
      <w:r w:rsidR="0062585A">
        <w:fldChar w:fldCharType="separate"/>
      </w:r>
      <w:ins w:id="2187" w:author="DARMANA-LEVERT Corentin (FRA-DTI)" w:date="2023-08-29T11:08:00Z">
        <w:r w:rsidR="00321898">
          <w:t xml:space="preserve">Figure </w:t>
        </w:r>
        <w:r w:rsidR="00321898">
          <w:rPr>
            <w:noProof/>
          </w:rPr>
          <w:t>34</w:t>
        </w:r>
      </w:ins>
      <w:del w:id="2188" w:author="DARMANA-LEVERT Corentin (FRA-DTI)" w:date="2023-08-10T14:38:00Z">
        <w:r w:rsidR="00AF685A" w:rsidDel="00D97C1E">
          <w:delText xml:space="preserve">Figure </w:delText>
        </w:r>
        <w:r w:rsidR="00AF685A" w:rsidDel="00D97C1E">
          <w:rPr>
            <w:noProof/>
          </w:rPr>
          <w:delText>38</w:delText>
        </w:r>
      </w:del>
      <w:r w:rsidR="0062585A">
        <w:fldChar w:fldCharType="end"/>
      </w:r>
      <w:r w:rsidR="0062585A">
        <w:t>).</w:t>
      </w:r>
    </w:p>
    <w:p w14:paraId="3AA4F2F7" w14:textId="115690FE" w:rsidR="008874E1" w:rsidRDefault="008874E1" w:rsidP="008874E1">
      <w:r>
        <w:t xml:space="preserve">An influence of manganese on the activity of carbon, which must migrate to a region where its activity is </w:t>
      </w:r>
      <w:del w:id="2189" w:author="MARCEAUX DIT CLEMENT Arthur (FRA-DTI)" w:date="2023-08-18T12:17:00Z">
        <w:r w:rsidDel="00A30529">
          <w:delText>less</w:delText>
        </w:r>
      </w:del>
      <w:ins w:id="2190" w:author="MARCEAUX DIT CLEMENT Arthur (FRA-DTI)" w:date="2023-08-18T12:17:00Z">
        <w:r w:rsidR="00A30529">
          <w:t>lower</w:t>
        </w:r>
      </w:ins>
      <w:r>
        <w:t xml:space="preserve">, is visible thanks to the red curve. Indeed, the </w:t>
      </w:r>
      <w:ins w:id="2191" w:author="DARMANA-LEVERT Corentin (FRA-DTI)" w:date="2023-08-27T16:46:00Z">
        <w:r w:rsidR="00403DFA">
          <w:t>carbon</w:t>
        </w:r>
      </w:ins>
      <w:del w:id="2192" w:author="DARMANA-LEVERT Corentin (FRA-DTI)" w:date="2023-08-27T16:46:00Z">
        <w:r w:rsidDel="00403DFA">
          <w:delText>C</w:delText>
        </w:r>
      </w:del>
      <w:r>
        <w:t xml:space="preserve"> composition profile shows an enrichment of carbon-poor areas towards areas already rich in this element.</w:t>
      </w:r>
    </w:p>
    <w:p w14:paraId="6509C180" w14:textId="6CCDF433" w:rsidR="008874E1" w:rsidRDefault="008874E1" w:rsidP="008874E1">
      <w:r>
        <w:t xml:space="preserve">The effect of silicon alone on the </w:t>
      </w:r>
      <w:del w:id="2193" w:author="DARMANA-LEVERT Corentin (FRA-DTI)" w:date="2023-08-27T16:19:00Z">
        <w:r w:rsidDel="00D13818">
          <w:delText xml:space="preserve">C </w:delText>
        </w:r>
      </w:del>
      <w:ins w:id="2194" w:author="DARMANA-LEVERT Corentin (FRA-DTI)" w:date="2023-08-27T16:19:00Z">
        <w:r w:rsidR="00D13818">
          <w:t xml:space="preserve">carbon </w:t>
        </w:r>
      </w:ins>
      <w:r>
        <w:t>composition profile, visible on the green curve, is of the same type as that described for manganese, but stronger.</w:t>
      </w:r>
    </w:p>
    <w:p w14:paraId="42512830" w14:textId="77777777" w:rsidR="008874E1" w:rsidRDefault="008874E1" w:rsidP="008874E1">
      <w:r>
        <w:lastRenderedPageBreak/>
        <w:t>Finally, the combined effect of these two elements on the carbon composition profile is greater than the sum of the individual effects of the elements.</w:t>
      </w:r>
    </w:p>
    <w:p w14:paraId="7857EF3A" w14:textId="6185C058" w:rsidR="008874E1" w:rsidRDefault="008874E1" w:rsidP="008874E1">
      <w:r>
        <w:t>In summary, the presence of silicon in large quantities in austenite increases the activity of carbon, which causes its migration to sites less rich in silicon</w:t>
      </w:r>
      <w:ins w:id="2195" w:author="DARMANA-LEVERT Corentin (FRA-DTI)" w:date="2023-08-24T10:00:00Z">
        <w:r w:rsidR="00853D36">
          <w:t xml:space="preserve"> where carbon potential is lower</w:t>
        </w:r>
      </w:ins>
      <w:r>
        <w:t xml:space="preserve"> (independently of the carbon composition therein, for the studied contents)</w:t>
      </w:r>
      <w:del w:id="2196" w:author="MARCEAUX DIT CLEMENT Arthur (FRA-DTI)" w:date="2023-08-18T12:17:00Z">
        <w:r w:rsidDel="00A30529">
          <w:delText xml:space="preserve"> </w:delText>
        </w:r>
      </w:del>
      <w:r>
        <w:t xml:space="preserve">. It is the opposite for manganese, </w:t>
      </w:r>
      <w:r w:rsidR="0062585A">
        <w:t>whose presence</w:t>
      </w:r>
      <w:r>
        <w:t xml:space="preserve"> decreases the activity of carbon and stabilizes it in the austenitic region enriched in manganese.</w:t>
      </w:r>
    </w:p>
    <w:p w14:paraId="5EF7D601" w14:textId="77777777" w:rsidR="008874E1" w:rsidRPr="008874E1" w:rsidRDefault="008874E1" w:rsidP="008874E1"/>
    <w:p w14:paraId="0C30C0FA" w14:textId="77777777" w:rsidR="008874E1" w:rsidRDefault="008874E1" w:rsidP="008874E1">
      <w:pPr>
        <w:keepNext/>
        <w:jc w:val="center"/>
      </w:pPr>
      <w:r>
        <w:rPr>
          <w:noProof/>
        </w:rPr>
        <w:drawing>
          <wp:inline distT="0" distB="0" distL="0" distR="0" wp14:anchorId="4969FF97" wp14:editId="027F2EC9">
            <wp:extent cx="5767281" cy="3102937"/>
            <wp:effectExtent l="0" t="0" r="5080" b="254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73804" cy="3106446"/>
                    </a:xfrm>
                    <a:prstGeom prst="rect">
                      <a:avLst/>
                    </a:prstGeom>
                  </pic:spPr>
                </pic:pic>
              </a:graphicData>
            </a:graphic>
          </wp:inline>
        </w:drawing>
      </w:r>
    </w:p>
    <w:p w14:paraId="54F2F368" w14:textId="6D1225D9" w:rsidR="008874E1" w:rsidRDefault="008874E1" w:rsidP="008874E1">
      <w:pPr>
        <w:pStyle w:val="Lgende"/>
      </w:pPr>
      <w:bookmarkStart w:id="2197" w:name="_Ref138461244"/>
      <w:bookmarkStart w:id="2198" w:name="_Toc144199794"/>
      <w:r>
        <w:t xml:space="preserve">Figure </w:t>
      </w:r>
      <w:fldSimple w:instr=" SEQ Figure \* ARABIC ">
        <w:ins w:id="2199" w:author="DARMANA-LEVERT Corentin (FRA-DTI)" w:date="2023-08-29T11:08:00Z">
          <w:r w:rsidR="00321898">
            <w:rPr>
              <w:noProof/>
            </w:rPr>
            <w:t>34</w:t>
          </w:r>
        </w:ins>
        <w:del w:id="2200" w:author="DARMANA-LEVERT Corentin (FRA-DTI)" w:date="2023-08-10T14:38:00Z">
          <w:r w:rsidR="00AF685A" w:rsidDel="00D97C1E">
            <w:rPr>
              <w:noProof/>
            </w:rPr>
            <w:delText>38</w:delText>
          </w:r>
        </w:del>
      </w:fldSimple>
      <w:bookmarkEnd w:id="2197"/>
      <w:r>
        <w:t xml:space="preserve"> : Comparison of the evolution in composition of different systems (</w:t>
      </w:r>
      <w:r w:rsidR="00EC681D">
        <w:t>F</w:t>
      </w:r>
      <w:r>
        <w:t>e-C, Fe-C-Mn, Fe-C-Si, Fe-C-Mn-Si)</w:t>
      </w:r>
      <w:bookmarkEnd w:id="2198"/>
    </w:p>
    <w:p w14:paraId="4E0D5AE4" w14:textId="77777777" w:rsidR="004A520D" w:rsidRPr="004A520D" w:rsidRDefault="004A520D" w:rsidP="004A520D"/>
    <w:p w14:paraId="0EEFB652" w14:textId="73920650" w:rsidR="004A520D" w:rsidRDefault="004A520D" w:rsidP="004A520D">
      <w:r>
        <w:t xml:space="preserve">Regarding the chemical activities, the graphs presented in </w:t>
      </w:r>
      <w:r>
        <w:fldChar w:fldCharType="begin"/>
      </w:r>
      <w:r>
        <w:instrText xml:space="preserve"> REF _Ref138461519 \h </w:instrText>
      </w:r>
      <w:r>
        <w:fldChar w:fldCharType="separate"/>
      </w:r>
      <w:ins w:id="2201" w:author="DARMANA-LEVERT Corentin (FRA-DTI)" w:date="2023-08-29T11:08:00Z">
        <w:r w:rsidR="00321898">
          <w:t xml:space="preserve">Figure </w:t>
        </w:r>
        <w:r w:rsidR="00321898">
          <w:rPr>
            <w:noProof/>
          </w:rPr>
          <w:t>35</w:t>
        </w:r>
      </w:ins>
      <w:del w:id="2202" w:author="DARMANA-LEVERT Corentin (FRA-DTI)" w:date="2023-08-10T14:38:00Z">
        <w:r w:rsidR="00AF685A" w:rsidDel="00D97C1E">
          <w:delText xml:space="preserve">Figure </w:delText>
        </w:r>
        <w:r w:rsidR="00AF685A" w:rsidDel="00D97C1E">
          <w:rPr>
            <w:noProof/>
          </w:rPr>
          <w:delText>39</w:delText>
        </w:r>
      </w:del>
      <w:r>
        <w:fldChar w:fldCharType="end"/>
      </w:r>
      <w:r>
        <w:t xml:space="preserve"> allow</w:t>
      </w:r>
      <w:r w:rsidR="00333F39">
        <w:t xml:space="preserve"> </w:t>
      </w:r>
      <w:r>
        <w:t>us to obtain more information.</w:t>
      </w:r>
    </w:p>
    <w:p w14:paraId="0BF1109F" w14:textId="442196B4" w:rsidR="008874E1" w:rsidRDefault="004A520D" w:rsidP="004A520D">
      <w:commentRangeStart w:id="2203"/>
      <w:del w:id="2204" w:author="DARMANA-LEVERT Corentin (FRA-DTI)" w:date="2023-08-22T14:36:00Z">
        <w:r w:rsidDel="002A675A">
          <w:delText xml:space="preserve">The </w:delText>
        </w:r>
      </w:del>
      <w:del w:id="2205" w:author="DARMANA-LEVERT Corentin (FRA-DTI)" w:date="2023-08-11T11:02:00Z">
        <w:r w:rsidDel="00136E66">
          <w:delText xml:space="preserve">activities </w:delText>
        </w:r>
      </w:del>
      <w:del w:id="2206" w:author="DARMANA-LEVERT Corentin (FRA-DTI)" w:date="2023-08-22T14:36:00Z">
        <w:r w:rsidDel="002A675A">
          <w:delText xml:space="preserve">of manganese and silicon are close to </w:delText>
        </w:r>
      </w:del>
      <w:del w:id="2207" w:author="DARMANA-LEVERT Corentin (FRA-DTI)" w:date="2023-08-11T11:03:00Z">
        <w:r w:rsidDel="00136E66">
          <w:delText>0</w:delText>
        </w:r>
        <w:r w:rsidR="00635363" w:rsidDel="00136E66">
          <w:delText xml:space="preserve"> </w:delText>
        </w:r>
      </w:del>
      <w:del w:id="2208" w:author="DARMANA-LEVERT Corentin (FRA-DTI)" w:date="2023-08-22T14:36:00Z">
        <w:r w:rsidR="00635363" w:rsidDel="002A675A">
          <w:delText>as seen on the center and right graph</w:delText>
        </w:r>
        <w:r w:rsidR="00333F39" w:rsidDel="002A675A">
          <w:delText>s</w:delText>
        </w:r>
      </w:del>
      <w:del w:id="2209" w:author="DARMANA-LEVERT Corentin (FRA-DTI)" w:date="2023-08-11T11:06:00Z">
        <w:r w:rsidDel="00650FB1">
          <w:delText xml:space="preserve">, which </w:delText>
        </w:r>
      </w:del>
      <w:del w:id="2210" w:author="DARMANA-LEVERT Corentin (FRA-DTI)" w:date="2023-08-22T14:36:00Z">
        <w:r w:rsidDel="002A675A">
          <w:delText>means that the driving force for the diffusion of these elements is quite weak. On the other hand, the activity of C</w:delText>
        </w:r>
        <w:r w:rsidR="00635363" w:rsidDel="002A675A">
          <w:delText xml:space="preserve"> on the left graph</w:delText>
        </w:r>
        <w:r w:rsidDel="002A675A">
          <w:delText xml:space="preserve"> shows a very strong gradient going from the </w:delText>
        </w:r>
        <w:r w:rsidR="009F3F68" w:rsidDel="002A675A">
          <w:delText>richer zone</w:delText>
        </w:r>
        <w:r w:rsidDel="002A675A">
          <w:delText xml:space="preserve"> in silicon to the </w:delText>
        </w:r>
        <w:r w:rsidR="009F3F68" w:rsidDel="002A675A">
          <w:delText>poorer one</w:delText>
        </w:r>
        <w:r w:rsidDel="002A675A">
          <w:delText>.</w:delText>
        </w:r>
      </w:del>
      <w:ins w:id="2211" w:author="DARMANA-LEVERT Corentin (FRA-DTI)" w:date="2023-08-22T14:36:00Z">
        <w:r w:rsidR="002A675A">
          <w:t>The figure below shows the carbon activity for each of the four different steels studied.</w:t>
        </w:r>
      </w:ins>
      <w:r>
        <w:t xml:space="preserve"> </w:t>
      </w:r>
      <w:ins w:id="2212" w:author="DARMANA-LEVERT Corentin (FRA-DTI)" w:date="2023-08-22T14:38:00Z">
        <w:r w:rsidR="0042617F">
          <w:t>In purple, the Fe-C steel show</w:t>
        </w:r>
      </w:ins>
      <w:ins w:id="2213" w:author="DARMANA-LEVERT Corentin (FRA-DTI)" w:date="2023-08-24T10:03:00Z">
        <w:r w:rsidR="00853D36">
          <w:t>s a</w:t>
        </w:r>
      </w:ins>
      <w:ins w:id="2214" w:author="DARMANA-LEVERT Corentin (FRA-DTI)" w:date="2023-08-22T14:38:00Z">
        <w:r w:rsidR="0042617F">
          <w:t xml:space="preserve"> difference of potential meaning carbon is more stable on the left </w:t>
        </w:r>
      </w:ins>
      <w:ins w:id="2215" w:author="DARMANA-LEVERT Corentin (FRA-DTI)" w:date="2023-08-22T14:40:00Z">
        <w:r w:rsidR="0042617F">
          <w:t>rod</w:t>
        </w:r>
      </w:ins>
      <w:ins w:id="2216" w:author="DARMANA-LEVERT Corentin (FRA-DTI)" w:date="2023-08-22T14:38:00Z">
        <w:r w:rsidR="0042617F">
          <w:t xml:space="preserve">. However, this </w:t>
        </w:r>
      </w:ins>
      <w:ins w:id="2217" w:author="DARMANA-LEVERT Corentin (FRA-DTI)" w:date="2023-08-22T14:39:00Z">
        <w:r w:rsidR="0042617F">
          <w:t xml:space="preserve">is not the case when Mn and Si are added in Fe-C-Mn and Fe-C-Si steels, as the potential difference is greater but also, indicates a higher stability this time in the right </w:t>
        </w:r>
      </w:ins>
      <w:ins w:id="2218" w:author="DARMANA-LEVERT Corentin (FRA-DTI)" w:date="2023-08-22T14:40:00Z">
        <w:r w:rsidR="0042617F">
          <w:t>rod.</w:t>
        </w:r>
      </w:ins>
      <w:ins w:id="2219" w:author="DARMANA-LEVERT Corentin (FRA-DTI)" w:date="2023-08-22T14:41:00Z">
        <w:r w:rsidR="0042617F">
          <w:t xml:space="preserve"> </w:t>
        </w:r>
      </w:ins>
      <w:r>
        <w:t xml:space="preserve">This </w:t>
      </w:r>
      <w:del w:id="2220" w:author="DARMANA-LEVERT Corentin (FRA-DTI)" w:date="2023-08-22T14:41:00Z">
        <w:r w:rsidDel="0042617F">
          <w:delText xml:space="preserve">indicates </w:delText>
        </w:r>
      </w:del>
      <w:ins w:id="2221" w:author="DARMANA-LEVERT Corentin (FRA-DTI)" w:date="2023-08-22T14:41:00Z">
        <w:r w:rsidR="0042617F">
          <w:t xml:space="preserve">means </w:t>
        </w:r>
      </w:ins>
      <w:r>
        <w:t xml:space="preserve">a strong diffusive driving force </w:t>
      </w:r>
      <w:del w:id="2222" w:author="DARMANA-LEVERT Corentin (FRA-DTI)" w:date="2023-08-22T14:41:00Z">
        <w:r w:rsidDel="0042617F">
          <w:delText>for this element. This activity gradient being in</w:delText>
        </w:r>
      </w:del>
      <w:ins w:id="2223" w:author="DARMANA-LEVERT Corentin (FRA-DTI)" w:date="2023-08-22T14:41:00Z">
        <w:r w:rsidR="0042617F">
          <w:t>in</w:t>
        </w:r>
      </w:ins>
      <w:r>
        <w:t xml:space="preserve"> the opposite direction to that of the compositions</w:t>
      </w:r>
      <w:ins w:id="2224" w:author="DARMANA-LEVERT Corentin (FRA-DTI)" w:date="2023-08-22T14:41:00Z">
        <w:r w:rsidR="0042617F">
          <w:t xml:space="preserve"> gradients</w:t>
        </w:r>
      </w:ins>
      <w:ins w:id="2225" w:author="DARMANA-LEVERT Corentin (FRA-DTI)" w:date="2023-08-24T10:04:00Z">
        <w:r w:rsidR="00853D36">
          <w:t>.</w:t>
        </w:r>
      </w:ins>
      <w:del w:id="2226" w:author="DARMANA-LEVERT Corentin (FRA-DTI)" w:date="2023-08-24T10:04:00Z">
        <w:r w:rsidDel="00853D36">
          <w:delText>,</w:delText>
        </w:r>
      </w:del>
      <w:ins w:id="2227" w:author="DARMANA-LEVERT Corentin (FRA-DTI)" w:date="2023-08-24T10:01:00Z">
        <w:r w:rsidR="00853D36">
          <w:t xml:space="preserve"> </w:t>
        </w:r>
      </w:ins>
      <w:del w:id="2228" w:author="DARMANA-LEVERT Corentin (FRA-DTI)" w:date="2023-08-22T14:41:00Z">
        <w:r w:rsidDel="0042617F">
          <w:delText xml:space="preserve"> the carbon diffuses in the opposite direction to the composition gradients, which explains</w:delText>
        </w:r>
      </w:del>
      <w:ins w:id="2229" w:author="DARMANA-LEVERT Corentin (FRA-DTI)" w:date="2023-08-22T14:41:00Z">
        <w:r w:rsidR="0042617F">
          <w:t>This is called</w:t>
        </w:r>
      </w:ins>
      <w:r>
        <w:t xml:space="preserve"> the phenomenon of countercurrent </w:t>
      </w:r>
      <w:ins w:id="2230" w:author="DARMANA-LEVERT Corentin (FRA-DTI)" w:date="2023-08-11T11:07:00Z">
        <w:r w:rsidR="00553B84">
          <w:t xml:space="preserve">“uphill” </w:t>
        </w:r>
      </w:ins>
      <w:r>
        <w:t>diffusion.</w:t>
      </w:r>
      <w:commentRangeEnd w:id="2203"/>
      <w:r w:rsidR="00A30529">
        <w:rPr>
          <w:rStyle w:val="Marquedecommentaire"/>
        </w:rPr>
        <w:commentReference w:id="2203"/>
      </w:r>
    </w:p>
    <w:p w14:paraId="6CA3C77F" w14:textId="2BB930CF" w:rsidR="002A675A" w:rsidDel="00853D36" w:rsidRDefault="009743BB" w:rsidP="00853D36">
      <w:pPr>
        <w:jc w:val="center"/>
        <w:rPr>
          <w:del w:id="2231" w:author="DARMANA-LEVERT Corentin (FRA-DTI)" w:date="2023-08-24T10:01:00Z"/>
        </w:rPr>
      </w:pPr>
      <w:ins w:id="2232" w:author="DARMANA-LEVERT Corentin (FRA-DTI)" w:date="2023-08-22T11:38:00Z">
        <w:r>
          <w:rPr>
            <w:noProof/>
          </w:rPr>
          <w:lastRenderedPageBreak/>
          <w:drawing>
            <wp:inline distT="0" distB="0" distL="0" distR="0" wp14:anchorId="735685BB" wp14:editId="59224D6C">
              <wp:extent cx="4348456" cy="2679826"/>
              <wp:effectExtent l="0" t="0" r="0" b="635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r="1521"/>
                      <a:stretch/>
                    </pic:blipFill>
                    <pic:spPr bwMode="auto">
                      <a:xfrm>
                        <a:off x="0" y="0"/>
                        <a:ext cx="4366582" cy="2690996"/>
                      </a:xfrm>
                      <a:prstGeom prst="rect">
                        <a:avLst/>
                      </a:prstGeom>
                      <a:ln>
                        <a:noFill/>
                      </a:ln>
                      <a:extLst>
                        <a:ext uri="{53640926-AAD7-44D8-BBD7-CCE9431645EC}">
                          <a14:shadowObscured xmlns:a14="http://schemas.microsoft.com/office/drawing/2010/main"/>
                        </a:ext>
                      </a:extLst>
                    </pic:spPr>
                  </pic:pic>
                </a:graphicData>
              </a:graphic>
            </wp:inline>
          </w:drawing>
        </w:r>
      </w:ins>
    </w:p>
    <w:p w14:paraId="790AF896" w14:textId="5F298AED" w:rsidR="004A520D" w:rsidRDefault="004A520D" w:rsidP="00853D36">
      <w:pPr>
        <w:keepNext/>
        <w:jc w:val="center"/>
      </w:pPr>
      <w:commentRangeStart w:id="2233"/>
      <w:del w:id="2234" w:author="DARMANA-LEVERT Corentin (FRA-DTI)" w:date="2023-08-22T11:37:00Z">
        <w:r w:rsidDel="00674677">
          <w:rPr>
            <w:rFonts w:ascii="Times New Roman" w:hAnsi="Times New Roman"/>
            <w:noProof/>
            <w:snapToGrid w:val="0"/>
            <w:color w:val="000000"/>
            <w:w w:val="0"/>
            <w:sz w:val="0"/>
            <w:szCs w:val="0"/>
            <w:u w:color="000000"/>
            <w:bdr w:val="none" w:sz="0" w:space="0" w:color="000000"/>
            <w:shd w:val="clear" w:color="000000" w:fill="000000"/>
            <w:lang w:val="x-none" w:eastAsia="x-none" w:bidi="x-none"/>
          </w:rPr>
          <w:drawing>
            <wp:inline distT="0" distB="0" distL="0" distR="0" wp14:anchorId="45765F2C" wp14:editId="57C39358">
              <wp:extent cx="6235700" cy="2070100"/>
              <wp:effectExtent l="0" t="0" r="0" b="635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235700" cy="2070100"/>
                      </a:xfrm>
                      <a:prstGeom prst="rect">
                        <a:avLst/>
                      </a:prstGeom>
                      <a:noFill/>
                      <a:ln>
                        <a:noFill/>
                      </a:ln>
                    </pic:spPr>
                  </pic:pic>
                </a:graphicData>
              </a:graphic>
            </wp:inline>
          </w:drawing>
        </w:r>
      </w:del>
      <w:commentRangeEnd w:id="2233"/>
      <w:r w:rsidR="00A30529">
        <w:rPr>
          <w:rStyle w:val="Marquedecommentaire"/>
        </w:rPr>
        <w:commentReference w:id="2233"/>
      </w:r>
    </w:p>
    <w:p w14:paraId="0725847B" w14:textId="00D098C2" w:rsidR="0036308B" w:rsidRDefault="004A520D" w:rsidP="0036308B">
      <w:pPr>
        <w:pStyle w:val="Lgende"/>
      </w:pPr>
      <w:bookmarkStart w:id="2235" w:name="_Ref138461519"/>
      <w:bookmarkStart w:id="2236" w:name="_Toc144199795"/>
      <w:r>
        <w:t xml:space="preserve">Figure </w:t>
      </w:r>
      <w:fldSimple w:instr=" SEQ Figure \* ARABIC ">
        <w:ins w:id="2237" w:author="DARMANA-LEVERT Corentin (FRA-DTI)" w:date="2023-08-29T11:08:00Z">
          <w:r w:rsidR="00321898">
            <w:rPr>
              <w:noProof/>
            </w:rPr>
            <w:t>35</w:t>
          </w:r>
        </w:ins>
        <w:del w:id="2238" w:author="DARMANA-LEVERT Corentin (FRA-DTI)" w:date="2023-08-10T14:38:00Z">
          <w:r w:rsidR="00AF685A" w:rsidDel="00D97C1E">
            <w:rPr>
              <w:noProof/>
            </w:rPr>
            <w:delText>39</w:delText>
          </w:r>
        </w:del>
      </w:fldSimple>
      <w:bookmarkEnd w:id="2235"/>
      <w:r>
        <w:t xml:space="preserve"> : Initial chemical activity for </w:t>
      </w:r>
      <w:ins w:id="2239" w:author="DARMANA-LEVERT Corentin (FRA-DTI)" w:date="2023-08-22T11:36:00Z">
        <w:r w:rsidR="00674677">
          <w:t>carbon</w:t>
        </w:r>
      </w:ins>
      <w:ins w:id="2240" w:author="DARMANA-LEVERT Corentin (FRA-DTI)" w:date="2023-08-24T11:27:00Z">
        <w:r w:rsidR="00122D20">
          <w:t xml:space="preserve"> </w:t>
        </w:r>
      </w:ins>
      <w:del w:id="2241" w:author="DARMANA-LEVERT Corentin (FRA-DTI)" w:date="2023-08-22T11:36:00Z">
        <w:r w:rsidDel="00674677">
          <w:delText>each element of the quaternary system during heat treatment</w:delText>
        </w:r>
      </w:del>
      <w:ins w:id="2242" w:author="DARMANA-LEVERT Corentin (FRA-DTI)" w:date="2023-08-22T11:36:00Z">
        <w:r w:rsidR="00674677">
          <w:t>in each steel</w:t>
        </w:r>
      </w:ins>
      <w:bookmarkEnd w:id="2236"/>
    </w:p>
    <w:p w14:paraId="1962A6EA" w14:textId="7C681AF5" w:rsidR="0036308B" w:rsidRDefault="0036308B" w:rsidP="00853D36"/>
    <w:p w14:paraId="40DF2FA6" w14:textId="07B1290A" w:rsidR="0036308B" w:rsidDel="00D13818" w:rsidRDefault="0036308B" w:rsidP="00853D36">
      <w:pPr>
        <w:rPr>
          <w:del w:id="2243" w:author="DARMANA-LEVERT Corentin (FRA-DTI)" w:date="2023-08-13T12:05:00Z"/>
        </w:rPr>
      </w:pPr>
      <w:r>
        <w:t xml:space="preserve">Darken experiment was </w:t>
      </w:r>
      <w:r w:rsidR="00CD56A7">
        <w:t>a breakthrough</w:t>
      </w:r>
      <w:r>
        <w:t xml:space="preserve"> in metallurgy as it highlighted the complex nature of element mobility within steels and that diffusion was not only due to </w:t>
      </w:r>
      <w:del w:id="2244" w:author="MARCEAUX DIT CLEMENT Arthur (FRA-DTI)" w:date="2023-08-18T12:21:00Z">
        <w:r w:rsidDel="00A30529">
          <w:delText xml:space="preserve">chemical </w:delText>
        </w:r>
      </w:del>
      <w:ins w:id="2245" w:author="MARCEAUX DIT CLEMENT Arthur (FRA-DTI)" w:date="2023-08-18T12:21:00Z">
        <w:r w:rsidR="00A30529">
          <w:t xml:space="preserve">composition </w:t>
        </w:r>
      </w:ins>
      <w:r>
        <w:t>gradient</w:t>
      </w:r>
      <w:ins w:id="2246" w:author="MARCEAUX DIT CLEMENT Arthur (FRA-DTI)" w:date="2023-08-18T12:21:00Z">
        <w:r w:rsidR="00A30529">
          <w:t>s</w:t>
        </w:r>
      </w:ins>
      <w:r>
        <w:t xml:space="preserve"> but also interactions between atoms. It was of pedagogical interest for me to get familiar with the experiment and the phenomena involved to understand better atom distribution within steels, and </w:t>
      </w:r>
      <w:commentRangeStart w:id="2247"/>
      <w:commentRangeStart w:id="2248"/>
      <w:r>
        <w:t xml:space="preserve">a very </w:t>
      </w:r>
      <w:del w:id="2249" w:author="MARCEAUX DIT CLEMENT Arthur (FRA-DTI)" w:date="2023-08-18T13:53:00Z">
        <w:r w:rsidDel="00A4037E">
          <w:delText xml:space="preserve">elegant </w:delText>
        </w:r>
      </w:del>
      <w:ins w:id="2250" w:author="MARCEAUX DIT CLEMENT Arthur (FRA-DTI)" w:date="2023-08-18T13:53:00Z">
        <w:del w:id="2251" w:author="DARMANA-LEVERT Corentin (FRA-DTI)" w:date="2023-08-27T16:21:00Z">
          <w:r w:rsidR="00A4037E" w:rsidDel="00D13818">
            <w:delText>pertinent</w:delText>
          </w:r>
        </w:del>
      </w:ins>
      <w:ins w:id="2252" w:author="DARMANA-LEVERT Corentin (FRA-DTI)" w:date="2023-08-27T16:21:00Z">
        <w:r w:rsidR="00D13818">
          <w:t>relevant</w:t>
        </w:r>
      </w:ins>
      <w:ins w:id="2253" w:author="MARCEAUX DIT CLEMENT Arthur (FRA-DTI)" w:date="2023-08-18T13:53:00Z">
        <w:r w:rsidR="00A4037E">
          <w:t xml:space="preserve"> </w:t>
        </w:r>
      </w:ins>
      <w:r>
        <w:t>choice of illustration for DICTRA extension</w:t>
      </w:r>
      <w:ins w:id="2254" w:author="MARCEAUX DIT CLEMENT Arthur (FRA-DTI)" w:date="2023-08-18T12:21:00Z">
        <w:r w:rsidR="00A30529">
          <w:t>, due to its remarkable agreement with exper</w:t>
        </w:r>
      </w:ins>
      <w:ins w:id="2255" w:author="MARCEAUX DIT CLEMENT Arthur (FRA-DTI)" w:date="2023-08-18T12:22:00Z">
        <w:r w:rsidR="00A30529">
          <w:t>imental results</w:t>
        </w:r>
      </w:ins>
      <w:r>
        <w:t>.</w:t>
      </w:r>
    </w:p>
    <w:p w14:paraId="1AB3F7C3" w14:textId="77777777" w:rsidR="00D13818" w:rsidRDefault="00D13818" w:rsidP="00853D36">
      <w:pPr>
        <w:rPr>
          <w:ins w:id="2256" w:author="DARMANA-LEVERT Corentin (FRA-DTI)" w:date="2023-08-27T16:21:00Z"/>
        </w:rPr>
      </w:pPr>
    </w:p>
    <w:p w14:paraId="302969FF" w14:textId="3691FAE0" w:rsidR="0036308B" w:rsidDel="002312C0" w:rsidRDefault="0036308B">
      <w:pPr>
        <w:rPr>
          <w:del w:id="2257" w:author="DARMANA-LEVERT Corentin (FRA-DTI)" w:date="2023-08-13T12:05:00Z"/>
        </w:rPr>
        <w:pPrChange w:id="2258" w:author="DARMANA-LEVERT Corentin (FRA-DTI)" w:date="2023-08-13T12:05:00Z">
          <w:pPr>
            <w:jc w:val="center"/>
          </w:pPr>
        </w:pPrChange>
      </w:pPr>
      <w:del w:id="2259" w:author="DARMANA-LEVERT Corentin (FRA-DTI)" w:date="2023-08-13T12:05:00Z">
        <w:r w:rsidRPr="0036308B" w:rsidDel="002312C0">
          <w:rPr>
            <w:highlight w:val="yellow"/>
          </w:rPr>
          <w:delText>+ AUTRES CALCULS ?</w:delText>
        </w:r>
        <w:commentRangeEnd w:id="2247"/>
        <w:r w:rsidDel="002312C0">
          <w:rPr>
            <w:rStyle w:val="Marquedecommentaire"/>
          </w:rPr>
          <w:commentReference w:id="2247"/>
        </w:r>
      </w:del>
      <w:commentRangeEnd w:id="2248"/>
      <w:r w:rsidR="00A30529">
        <w:rPr>
          <w:rStyle w:val="Marquedecommentaire"/>
        </w:rPr>
        <w:commentReference w:id="2248"/>
      </w:r>
    </w:p>
    <w:p w14:paraId="78A9F019" w14:textId="05BE9BB5" w:rsidR="0036308B" w:rsidRPr="0036308B" w:rsidRDefault="0036308B" w:rsidP="00853D36"/>
    <w:p w14:paraId="155C266E" w14:textId="4D0B2394" w:rsidR="001D1F71" w:rsidDel="00D13818" w:rsidRDefault="001D1F71" w:rsidP="001D1F71">
      <w:pPr>
        <w:pStyle w:val="Titre4"/>
        <w:rPr>
          <w:del w:id="2260" w:author="DARMANA-LEVERT Corentin (FRA-DTI)" w:date="2023-08-27T16:21:00Z"/>
          <w:lang w:val="en-GB"/>
        </w:rPr>
      </w:pPr>
      <w:bookmarkStart w:id="2261" w:name="_Toc144199702"/>
      <w:r>
        <w:rPr>
          <w:lang w:val="en-GB"/>
        </w:rPr>
        <w:t>Thermo-</w:t>
      </w:r>
      <w:proofErr w:type="gramStart"/>
      <w:r>
        <w:rPr>
          <w:lang w:val="en-GB"/>
        </w:rPr>
        <w:t>Calc :</w:t>
      </w:r>
      <w:proofErr w:type="gramEnd"/>
      <w:r>
        <w:rPr>
          <w:lang w:val="en-GB"/>
        </w:rPr>
        <w:t xml:space="preserve"> </w:t>
      </w:r>
      <w:r w:rsidR="0097628E">
        <w:rPr>
          <w:lang w:val="en-GB"/>
        </w:rPr>
        <w:t>Steel Properties module</w:t>
      </w:r>
      <w:bookmarkEnd w:id="2261"/>
    </w:p>
    <w:p w14:paraId="3F60C580" w14:textId="77777777" w:rsidR="00333F39" w:rsidRPr="00D13818" w:rsidRDefault="00333F39" w:rsidP="00333F39">
      <w:pPr>
        <w:pStyle w:val="Titre4"/>
        <w:rPr>
          <w:lang w:val="en-GB"/>
        </w:rPr>
      </w:pPr>
      <w:bookmarkStart w:id="2262" w:name="_Toc144199703"/>
      <w:bookmarkEnd w:id="2262"/>
    </w:p>
    <w:p w14:paraId="617736AE" w14:textId="4137327B" w:rsidR="001D1F71" w:rsidRDefault="0097628E" w:rsidP="001D1F71">
      <w:pPr>
        <w:rPr>
          <w:lang w:val="en-GB"/>
        </w:rPr>
      </w:pPr>
      <w:r>
        <w:rPr>
          <w:lang w:val="en-GB"/>
        </w:rPr>
        <w:t xml:space="preserve">Another </w:t>
      </w:r>
      <w:ins w:id="2263" w:author="MARCEAUX DIT CLEMENT Arthur (FRA-DTI)" w:date="2023-08-18T12:22:00Z">
        <w:r w:rsidR="00C74A4C">
          <w:rPr>
            <w:lang w:val="en-GB"/>
          </w:rPr>
          <w:t xml:space="preserve">Thermo-Calc </w:t>
        </w:r>
      </w:ins>
      <w:r>
        <w:rPr>
          <w:lang w:val="en-GB"/>
        </w:rPr>
        <w:t>extension that was bought by Framatome with DICTRA is the Steel Properties module. It allows users to calculate steels important properties based on their chemical content. Properties include crack susceptibility coefficient, inte</w:t>
      </w:r>
      <w:r w:rsidR="003B6A89">
        <w:rPr>
          <w:lang w:val="en-GB"/>
        </w:rPr>
        <w:t>rf</w:t>
      </w:r>
      <w:r>
        <w:rPr>
          <w:lang w:val="en-GB"/>
        </w:rPr>
        <w:t xml:space="preserve">acial energy, </w:t>
      </w:r>
      <w:r w:rsidR="00165DDC">
        <w:rPr>
          <w:lang w:val="en-GB"/>
        </w:rPr>
        <w:t>yield</w:t>
      </w:r>
      <w:r>
        <w:rPr>
          <w:lang w:val="en-GB"/>
        </w:rPr>
        <w:t xml:space="preserve"> strength, liquidus and solidus temperatures as well as drawing diagrams such</w:t>
      </w:r>
      <w:r w:rsidR="00333F39">
        <w:rPr>
          <w:lang w:val="en-GB"/>
        </w:rPr>
        <w:t xml:space="preserve"> as</w:t>
      </w:r>
      <w:r>
        <w:rPr>
          <w:lang w:val="en-GB"/>
        </w:rPr>
        <w:t xml:space="preserve"> the CCT (continuous cooling transformations) or the TTT (Time Temperature Transformation) diagrams.</w:t>
      </w:r>
    </w:p>
    <w:p w14:paraId="32A9F66E" w14:textId="288211D6" w:rsidR="00C130E1" w:rsidRDefault="00C130E1" w:rsidP="001D1F71">
      <w:pPr>
        <w:rPr>
          <w:lang w:val="en-GB"/>
        </w:rPr>
      </w:pPr>
      <w:r>
        <w:rPr>
          <w:lang w:val="en-GB"/>
        </w:rPr>
        <w:t xml:space="preserve">These </w:t>
      </w:r>
      <w:del w:id="2264" w:author="MARCEAUX DIT CLEMENT Arthur (FRA-DTI)" w:date="2023-08-18T13:54:00Z">
        <w:r w:rsidDel="00A4037E">
          <w:rPr>
            <w:lang w:val="en-GB"/>
          </w:rPr>
          <w:delText xml:space="preserve">2 </w:delText>
        </w:r>
      </w:del>
      <w:r>
        <w:rPr>
          <w:lang w:val="en-GB"/>
        </w:rPr>
        <w:t xml:space="preserve">diagrams </w:t>
      </w:r>
      <w:del w:id="2265" w:author="MARCEAUX DIT CLEMENT Arthur (FRA-DTI)" w:date="2023-08-18T13:54:00Z">
        <w:r w:rsidDel="00A4037E">
          <w:rPr>
            <w:lang w:val="en-GB"/>
          </w:rPr>
          <w:delText xml:space="preserve">in particular are </w:delText>
        </w:r>
      </w:del>
      <w:ins w:id="2266" w:author="MARCEAUX DIT CLEMENT Arthur (FRA-DTI)" w:date="2023-08-18T13:54:00Z">
        <w:r w:rsidR="00A4037E">
          <w:rPr>
            <w:lang w:val="en-GB"/>
          </w:rPr>
          <w:t xml:space="preserve">are </w:t>
        </w:r>
      </w:ins>
      <w:r>
        <w:rPr>
          <w:lang w:val="en-GB"/>
        </w:rPr>
        <w:t>of interest</w:t>
      </w:r>
      <w:del w:id="2267" w:author="MARCEAUX DIT CLEMENT Arthur (FRA-DTI)" w:date="2023-08-18T13:54:00Z">
        <w:r w:rsidDel="00A4037E">
          <w:rPr>
            <w:lang w:val="en-GB"/>
          </w:rPr>
          <w:delText>s</w:delText>
        </w:r>
      </w:del>
      <w:r>
        <w:rPr>
          <w:lang w:val="en-GB"/>
        </w:rPr>
        <w:t xml:space="preserve"> for Framatome because they can describe the phase transformations that occur during cooling at a certain speed or during heat treatments. Ultimately, the nature of the phases that will form and their proportions will define the steels mechanical properties. For example, a steel containing mainly martensite will be stiff and brittle, whereas a steel only showing ferrite will be </w:t>
      </w:r>
      <w:ins w:id="2268" w:author="MARCEAUX DIT CLEMENT Arthur (FRA-DTI)" w:date="2023-08-18T13:54:00Z">
        <w:r w:rsidR="00A4037E">
          <w:rPr>
            <w:lang w:val="en-GB"/>
          </w:rPr>
          <w:t xml:space="preserve">more </w:t>
        </w:r>
      </w:ins>
      <w:r>
        <w:rPr>
          <w:lang w:val="en-GB"/>
        </w:rPr>
        <w:t>ductile.</w:t>
      </w:r>
    </w:p>
    <w:p w14:paraId="537BBD10" w14:textId="08BD326A" w:rsidR="00C130E1" w:rsidRDefault="00C130E1" w:rsidP="001D1F71">
      <w:pPr>
        <w:rPr>
          <w:lang w:val="en-GB"/>
        </w:rPr>
      </w:pPr>
      <w:r>
        <w:rPr>
          <w:lang w:val="en-GB"/>
        </w:rPr>
        <w:t xml:space="preserve">Framatome has access to an extensive CCT and TTT diagrams database that mostly </w:t>
      </w:r>
      <w:proofErr w:type="gramStart"/>
      <w:r>
        <w:rPr>
          <w:lang w:val="en-GB"/>
        </w:rPr>
        <w:t>date</w:t>
      </w:r>
      <w:r w:rsidR="00333F39">
        <w:rPr>
          <w:lang w:val="en-GB"/>
        </w:rPr>
        <w:t>s back</w:t>
      </w:r>
      <w:r>
        <w:rPr>
          <w:lang w:val="en-GB"/>
        </w:rPr>
        <w:t xml:space="preserve"> </w:t>
      </w:r>
      <w:r w:rsidR="00333F39">
        <w:rPr>
          <w:lang w:val="en-GB"/>
        </w:rPr>
        <w:t>to</w:t>
      </w:r>
      <w:proofErr w:type="gramEnd"/>
      <w:r>
        <w:rPr>
          <w:lang w:val="en-GB"/>
        </w:rPr>
        <w:t xml:space="preserve"> a few decades ago and were </w:t>
      </w:r>
      <w:del w:id="2269" w:author="MARCEAUX DIT CLEMENT Arthur (FRA-DTI)" w:date="2023-08-18T13:54:00Z">
        <w:r w:rsidDel="00A4037E">
          <w:rPr>
            <w:lang w:val="en-GB"/>
          </w:rPr>
          <w:delText xml:space="preserve">made </w:delText>
        </w:r>
      </w:del>
      <w:ins w:id="2270" w:author="MARCEAUX DIT CLEMENT Arthur (FRA-DTI)" w:date="2023-08-18T13:54:00Z">
        <w:r w:rsidR="00A4037E">
          <w:rPr>
            <w:lang w:val="en-GB"/>
          </w:rPr>
          <w:t xml:space="preserve">determined </w:t>
        </w:r>
      </w:ins>
      <w:r>
        <w:rPr>
          <w:lang w:val="en-GB"/>
        </w:rPr>
        <w:t>experimentally.</w:t>
      </w:r>
    </w:p>
    <w:p w14:paraId="026E97C6" w14:textId="7307652A" w:rsidR="00C130E1" w:rsidRDefault="00C130E1" w:rsidP="001D1F71">
      <w:pPr>
        <w:rPr>
          <w:lang w:val="en-GB"/>
        </w:rPr>
      </w:pPr>
      <w:r>
        <w:rPr>
          <w:lang w:val="en-GB"/>
        </w:rPr>
        <w:t xml:space="preserve">The goal of using this Thermo-Calc module was to compare these experimental, reliable diagrams to what Thermo-Calc would draw through the </w:t>
      </w:r>
      <w:r w:rsidR="008F4EBB">
        <w:rPr>
          <w:lang w:val="en-GB"/>
        </w:rPr>
        <w:t xml:space="preserve">Steel Properties module for the same chemical content, grain size and austenitisation temperature. Should the simulated diagrams be accurate for both simple and complex steels, this would open the door </w:t>
      </w:r>
      <w:del w:id="2271" w:author="MARCEAUX DIT CLEMENT Arthur (FRA-DTI)" w:date="2023-08-18T13:55:00Z">
        <w:r w:rsidR="008F4EBB" w:rsidDel="00A4037E">
          <w:rPr>
            <w:lang w:val="en-GB"/>
          </w:rPr>
          <w:delText xml:space="preserve">for another tool approbation from the </w:delText>
        </w:r>
        <w:r w:rsidR="00333F39" w:rsidDel="00A4037E">
          <w:rPr>
            <w:lang w:val="en-GB"/>
          </w:rPr>
          <w:delText>Framatome’s scientific</w:delText>
        </w:r>
        <w:r w:rsidR="008F4EBB" w:rsidDel="00A4037E">
          <w:rPr>
            <w:lang w:val="en-GB"/>
          </w:rPr>
          <w:delText xml:space="preserve"> </w:delText>
        </w:r>
        <w:r w:rsidR="00333F39" w:rsidDel="00A4037E">
          <w:rPr>
            <w:lang w:val="en-GB"/>
          </w:rPr>
          <w:delText>head</w:delText>
        </w:r>
      </w:del>
      <w:ins w:id="2272" w:author="MARCEAUX DIT CLEMENT Arthur (FRA-DTI)" w:date="2023-08-18T13:55:00Z">
        <w:r w:rsidR="00A4037E">
          <w:rPr>
            <w:lang w:val="en-GB"/>
          </w:rPr>
          <w:t>to its use for Framatome activities with</w:t>
        </w:r>
        <w:del w:id="2273" w:author="DARMANA-LEVERT Corentin (FRA-DTI)" w:date="2023-08-24T10:06:00Z">
          <w:r w:rsidR="00A4037E" w:rsidDel="00853D36">
            <w:rPr>
              <w:lang w:val="en-GB"/>
            </w:rPr>
            <w:delText xml:space="preserve"> a certain level of</w:delText>
          </w:r>
        </w:del>
        <w:r w:rsidR="00A4037E">
          <w:rPr>
            <w:lang w:val="en-GB"/>
          </w:rPr>
          <w:t xml:space="preserve"> </w:t>
        </w:r>
        <w:del w:id="2274" w:author="DARMANA-LEVERT Corentin (FRA-DTI)" w:date="2023-08-24T10:06:00Z">
          <w:r w:rsidR="00A4037E" w:rsidDel="00853D36">
            <w:rPr>
              <w:lang w:val="en-GB"/>
            </w:rPr>
            <w:delText>confidence</w:delText>
          </w:r>
        </w:del>
      </w:ins>
      <w:ins w:id="2275" w:author="DARMANA-LEVERT Corentin (FRA-DTI)" w:date="2023-08-24T10:06:00Z">
        <w:r w:rsidR="00853D36">
          <w:rPr>
            <w:lang w:val="en-GB"/>
          </w:rPr>
          <w:t>trust</w:t>
        </w:r>
      </w:ins>
      <w:ins w:id="2276" w:author="MARCEAUX DIT CLEMENT Arthur (FRA-DTI)" w:date="2023-08-18T13:55:00Z">
        <w:r w:rsidR="00A4037E">
          <w:rPr>
            <w:lang w:val="en-GB"/>
          </w:rPr>
          <w:t>.</w:t>
        </w:r>
      </w:ins>
      <w:del w:id="2277" w:author="MARCEAUX DIT CLEMENT Arthur (FRA-DTI)" w:date="2023-08-18T13:55:00Z">
        <w:r w:rsidR="008F4EBB" w:rsidDel="00A4037E">
          <w:rPr>
            <w:lang w:val="en-GB"/>
          </w:rPr>
          <w:delText>,</w:delText>
        </w:r>
      </w:del>
      <w:r w:rsidR="008F4EBB">
        <w:rPr>
          <w:lang w:val="en-GB"/>
        </w:rPr>
        <w:t xml:space="preserve"> </w:t>
      </w:r>
      <w:del w:id="2278" w:author="MARCEAUX DIT CLEMENT Arthur (FRA-DTI)" w:date="2023-08-18T13:55:00Z">
        <w:r w:rsidR="008F4EBB" w:rsidDel="00A4037E">
          <w:rPr>
            <w:lang w:val="en-GB"/>
          </w:rPr>
          <w:delText xml:space="preserve">which </w:delText>
        </w:r>
      </w:del>
      <w:ins w:id="2279" w:author="MARCEAUX DIT CLEMENT Arthur (FRA-DTI)" w:date="2023-08-18T13:55:00Z">
        <w:r w:rsidR="00A4037E">
          <w:rPr>
            <w:lang w:val="en-GB"/>
          </w:rPr>
          <w:t xml:space="preserve">This </w:t>
        </w:r>
      </w:ins>
      <w:r w:rsidR="008F4EBB">
        <w:rPr>
          <w:lang w:val="en-GB"/>
        </w:rPr>
        <w:t xml:space="preserve">would mean a quick, reliable and easy access to </w:t>
      </w:r>
      <w:del w:id="2280" w:author="MARCEAUX DIT CLEMENT Arthur (FRA-DTI)" w:date="2023-08-18T13:55:00Z">
        <w:r w:rsidR="008F4EBB" w:rsidDel="00A4037E">
          <w:rPr>
            <w:lang w:val="en-GB"/>
          </w:rPr>
          <w:delText xml:space="preserve">all </w:delText>
        </w:r>
      </w:del>
      <w:r w:rsidR="008F4EBB">
        <w:rPr>
          <w:lang w:val="en-GB"/>
        </w:rPr>
        <w:t xml:space="preserve">CCT and TTT for </w:t>
      </w:r>
      <w:del w:id="2281" w:author="MARCEAUX DIT CLEMENT Arthur (FRA-DTI)" w:date="2023-08-18T13:55:00Z">
        <w:r w:rsidR="008F4EBB" w:rsidDel="00A4037E">
          <w:rPr>
            <w:lang w:val="en-GB"/>
          </w:rPr>
          <w:delText xml:space="preserve">any </w:delText>
        </w:r>
      </w:del>
      <w:ins w:id="2282" w:author="MARCEAUX DIT CLEMENT Arthur (FRA-DTI)" w:date="2023-08-18T13:55:00Z">
        <w:r w:rsidR="00A4037E">
          <w:rPr>
            <w:lang w:val="en-GB"/>
          </w:rPr>
          <w:t xml:space="preserve">some </w:t>
        </w:r>
      </w:ins>
      <w:r w:rsidR="008F4EBB">
        <w:rPr>
          <w:lang w:val="en-GB"/>
        </w:rPr>
        <w:t>steel</w:t>
      </w:r>
      <w:ins w:id="2283" w:author="MARCEAUX DIT CLEMENT Arthur (FRA-DTI)" w:date="2023-08-18T13:55:00Z">
        <w:r w:rsidR="00A4037E">
          <w:rPr>
            <w:lang w:val="en-GB"/>
          </w:rPr>
          <w:t>s</w:t>
        </w:r>
      </w:ins>
      <w:r w:rsidR="008F4EBB">
        <w:rPr>
          <w:lang w:val="en-GB"/>
        </w:rPr>
        <w:t xml:space="preserve"> that Framatome were to use.</w:t>
      </w:r>
    </w:p>
    <w:p w14:paraId="2E62926A" w14:textId="2608C617" w:rsidR="003B6A89" w:rsidDel="00953079" w:rsidRDefault="00333F39" w:rsidP="001D1F71">
      <w:pPr>
        <w:rPr>
          <w:del w:id="2284" w:author="DARMANA-LEVERT Corentin (FRA-DTI)" w:date="2023-08-29T11:13:00Z"/>
          <w:lang w:val="en-GB"/>
        </w:rPr>
      </w:pPr>
      <w:commentRangeStart w:id="2285"/>
      <w:del w:id="2286" w:author="MARCEAUX DIT CLEMENT Arthur (FRA-DTI)" w:date="2023-08-18T13:55:00Z">
        <w:r w:rsidDel="00A4037E">
          <w:rPr>
            <w:lang w:val="en-GB"/>
          </w:rPr>
          <w:delText>So,</w:delText>
        </w:r>
        <w:r w:rsidR="003B6A89" w:rsidDel="00A4037E">
          <w:rPr>
            <w:lang w:val="en-GB"/>
          </w:rPr>
          <w:delText xml:space="preserve"> t</w:delText>
        </w:r>
      </w:del>
      <w:commentRangeEnd w:id="2285"/>
      <w:r w:rsidR="00A4037E">
        <w:rPr>
          <w:rStyle w:val="Marquedecommentaire"/>
        </w:rPr>
        <w:commentReference w:id="2285"/>
      </w:r>
      <w:ins w:id="2287" w:author="MARCEAUX DIT CLEMENT Arthur (FRA-DTI)" w:date="2023-08-18T13:55:00Z">
        <w:r w:rsidR="00A4037E">
          <w:rPr>
            <w:lang w:val="en-GB"/>
          </w:rPr>
          <w:t>T</w:t>
        </w:r>
      </w:ins>
      <w:r w:rsidR="003B6A89">
        <w:rPr>
          <w:lang w:val="en-GB"/>
        </w:rPr>
        <w:t xml:space="preserve">he investigation started off with relatively simple quaternary steel grades. The </w:t>
      </w:r>
      <w:r w:rsidR="00C643C2">
        <w:rPr>
          <w:lang w:val="en-GB"/>
        </w:rPr>
        <w:t>1-</w:t>
      </w:r>
      <w:r w:rsidR="003B6A89">
        <w:rPr>
          <w:lang w:val="en-GB"/>
        </w:rPr>
        <w:t xml:space="preserve">½ Mn, </w:t>
      </w:r>
      <w:del w:id="2288" w:author="DARMANA-LEVERT Corentin (FRA-DTI)" w:date="2023-08-24T10:07:00Z">
        <w:r w:rsidR="0016202F" w:rsidDel="001825E4">
          <w:rPr>
            <w:lang w:val="en-GB"/>
          </w:rPr>
          <w:delText xml:space="preserve">and </w:delText>
        </w:r>
        <w:r w:rsidR="003B6A89" w:rsidDel="001825E4">
          <w:rPr>
            <w:lang w:val="en-GB"/>
          </w:rPr>
          <w:delText xml:space="preserve"> </w:delText>
        </w:r>
        <w:r w:rsidR="00C643C2" w:rsidDel="001825E4">
          <w:rPr>
            <w:lang w:val="en-GB"/>
          </w:rPr>
          <w:delText>1</w:delText>
        </w:r>
      </w:del>
      <w:ins w:id="2289" w:author="DARMANA-LEVERT Corentin (FRA-DTI)" w:date="2023-08-24T10:07:00Z">
        <w:r w:rsidR="001825E4">
          <w:rPr>
            <w:lang w:val="en-GB"/>
          </w:rPr>
          <w:t>and 1</w:t>
        </w:r>
      </w:ins>
      <w:r w:rsidR="00C643C2">
        <w:rPr>
          <w:lang w:val="en-GB"/>
        </w:rPr>
        <w:t>-</w:t>
      </w:r>
      <w:r w:rsidR="003B6A89">
        <w:rPr>
          <w:lang w:val="en-GB"/>
        </w:rPr>
        <w:t>¾ Mn grades were used for the input data simulations.</w:t>
      </w:r>
    </w:p>
    <w:p w14:paraId="39A4303B" w14:textId="090A8BF2" w:rsidR="00953079" w:rsidRDefault="00953079" w:rsidP="001D1F71">
      <w:pPr>
        <w:rPr>
          <w:ins w:id="2290" w:author="DARMANA-LEVERT Corentin (FRA-DTI)" w:date="2023-08-29T11:13:00Z"/>
          <w:lang w:val="en-GB"/>
        </w:rPr>
      </w:pPr>
    </w:p>
    <w:p w14:paraId="74A77B42" w14:textId="2487F320" w:rsidR="00953079" w:rsidRDefault="00953079" w:rsidP="001D1F71">
      <w:pPr>
        <w:rPr>
          <w:ins w:id="2291" w:author="DARMANA-LEVERT Corentin (FRA-DTI)" w:date="2023-08-29T11:13:00Z"/>
          <w:lang w:val="en-GB"/>
        </w:rPr>
      </w:pPr>
    </w:p>
    <w:p w14:paraId="0E86C7D4" w14:textId="409CF9EC" w:rsidR="00953079" w:rsidRDefault="00953079" w:rsidP="001D1F71">
      <w:pPr>
        <w:rPr>
          <w:ins w:id="2292" w:author="DARMANA-LEVERT Corentin (FRA-DTI)" w:date="2023-08-29T11:13:00Z"/>
          <w:lang w:val="en-GB"/>
        </w:rPr>
      </w:pPr>
    </w:p>
    <w:p w14:paraId="612C9CD7" w14:textId="77777777" w:rsidR="00953079" w:rsidRDefault="00953079" w:rsidP="001D1F71">
      <w:pPr>
        <w:rPr>
          <w:ins w:id="2293" w:author="DARMANA-LEVERT Corentin (FRA-DTI)" w:date="2023-08-29T11:13:00Z"/>
          <w:lang w:val="en-GB"/>
        </w:rPr>
      </w:pPr>
    </w:p>
    <w:p w14:paraId="2A621402" w14:textId="77777777" w:rsidR="00953079" w:rsidRDefault="00953079" w:rsidP="001D1F71">
      <w:pPr>
        <w:rPr>
          <w:lang w:val="en-GB"/>
        </w:rPr>
      </w:pPr>
    </w:p>
    <w:p w14:paraId="3051E084" w14:textId="72EBCDF5" w:rsidR="00C643C2" w:rsidRDefault="00C643C2" w:rsidP="00C643C2">
      <w:pPr>
        <w:pStyle w:val="Titre5"/>
        <w:numPr>
          <w:ilvl w:val="0"/>
          <w:numId w:val="0"/>
        </w:numPr>
        <w:rPr>
          <w:lang w:val="en-GB"/>
        </w:rPr>
      </w:pPr>
      <w:r>
        <w:rPr>
          <w:lang w:val="en-GB"/>
        </w:rPr>
        <w:lastRenderedPageBreak/>
        <w:t>1-½ Mn CCT diagram</w:t>
      </w:r>
    </w:p>
    <w:p w14:paraId="3900DA95" w14:textId="682F69D6" w:rsidR="0016202F" w:rsidRDefault="0016202F" w:rsidP="0016202F">
      <w:pPr>
        <w:rPr>
          <w:ins w:id="2294" w:author="DARMANA-LEVERT Corentin (FRA-DTI)" w:date="2023-08-23T16:57:00Z"/>
          <w:lang w:val="en-GB"/>
        </w:rPr>
      </w:pPr>
      <w:del w:id="2295" w:author="MARCEAUX DIT CLEMENT Arthur (FRA-DTI)" w:date="2023-08-18T14:00:00Z">
        <w:r w:rsidRPr="0016202F" w:rsidDel="005947F0">
          <w:rPr>
            <w:lang w:val="en-GB"/>
          </w:rPr>
          <w:delText>It is a</w:delText>
        </w:r>
      </w:del>
      <w:ins w:id="2296" w:author="MARCEAUX DIT CLEMENT Arthur (FRA-DTI)" w:date="2023-08-18T14:00:00Z">
        <w:r w:rsidR="005947F0">
          <w:rPr>
            <w:lang w:val="en-GB"/>
          </w:rPr>
          <w:t>The available experimental</w:t>
        </w:r>
      </w:ins>
      <w:r w:rsidRPr="0016202F">
        <w:rPr>
          <w:lang w:val="en-GB"/>
        </w:rPr>
        <w:t xml:space="preserve"> </w:t>
      </w:r>
      <w:r w:rsidR="00325E09">
        <w:rPr>
          <w:lang w:val="en-GB"/>
        </w:rPr>
        <w:t>CCT</w:t>
      </w:r>
      <w:r w:rsidRPr="0016202F">
        <w:rPr>
          <w:lang w:val="en-GB"/>
        </w:rPr>
        <w:t xml:space="preserve"> diagram </w:t>
      </w:r>
      <w:ins w:id="2297" w:author="MARCEAUX DIT CLEMENT Arthur (FRA-DTI)" w:date="2023-08-18T14:00:00Z">
        <w:r w:rsidR="005947F0">
          <w:rPr>
            <w:lang w:val="en-GB"/>
          </w:rPr>
          <w:t xml:space="preserve">is expressed </w:t>
        </w:r>
      </w:ins>
      <w:r w:rsidRPr="0016202F">
        <w:rPr>
          <w:lang w:val="en-GB"/>
        </w:rPr>
        <w:t xml:space="preserve">in </w:t>
      </w:r>
      <w:del w:id="2298" w:author="MARCEAUX DIT CLEMENT Arthur (FRA-DTI)" w:date="2023-08-18T14:00:00Z">
        <w:r w:rsidRPr="0016202F" w:rsidDel="005947F0">
          <w:rPr>
            <w:lang w:val="en-GB"/>
          </w:rPr>
          <w:delText xml:space="preserve">speed </w:delText>
        </w:r>
      </w:del>
      <w:ins w:id="2299" w:author="MARCEAUX DIT CLEMENT Arthur (FRA-DTI)" w:date="2023-08-18T14:00:00Z">
        <w:r w:rsidR="005947F0">
          <w:rPr>
            <w:lang w:val="en-GB"/>
          </w:rPr>
          <w:t>terms of cooling rate,</w:t>
        </w:r>
        <w:r w:rsidR="005947F0" w:rsidRPr="0016202F">
          <w:rPr>
            <w:lang w:val="en-GB"/>
          </w:rPr>
          <w:t xml:space="preserve"> </w:t>
        </w:r>
      </w:ins>
      <w:r w:rsidRPr="0016202F">
        <w:rPr>
          <w:lang w:val="en-GB"/>
        </w:rPr>
        <w:t xml:space="preserve">because the x-axis is in °C/min. This means that this graph is read vertically, while the </w:t>
      </w:r>
      <w:del w:id="2300" w:author="DARMANA-LEVERT Corentin (FRA-DTI)" w:date="2023-08-24T10:07:00Z">
        <w:r w:rsidRPr="0016202F" w:rsidDel="004B262E">
          <w:rPr>
            <w:lang w:val="en-GB"/>
          </w:rPr>
          <w:delText xml:space="preserve">time </w:delText>
        </w:r>
      </w:del>
      <w:r w:rsidRPr="0016202F">
        <w:rPr>
          <w:lang w:val="en-GB"/>
        </w:rPr>
        <w:t>C</w:t>
      </w:r>
      <w:r>
        <w:rPr>
          <w:lang w:val="en-GB"/>
        </w:rPr>
        <w:t>C</w:t>
      </w:r>
      <w:r w:rsidRPr="0016202F">
        <w:rPr>
          <w:lang w:val="en-GB"/>
        </w:rPr>
        <w:t xml:space="preserve">Ts </w:t>
      </w:r>
      <w:ins w:id="2301" w:author="DARMANA-LEVERT Corentin (FRA-DTI)" w:date="2023-08-24T10:07:00Z">
        <w:r w:rsidR="004B262E">
          <w:rPr>
            <w:lang w:val="en-GB"/>
          </w:rPr>
          <w:t xml:space="preserve">in time </w:t>
        </w:r>
      </w:ins>
      <w:r w:rsidRPr="0016202F">
        <w:rPr>
          <w:lang w:val="en-GB"/>
        </w:rPr>
        <w:t xml:space="preserve">are read according to the </w:t>
      </w:r>
      <w:r>
        <w:rPr>
          <w:lang w:val="en-GB"/>
        </w:rPr>
        <w:t xml:space="preserve">plotted </w:t>
      </w:r>
      <w:r w:rsidRPr="0016202F">
        <w:rPr>
          <w:lang w:val="en-GB"/>
        </w:rPr>
        <w:t>cooling curves</w:t>
      </w:r>
      <w:r w:rsidR="00325E09">
        <w:rPr>
          <w:lang w:val="en-GB"/>
        </w:rPr>
        <w:t xml:space="preserve"> (</w:t>
      </w:r>
      <w:r w:rsidR="00325E09">
        <w:rPr>
          <w:lang w:val="en-GB"/>
        </w:rPr>
        <w:fldChar w:fldCharType="begin"/>
      </w:r>
      <w:r w:rsidR="00325E09">
        <w:rPr>
          <w:lang w:val="en-GB"/>
        </w:rPr>
        <w:instrText xml:space="preserve"> REF _Ref138718903 \h </w:instrText>
      </w:r>
      <w:r w:rsidR="00325E09">
        <w:rPr>
          <w:lang w:val="en-GB"/>
        </w:rPr>
      </w:r>
      <w:r w:rsidR="00325E09">
        <w:rPr>
          <w:lang w:val="en-GB"/>
        </w:rPr>
        <w:fldChar w:fldCharType="separate"/>
      </w:r>
      <w:ins w:id="2302" w:author="DARMANA-LEVERT Corentin (FRA-DTI)" w:date="2023-08-29T11:08:00Z">
        <w:r w:rsidR="00321898">
          <w:t xml:space="preserve">Figure </w:t>
        </w:r>
        <w:r w:rsidR="00321898">
          <w:rPr>
            <w:noProof/>
          </w:rPr>
          <w:t>44</w:t>
        </w:r>
      </w:ins>
      <w:del w:id="2303" w:author="DARMANA-LEVERT Corentin (FRA-DTI)" w:date="2023-08-10T14:38:00Z">
        <w:r w:rsidR="00AF685A" w:rsidDel="00D97C1E">
          <w:delText xml:space="preserve">Figure </w:delText>
        </w:r>
        <w:r w:rsidR="00AF685A" w:rsidDel="00D97C1E">
          <w:rPr>
            <w:noProof/>
          </w:rPr>
          <w:delText>45</w:delText>
        </w:r>
      </w:del>
      <w:r w:rsidR="00325E09">
        <w:rPr>
          <w:lang w:val="en-GB"/>
        </w:rPr>
        <w:fldChar w:fldCharType="end"/>
      </w:r>
      <w:r w:rsidR="00325E09">
        <w:rPr>
          <w:lang w:val="en-GB"/>
        </w:rPr>
        <w:t>)</w:t>
      </w:r>
      <w:r w:rsidRPr="0016202F">
        <w:rPr>
          <w:lang w:val="en-GB"/>
        </w:rPr>
        <w:t>.</w:t>
      </w:r>
    </w:p>
    <w:p w14:paraId="384B19C0" w14:textId="25A429C5" w:rsidR="00F83065" w:rsidRDefault="00F83065" w:rsidP="0016202F">
      <w:pPr>
        <w:rPr>
          <w:ins w:id="2304" w:author="DARMANA-LEVERT Corentin (FRA-DTI)" w:date="2023-08-24T10:08:00Z"/>
          <w:lang w:val="en-GB"/>
        </w:rPr>
      </w:pPr>
      <w:ins w:id="2305" w:author="DARMANA-LEVERT Corentin (FRA-DTI)" w:date="2023-08-23T16:57:00Z">
        <w:r>
          <w:rPr>
            <w:lang w:val="en-GB"/>
          </w:rPr>
          <w:t>Because of Thermo-Calc using log(°C/s) unit a</w:t>
        </w:r>
      </w:ins>
      <w:ins w:id="2306" w:author="DARMANA-LEVERT Corentin (FRA-DTI)" w:date="2023-08-23T16:58:00Z">
        <w:r>
          <w:rPr>
            <w:lang w:val="en-GB"/>
          </w:rPr>
          <w:t>xis, a table of conversion for some values can be found in</w:t>
        </w:r>
      </w:ins>
      <w:ins w:id="2307" w:author="DARMANA-LEVERT Corentin (FRA-DTI)" w:date="2023-08-23T17:01:00Z">
        <w:r>
          <w:rPr>
            <w:lang w:val="en-GB"/>
          </w:rPr>
          <w:t xml:space="preserve"> </w:t>
        </w:r>
      </w:ins>
      <w:ins w:id="2308" w:author="DARMANA-LEVERT Corentin (FRA-DTI)" w:date="2023-08-23T17:02:00Z">
        <w:r>
          <w:rPr>
            <w:lang w:val="en-GB"/>
          </w:rPr>
          <w:fldChar w:fldCharType="begin"/>
        </w:r>
        <w:r>
          <w:rPr>
            <w:lang w:val="en-GB"/>
          </w:rPr>
          <w:instrText xml:space="preserve"> REF _Ref143702537 \h </w:instrText>
        </w:r>
      </w:ins>
      <w:r>
        <w:rPr>
          <w:lang w:val="en-GB"/>
        </w:rPr>
      </w:r>
      <w:r>
        <w:rPr>
          <w:lang w:val="en-GB"/>
        </w:rPr>
        <w:fldChar w:fldCharType="separate"/>
      </w:r>
      <w:ins w:id="2309" w:author="DARMANA-LEVERT Corentin (FRA-DTI)" w:date="2023-08-29T11:08:00Z">
        <w:r w:rsidR="00321898">
          <w:t xml:space="preserve">Figure </w:t>
        </w:r>
        <w:r w:rsidR="00321898">
          <w:rPr>
            <w:noProof/>
          </w:rPr>
          <w:t>36</w:t>
        </w:r>
      </w:ins>
      <w:ins w:id="2310" w:author="DARMANA-LEVERT Corentin (FRA-DTI)" w:date="2023-08-23T17:02:00Z">
        <w:r>
          <w:rPr>
            <w:lang w:val="en-GB"/>
          </w:rPr>
          <w:fldChar w:fldCharType="end"/>
        </w:r>
        <w:r>
          <w:rPr>
            <w:lang w:val="en-GB"/>
          </w:rPr>
          <w:t xml:space="preserve"> to make graph reading easier.</w:t>
        </w:r>
      </w:ins>
      <w:ins w:id="2311" w:author="DARMANA-LEVERT Corentin (FRA-DTI)" w:date="2023-08-23T16:58:00Z">
        <w:r>
          <w:rPr>
            <w:lang w:val="en-GB"/>
          </w:rPr>
          <w:t xml:space="preserve"> </w:t>
        </w:r>
      </w:ins>
    </w:p>
    <w:p w14:paraId="2A4FD88A" w14:textId="77777777" w:rsidR="00016D76" w:rsidRDefault="00016D76" w:rsidP="0016202F">
      <w:pPr>
        <w:rPr>
          <w:ins w:id="2312" w:author="DARMANA-LEVERT Corentin (FRA-DTI)" w:date="2023-08-23T16:58:00Z"/>
          <w:lang w:val="en-GB"/>
        </w:rPr>
      </w:pPr>
    </w:p>
    <w:p w14:paraId="45858B62" w14:textId="1E6031E0" w:rsidR="00F83065" w:rsidRDefault="00AA69CB" w:rsidP="00F83065">
      <w:pPr>
        <w:keepNext/>
        <w:jc w:val="center"/>
        <w:rPr>
          <w:ins w:id="2313" w:author="DARMANA-LEVERT Corentin (FRA-DTI)" w:date="2023-08-23T17:01:00Z"/>
        </w:rPr>
      </w:pPr>
      <w:ins w:id="2314" w:author="DARMANA-LEVERT Corentin (FRA-DTI)" w:date="2023-08-24T08:47:00Z">
        <w:r>
          <w:rPr>
            <w:noProof/>
          </w:rPr>
          <w:drawing>
            <wp:inline distT="0" distB="0" distL="0" distR="0" wp14:anchorId="6B6632BE" wp14:editId="70A60E98">
              <wp:extent cx="3268191" cy="1820849"/>
              <wp:effectExtent l="0" t="0" r="8890" b="8255"/>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274024" cy="1824099"/>
                      </a:xfrm>
                      <a:prstGeom prst="rect">
                        <a:avLst/>
                      </a:prstGeom>
                    </pic:spPr>
                  </pic:pic>
                </a:graphicData>
              </a:graphic>
            </wp:inline>
          </w:drawing>
        </w:r>
      </w:ins>
    </w:p>
    <w:p w14:paraId="664D5335" w14:textId="42A8E3AC" w:rsidR="00F83065" w:rsidRDefault="00F83065" w:rsidP="00F83065">
      <w:pPr>
        <w:pStyle w:val="Lgende"/>
        <w:rPr>
          <w:ins w:id="2315" w:author="DARMANA-LEVERT Corentin (FRA-DTI)" w:date="2023-08-23T17:01:00Z"/>
        </w:rPr>
      </w:pPr>
      <w:bookmarkStart w:id="2316" w:name="_Ref143702537"/>
      <w:bookmarkStart w:id="2317" w:name="_Toc144199796"/>
      <w:ins w:id="2318" w:author="DARMANA-LEVERT Corentin (FRA-DTI)" w:date="2023-08-23T17:01:00Z">
        <w:r>
          <w:t xml:space="preserve">Figure </w:t>
        </w:r>
        <w:r>
          <w:fldChar w:fldCharType="begin"/>
        </w:r>
        <w:r>
          <w:instrText xml:space="preserve"> SEQ Figure \* ARABIC </w:instrText>
        </w:r>
      </w:ins>
      <w:r>
        <w:fldChar w:fldCharType="separate"/>
      </w:r>
      <w:ins w:id="2319" w:author="DARMANA-LEVERT Corentin (FRA-DTI)" w:date="2023-08-29T11:08:00Z">
        <w:r w:rsidR="00321898">
          <w:rPr>
            <w:noProof/>
          </w:rPr>
          <w:t>36</w:t>
        </w:r>
      </w:ins>
      <w:ins w:id="2320" w:author="DARMANA-LEVERT Corentin (FRA-DTI)" w:date="2023-08-23T17:01:00Z">
        <w:r>
          <w:fldChar w:fldCharType="end"/>
        </w:r>
        <w:bookmarkEnd w:id="2316"/>
        <w:r>
          <w:t xml:space="preserve"> : Table of conversion from log(°C/sec) to °C/min</w:t>
        </w:r>
        <w:bookmarkEnd w:id="2317"/>
      </w:ins>
    </w:p>
    <w:p w14:paraId="1357B758" w14:textId="77777777" w:rsidR="00F83065" w:rsidRPr="00F83065" w:rsidRDefault="00F83065" w:rsidP="00F83065"/>
    <w:p w14:paraId="444817B3" w14:textId="43515658" w:rsidR="003B6A89" w:rsidRDefault="0016202F" w:rsidP="0016202F">
      <w:pPr>
        <w:rPr>
          <w:ins w:id="2321" w:author="MARCEAUX DIT CLEMENT Arthur (FRA-DTI)" w:date="2023-08-18T13:59:00Z"/>
          <w:lang w:val="en-GB"/>
        </w:rPr>
      </w:pPr>
      <w:r w:rsidRPr="0016202F">
        <w:rPr>
          <w:lang w:val="en-GB"/>
        </w:rPr>
        <w:t xml:space="preserve">A range of cooling rates has been studied; it is framed in red </w:t>
      </w:r>
      <w:r w:rsidR="008878E8">
        <w:rPr>
          <w:lang w:val="en-GB"/>
        </w:rPr>
        <w:t>i</w:t>
      </w:r>
      <w:r w:rsidRPr="0016202F">
        <w:rPr>
          <w:lang w:val="en-GB"/>
        </w:rPr>
        <w:t xml:space="preserve">n </w:t>
      </w:r>
      <w:r w:rsidR="008878E8">
        <w:rPr>
          <w:lang w:val="en-GB"/>
        </w:rPr>
        <w:fldChar w:fldCharType="begin"/>
      </w:r>
      <w:r w:rsidR="008878E8">
        <w:rPr>
          <w:lang w:val="en-GB"/>
        </w:rPr>
        <w:instrText xml:space="preserve"> REF _Ref138718094 \h </w:instrText>
      </w:r>
      <w:r w:rsidR="008878E8">
        <w:rPr>
          <w:lang w:val="en-GB"/>
        </w:rPr>
      </w:r>
      <w:r w:rsidR="008878E8">
        <w:rPr>
          <w:lang w:val="en-GB"/>
        </w:rPr>
        <w:fldChar w:fldCharType="separate"/>
      </w:r>
      <w:ins w:id="2322" w:author="DARMANA-LEVERT Corentin (FRA-DTI)" w:date="2023-08-29T11:08:00Z">
        <w:r w:rsidR="00321898">
          <w:t xml:space="preserve">Figure </w:t>
        </w:r>
        <w:r w:rsidR="00321898">
          <w:rPr>
            <w:noProof/>
          </w:rPr>
          <w:t>37</w:t>
        </w:r>
      </w:ins>
      <w:del w:id="2323" w:author="DARMANA-LEVERT Corentin (FRA-DTI)" w:date="2023-08-10T14:38:00Z">
        <w:r w:rsidR="00AF685A" w:rsidDel="00D97C1E">
          <w:delText xml:space="preserve">Figure </w:delText>
        </w:r>
        <w:r w:rsidR="00AF685A" w:rsidDel="00D97C1E">
          <w:rPr>
            <w:noProof/>
          </w:rPr>
          <w:delText>40</w:delText>
        </w:r>
      </w:del>
      <w:r w:rsidR="008878E8">
        <w:rPr>
          <w:lang w:val="en-GB"/>
        </w:rPr>
        <w:fldChar w:fldCharType="end"/>
      </w:r>
      <w:r w:rsidRPr="0016202F">
        <w:rPr>
          <w:lang w:val="en-GB"/>
        </w:rPr>
        <w:t>. It is expected to see on the simulated diagram of Thermo-Calc a bainitic, ferritic and pearlitic domain</w:t>
      </w:r>
      <w:ins w:id="2324" w:author="DARMANA-LEVERT Corentin (FRA-DTI)" w:date="2023-08-23T15:25:00Z">
        <w:r w:rsidR="00DD4B17">
          <w:rPr>
            <w:lang w:val="en-GB"/>
          </w:rPr>
          <w:t>s</w:t>
        </w:r>
      </w:ins>
      <w:r w:rsidRPr="0016202F">
        <w:rPr>
          <w:lang w:val="en-GB"/>
        </w:rPr>
        <w:t>.</w:t>
      </w:r>
    </w:p>
    <w:p w14:paraId="29FBBCCD" w14:textId="77777777" w:rsidR="005947F0" w:rsidRDefault="005947F0" w:rsidP="0016202F">
      <w:pPr>
        <w:rPr>
          <w:lang w:val="en-GB"/>
        </w:rPr>
      </w:pPr>
    </w:p>
    <w:p w14:paraId="1262B0F1" w14:textId="77777777" w:rsidR="00165DDC" w:rsidRDefault="00165DDC" w:rsidP="00165DDC">
      <w:pPr>
        <w:keepNext/>
        <w:jc w:val="center"/>
      </w:pPr>
      <w:r>
        <w:rPr>
          <w:noProof/>
        </w:rPr>
        <w:drawing>
          <wp:inline distT="0" distB="0" distL="0" distR="0" wp14:anchorId="797E6CEB" wp14:editId="022562DE">
            <wp:extent cx="4901565" cy="3871595"/>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901565" cy="3871595"/>
                    </a:xfrm>
                    <a:prstGeom prst="rect">
                      <a:avLst/>
                    </a:prstGeom>
                    <a:noFill/>
                  </pic:spPr>
                </pic:pic>
              </a:graphicData>
            </a:graphic>
          </wp:inline>
        </w:drawing>
      </w:r>
    </w:p>
    <w:p w14:paraId="6AAB4B00" w14:textId="0D31E507" w:rsidR="00165DDC" w:rsidRDefault="00165DDC" w:rsidP="00165DDC">
      <w:pPr>
        <w:pStyle w:val="Lgende"/>
        <w:rPr>
          <w:ins w:id="2325" w:author="DARMANA-LEVERT Corentin (FRA-DTI)" w:date="2023-08-13T12:05:00Z"/>
        </w:rPr>
      </w:pPr>
      <w:bookmarkStart w:id="2326" w:name="_Ref138718094"/>
      <w:bookmarkStart w:id="2327" w:name="_Toc144199797"/>
      <w:r>
        <w:t xml:space="preserve">Figure </w:t>
      </w:r>
      <w:fldSimple w:instr=" SEQ Figure \* ARABIC ">
        <w:ins w:id="2328" w:author="DARMANA-LEVERT Corentin (FRA-DTI)" w:date="2023-08-29T11:08:00Z">
          <w:r w:rsidR="00321898">
            <w:rPr>
              <w:noProof/>
            </w:rPr>
            <w:t>37</w:t>
          </w:r>
        </w:ins>
        <w:del w:id="2329" w:author="DARMANA-LEVERT Corentin (FRA-DTI)" w:date="2023-08-10T14:38:00Z">
          <w:r w:rsidR="00AF685A" w:rsidDel="00D97C1E">
            <w:rPr>
              <w:noProof/>
            </w:rPr>
            <w:delText>40</w:delText>
          </w:r>
        </w:del>
      </w:fldSimple>
      <w:bookmarkEnd w:id="2326"/>
      <w:r>
        <w:t xml:space="preserve"> : 1-1/2 Mn CCT diagram from literature and range of analysis</w:t>
      </w:r>
      <w:bookmarkEnd w:id="2327"/>
    </w:p>
    <w:p w14:paraId="056EE083" w14:textId="77777777" w:rsidR="002312C0" w:rsidRPr="002312C0" w:rsidRDefault="002312C0">
      <w:pPr>
        <w:pPrChange w:id="2330" w:author="DARMANA-LEVERT Corentin (FRA-DTI)" w:date="2023-08-13T12:05:00Z">
          <w:pPr>
            <w:pStyle w:val="Lgende"/>
          </w:pPr>
        </w:pPrChange>
      </w:pPr>
    </w:p>
    <w:p w14:paraId="6BB2B135" w14:textId="23DE7359" w:rsidR="0016202F" w:rsidRDefault="0016202F" w:rsidP="0016202F">
      <w:r>
        <w:lastRenderedPageBreak/>
        <w:t xml:space="preserve">After obtaining the calculations, a simulated </w:t>
      </w:r>
      <w:r w:rsidR="005651FC">
        <w:t>CCT</w:t>
      </w:r>
      <w:r>
        <w:t xml:space="preserve"> was plotted in Thermo-Calc</w:t>
      </w:r>
      <w:r w:rsidR="008878E8">
        <w:t xml:space="preserve"> (</w:t>
      </w:r>
      <w:r w:rsidR="008878E8">
        <w:fldChar w:fldCharType="begin"/>
      </w:r>
      <w:r w:rsidR="008878E8">
        <w:instrText xml:space="preserve"> REF _Ref138718124 \h </w:instrText>
      </w:r>
      <w:r w:rsidR="008878E8">
        <w:fldChar w:fldCharType="separate"/>
      </w:r>
      <w:ins w:id="2331" w:author="DARMANA-LEVERT Corentin (FRA-DTI)" w:date="2023-08-29T11:08:00Z">
        <w:r w:rsidR="00321898">
          <w:t xml:space="preserve">Figure </w:t>
        </w:r>
        <w:r w:rsidR="00321898">
          <w:rPr>
            <w:noProof/>
          </w:rPr>
          <w:t>38</w:t>
        </w:r>
      </w:ins>
      <w:del w:id="2332" w:author="DARMANA-LEVERT Corentin (FRA-DTI)" w:date="2023-08-10T14:38:00Z">
        <w:r w:rsidR="00AF685A" w:rsidDel="00D97C1E">
          <w:delText xml:space="preserve">Figure </w:delText>
        </w:r>
        <w:r w:rsidR="00AF685A" w:rsidDel="00D97C1E">
          <w:rPr>
            <w:noProof/>
          </w:rPr>
          <w:delText>41</w:delText>
        </w:r>
      </w:del>
      <w:r w:rsidR="008878E8">
        <w:fldChar w:fldCharType="end"/>
      </w:r>
      <w:r w:rsidR="008878E8">
        <w:t>)</w:t>
      </w:r>
      <w:r>
        <w:t>.</w:t>
      </w:r>
    </w:p>
    <w:p w14:paraId="3B9B1B13" w14:textId="05EA40AC" w:rsidR="00165DDC" w:rsidRDefault="0016202F" w:rsidP="008878E8">
      <w:pPr>
        <w:rPr>
          <w:ins w:id="2333" w:author="MARCEAUX DIT CLEMENT Arthur (FRA-DTI)" w:date="2023-08-18T14:02:00Z"/>
        </w:rPr>
      </w:pPr>
      <w:r>
        <w:t>It can be seen at first glance that the orders of magnitude of temperature and cooling rate correspond well to the literature. On closer inspection, the graph shows quantitative inaccuracies.</w:t>
      </w:r>
      <w:r w:rsidR="008878E8" w:rsidRPr="008878E8">
        <w:t xml:space="preserve"> The curves at the beginning of perlite and bainite formation should overlap in a </w:t>
      </w:r>
      <w:del w:id="2334" w:author="DARMANA-LEVERT Corentin (FRA-DTI)" w:date="2023-08-23T15:35:00Z">
        <w:r w:rsidR="008878E8" w:rsidRPr="008878E8" w:rsidDel="00AD6F91">
          <w:delText xml:space="preserve">speed </w:delText>
        </w:r>
      </w:del>
      <w:ins w:id="2335" w:author="DARMANA-LEVERT Corentin (FRA-DTI)" w:date="2023-08-23T15:35:00Z">
        <w:r w:rsidR="00AD6F91">
          <w:t>cooling rate</w:t>
        </w:r>
        <w:r w:rsidR="00AD6F91" w:rsidRPr="008878E8">
          <w:t xml:space="preserve"> </w:t>
        </w:r>
      </w:ins>
      <w:r w:rsidR="008878E8" w:rsidRPr="008878E8">
        <w:t>range between 6</w:t>
      </w:r>
      <w:del w:id="2336" w:author="DARMANA-LEVERT Corentin (FRA-DTI)" w:date="2023-08-23T15:35:00Z">
        <w:r w:rsidR="008878E8" w:rsidRPr="008878E8" w:rsidDel="00AD6F91">
          <w:delText>0</w:delText>
        </w:r>
      </w:del>
      <w:r w:rsidR="008878E8" w:rsidRPr="008878E8">
        <w:t>0°C/min and 1000°C/min. However, in the simulated diagram, the pe</w:t>
      </w:r>
      <w:ins w:id="2337" w:author="MARCEAUX DIT CLEMENT Arthur (FRA-DTI)" w:date="2023-08-18T14:02:00Z">
        <w:r w:rsidR="005947F0">
          <w:t>a</w:t>
        </w:r>
      </w:ins>
      <w:r w:rsidR="008878E8" w:rsidRPr="008878E8">
        <w:t>rlite domain stops when the bainite starts at 0.</w:t>
      </w:r>
      <w:del w:id="2338" w:author="DARMANA-LEVERT Corentin (FRA-DTI)" w:date="2023-08-24T10:09:00Z">
        <w:r w:rsidR="008878E8" w:rsidRPr="008878E8" w:rsidDel="00016D76">
          <w:delText>9</w:delText>
        </w:r>
      </w:del>
      <w:ins w:id="2339" w:author="DARMANA-LEVERT Corentin (FRA-DTI)" w:date="2023-08-24T10:09:00Z">
        <w:r w:rsidR="00016D76">
          <w:t>5</w:t>
        </w:r>
      </w:ins>
      <w:r w:rsidR="008878E8" w:rsidRPr="008878E8">
        <w:t>, which corresponds to a cooling rate of about 480°C/min</w:t>
      </w:r>
      <w:ins w:id="2340" w:author="MARCEAUX DIT CLEMENT Arthur (FRA-DTI)" w:date="2023-08-18T14:05:00Z">
        <w:r w:rsidR="005947F0">
          <w:t>,</w:t>
        </w:r>
      </w:ins>
      <w:r w:rsidR="008878E8" w:rsidRPr="008878E8">
        <w:t xml:space="preserve"> well outside the </w:t>
      </w:r>
      <w:del w:id="2341" w:author="DARMANA-LEVERT Corentin (FRA-DTI)" w:date="2023-08-24T10:10:00Z">
        <w:r w:rsidR="008878E8" w:rsidRPr="008878E8" w:rsidDel="00016D76">
          <w:delText>expected superposition</w:delText>
        </w:r>
      </w:del>
      <w:ins w:id="2342" w:author="DARMANA-LEVERT Corentin (FRA-DTI)" w:date="2023-08-24T10:10:00Z">
        <w:r w:rsidR="00016D76">
          <w:t>existence</w:t>
        </w:r>
      </w:ins>
      <w:r w:rsidR="008878E8">
        <w:t xml:space="preserve"> range of </w:t>
      </w:r>
      <w:del w:id="2343" w:author="DARMANA-LEVERT Corentin (FRA-DTI)" w:date="2023-08-24T10:10:00Z">
        <w:r w:rsidR="008878E8" w:rsidDel="00016D76">
          <w:delText>these two phases</w:delText>
        </w:r>
      </w:del>
      <w:ins w:id="2344" w:author="DARMANA-LEVERT Corentin (FRA-DTI)" w:date="2023-08-24T10:10:00Z">
        <w:r w:rsidR="00016D76">
          <w:t>bainite</w:t>
        </w:r>
      </w:ins>
      <w:ins w:id="2345" w:author="DARMANA-LEVERT Corentin (FRA-DTI)" w:date="2023-08-23T15:26:00Z">
        <w:r w:rsidR="00DD4B17">
          <w:t>. We should have expecte</w:t>
        </w:r>
      </w:ins>
      <w:ins w:id="2346" w:author="DARMANA-LEVERT Corentin (FRA-DTI)" w:date="2023-08-23T15:36:00Z">
        <w:r w:rsidR="00AD6F91">
          <w:t>d them to b</w:t>
        </w:r>
      </w:ins>
      <w:ins w:id="2347" w:author="DARMANA-LEVERT Corentin (FRA-DTI)" w:date="2023-08-23T15:37:00Z">
        <w:r w:rsidR="00AD6F91">
          <w:t>e continuous and overlapping</w:t>
        </w:r>
      </w:ins>
      <w:ins w:id="2348" w:author="DARMANA-LEVERT Corentin (FRA-DTI)" w:date="2023-08-24T10:11:00Z">
        <w:r w:rsidR="00016D76">
          <w:t xml:space="preserve"> from 1,2 to 1,25</w:t>
        </w:r>
      </w:ins>
      <w:ins w:id="2349" w:author="DARMANA-LEVERT Corentin (FRA-DTI)" w:date="2023-08-23T15:43:00Z">
        <w:r w:rsidR="00AD6F91">
          <w:t xml:space="preserve">. Also, the 98% transformed austenite curve is too low in temperature compared to the literature </w:t>
        </w:r>
      </w:ins>
      <w:ins w:id="2350" w:author="DARMANA-LEVERT Corentin (FRA-DTI)" w:date="2023-08-24T10:08:00Z">
        <w:r w:rsidR="00016D76">
          <w:t>diagram</w:t>
        </w:r>
      </w:ins>
      <w:ins w:id="2351" w:author="DARMANA-LEVERT Corentin (FRA-DTI)" w:date="2023-08-23T15:43:00Z">
        <w:r w:rsidR="00AD6F91">
          <w:t>.</w:t>
        </w:r>
      </w:ins>
      <w:ins w:id="2352" w:author="MARCEAUX DIT CLEMENT Arthur (FRA-DTI)" w:date="2023-08-18T14:05:00Z">
        <w:del w:id="2353" w:author="DARMANA-LEVERT Corentin (FRA-DTI)" w:date="2023-08-23T15:26:00Z">
          <w:r w:rsidR="005947F0" w:rsidDel="00DD4B17">
            <w:delText xml:space="preserve"> </w:delText>
          </w:r>
        </w:del>
        <w:del w:id="2354" w:author="DARMANA-LEVERT Corentin (FRA-DTI)" w:date="2023-08-23T15:43:00Z">
          <w:r w:rsidR="005947F0" w:rsidDel="00AD6F91">
            <w:delText>(</w:delText>
          </w:r>
        </w:del>
        <w:del w:id="2355" w:author="DARMANA-LEVERT Corentin (FRA-DTI)" w:date="2023-08-23T15:37:00Z">
          <w:r w:rsidR="005947F0" w:rsidDel="00AD6F91">
            <w:delText>donne ici ce qu’on attend justement ! guide le lecteur, tu donnes trop peu d’informatio</w:delText>
          </w:r>
        </w:del>
      </w:ins>
      <w:ins w:id="2356" w:author="MARCEAUX DIT CLEMENT Arthur (FRA-DTI)" w:date="2023-08-18T14:06:00Z">
        <w:del w:id="2357" w:author="DARMANA-LEVERT Corentin (FRA-DTI)" w:date="2023-08-23T15:37:00Z">
          <w:r w:rsidR="005947F0" w:rsidDel="00AD6F91">
            <w:delText>ns sur tes figures, c’est très frustrant</w:delText>
          </w:r>
        </w:del>
      </w:ins>
      <w:ins w:id="2358" w:author="MARCEAUX DIT CLEMENT Arthur (FRA-DTI)" w:date="2023-08-18T14:05:00Z">
        <w:del w:id="2359" w:author="DARMANA-LEVERT Corentin (FRA-DTI)" w:date="2023-08-23T15:37:00Z">
          <w:r w:rsidR="005947F0" w:rsidDel="00AD6F91">
            <w:delText>)</w:delText>
          </w:r>
        </w:del>
      </w:ins>
      <w:del w:id="2360" w:author="DARMANA-LEVERT Corentin (FRA-DTI)" w:date="2023-08-23T15:37:00Z">
        <w:r w:rsidR="008878E8" w:rsidRPr="008878E8" w:rsidDel="00AD6F91">
          <w:delText>.</w:delText>
        </w:r>
      </w:del>
    </w:p>
    <w:p w14:paraId="4C18EF56" w14:textId="1A861547" w:rsidR="00AD6F91" w:rsidRDefault="005947F0" w:rsidP="008878E8">
      <w:pPr>
        <w:rPr>
          <w:ins w:id="2361" w:author="DARMANA-LEVERT Corentin (FRA-DTI)" w:date="2023-08-23T15:37:00Z"/>
        </w:rPr>
      </w:pPr>
      <w:ins w:id="2362" w:author="MARCEAUX DIT CLEMENT Arthur (FRA-DTI)" w:date="2023-08-18T14:02:00Z">
        <w:del w:id="2363" w:author="DARMANA-LEVERT Corentin (FRA-DTI)" w:date="2023-08-23T15:37:00Z">
          <w:r w:rsidDel="00AD6F91">
            <w:delText xml:space="preserve">Tu n’as </w:delText>
          </w:r>
        </w:del>
      </w:ins>
      <w:ins w:id="2364" w:author="MARCEAUX DIT CLEMENT Arthur (FRA-DTI)" w:date="2023-08-18T14:06:00Z">
        <w:del w:id="2365" w:author="DARMANA-LEVERT Corentin (FRA-DTI)" w:date="2023-08-23T15:37:00Z">
          <w:r w:rsidDel="00AD6F91">
            <w:delText>pas non plus</w:delText>
          </w:r>
        </w:del>
      </w:ins>
      <w:ins w:id="2366" w:author="MARCEAUX DIT CLEMENT Arthur (FRA-DTI)" w:date="2023-08-18T14:02:00Z">
        <w:del w:id="2367" w:author="DARMANA-LEVERT Corentin (FRA-DTI)" w:date="2023-08-23T15:37:00Z">
          <w:r w:rsidDel="00AD6F91">
            <w:delText xml:space="preserve"> expliqué la correspond</w:delText>
          </w:r>
        </w:del>
      </w:ins>
      <w:ins w:id="2368" w:author="MARCEAUX DIT CLEMENT Arthur (FRA-DTI)" w:date="2023-08-18T14:03:00Z">
        <w:del w:id="2369" w:author="DARMANA-LEVERT Corentin (FRA-DTI)" w:date="2023-08-23T15:37:00Z">
          <w:r w:rsidDel="00AD6F91">
            <w:delText>a</w:delText>
          </w:r>
        </w:del>
      </w:ins>
      <w:ins w:id="2370" w:author="MARCEAUX DIT CLEMENT Arthur (FRA-DTI)" w:date="2023-08-18T14:02:00Z">
        <w:del w:id="2371" w:author="DARMANA-LEVERT Corentin (FRA-DTI)" w:date="2023-08-23T15:37:00Z">
          <w:r w:rsidDel="00AD6F91">
            <w:delText>nce entre le log10(°C/s) et les °C/min de ton diagramme experimental. On ne peut pas s’y retrouver</w:delText>
          </w:r>
        </w:del>
      </w:ins>
      <w:ins w:id="2372" w:author="MARCEAUX DIT CLEMENT Arthur (FRA-DTI)" w:date="2023-08-18T14:06:00Z">
        <w:del w:id="2373" w:author="DARMANA-LEVERT Corentin (FRA-DTI)" w:date="2023-08-23T15:37:00Z">
          <w:r w:rsidDel="00AD6F91">
            <w:delText xml:space="preserve"> facilement</w:delText>
          </w:r>
        </w:del>
      </w:ins>
      <w:ins w:id="2374" w:author="MARCEAUX DIT CLEMENT Arthur (FRA-DTI)" w:date="2023-08-18T14:02:00Z">
        <w:del w:id="2375" w:author="DARMANA-LEVERT Corentin (FRA-DTI)" w:date="2023-08-23T15:37:00Z">
          <w:r w:rsidDel="00AD6F91">
            <w:delText xml:space="preserve">. Il faut que tu donnes au moins deux points de comparaison (par exemple log10(°C/s) = </w:delText>
          </w:r>
        </w:del>
      </w:ins>
      <w:ins w:id="2376" w:author="MARCEAUX DIT CLEMENT Arthur (FRA-DTI)" w:date="2023-08-18T14:04:00Z">
        <w:del w:id="2377" w:author="DARMANA-LEVERT Corentin (FRA-DTI)" w:date="2023-08-23T15:37:00Z">
          <w:r w:rsidDel="00AD6F91">
            <w:delText>X</w:delText>
          </w:r>
        </w:del>
      </w:ins>
      <w:ins w:id="2378" w:author="MARCEAUX DIT CLEMENT Arthur (FRA-DTI)" w:date="2023-08-18T14:03:00Z">
        <w:del w:id="2379" w:author="DARMANA-LEVERT Corentin (FRA-DTI)" w:date="2023-08-23T15:37:00Z">
          <w:r w:rsidDel="00AD6F91">
            <w:delText xml:space="preserve"> est equivalent à un refroidissement à </w:delText>
          </w:r>
        </w:del>
      </w:ins>
      <w:ins w:id="2380" w:author="MARCEAUX DIT CLEMENT Arthur (FRA-DTI)" w:date="2023-08-18T14:04:00Z">
        <w:del w:id="2381" w:author="DARMANA-LEVERT Corentin (FRA-DTI)" w:date="2023-08-23T15:37:00Z">
          <w:r w:rsidDel="00AD6F91">
            <w:delText>50</w:delText>
          </w:r>
        </w:del>
      </w:ins>
      <w:ins w:id="2382" w:author="MARCEAUX DIT CLEMENT Arthur (FRA-DTI)" w:date="2023-08-18T14:03:00Z">
        <w:del w:id="2383" w:author="DARMANA-LEVERT Corentin (FRA-DTI)" w:date="2023-08-23T15:37:00Z">
          <w:r w:rsidDel="00AD6F91">
            <w:delText xml:space="preserve"> °C/min, tandis que log10(°C/s) = </w:delText>
          </w:r>
        </w:del>
      </w:ins>
      <w:ins w:id="2384" w:author="MARCEAUX DIT CLEMENT Arthur (FRA-DTI)" w:date="2023-08-18T14:05:00Z">
        <w:del w:id="2385" w:author="DARMANA-LEVERT Corentin (FRA-DTI)" w:date="2023-08-23T15:37:00Z">
          <w:r w:rsidDel="00AD6F91">
            <w:delText>Y</w:delText>
          </w:r>
        </w:del>
      </w:ins>
      <w:ins w:id="2386" w:author="MARCEAUX DIT CLEMENT Arthur (FRA-DTI)" w:date="2023-08-18T14:03:00Z">
        <w:del w:id="2387" w:author="DARMANA-LEVERT Corentin (FRA-DTI)" w:date="2023-08-23T15:37:00Z">
          <w:r w:rsidDel="00AD6F91">
            <w:delText xml:space="preserve"> correspond à </w:delText>
          </w:r>
        </w:del>
      </w:ins>
      <w:ins w:id="2388" w:author="MARCEAUX DIT CLEMENT Arthur (FRA-DTI)" w:date="2023-08-18T14:05:00Z">
        <w:del w:id="2389" w:author="DARMANA-LEVERT Corentin (FRA-DTI)" w:date="2023-08-23T15:37:00Z">
          <w:r w:rsidDel="00AD6F91">
            <w:delText>1000°C/min</w:delText>
          </w:r>
        </w:del>
      </w:ins>
      <w:ins w:id="2390" w:author="MARCEAUX DIT CLEMENT Arthur (FRA-DTI)" w:date="2023-08-18T14:03:00Z">
        <w:del w:id="2391" w:author="DARMANA-LEVERT Corentin (FRA-DTI)" w:date="2023-08-23T15:37:00Z">
          <w:r w:rsidDel="00AD6F91">
            <w:delText>…. Ou tout autre comparaison pertinente pour lire ce diagramme).</w:delText>
          </w:r>
        </w:del>
      </w:ins>
    </w:p>
    <w:p w14:paraId="24EB1019" w14:textId="06C7EE37" w:rsidR="00AD6F91" w:rsidDel="00AD6F91" w:rsidRDefault="00AD6F91" w:rsidP="008878E8">
      <w:pPr>
        <w:rPr>
          <w:del w:id="2392" w:author="DARMANA-LEVERT Corentin (FRA-DTI)" w:date="2023-08-23T15:43:00Z"/>
        </w:rPr>
      </w:pPr>
    </w:p>
    <w:p w14:paraId="73FF1887" w14:textId="3C1E7C5B" w:rsidR="00165DDC" w:rsidRDefault="00165DDC" w:rsidP="00165DDC">
      <w:pPr>
        <w:keepNext/>
        <w:jc w:val="center"/>
        <w:rPr>
          <w:ins w:id="2393" w:author="DARMANA-LEVERT Corentin (FRA-DTI)" w:date="2023-08-23T15:35:00Z"/>
        </w:rPr>
      </w:pPr>
      <w:commentRangeStart w:id="2394"/>
      <w:commentRangeStart w:id="2395"/>
      <w:del w:id="2396" w:author="DARMANA-LEVERT Corentin (FRA-DTI)" w:date="2023-08-23T15:34:00Z">
        <w:r w:rsidDel="00AD6F91">
          <w:rPr>
            <w:noProof/>
          </w:rPr>
          <w:drawing>
            <wp:inline distT="0" distB="0" distL="0" distR="0" wp14:anchorId="52CD4EEA" wp14:editId="028E7D11">
              <wp:extent cx="2937242" cy="3242603"/>
              <wp:effectExtent l="0" t="0" r="0" b="0"/>
              <wp:docPr id="46" name="Image 2" descr="Une image contenant graphique&#10;&#10;Description générée automatiquement">
                <a:extLst xmlns:a="http://schemas.openxmlformats.org/drawingml/2006/main">
                  <a:ext uri="{FF2B5EF4-FFF2-40B4-BE49-F238E27FC236}">
                    <a16:creationId xmlns:a16="http://schemas.microsoft.com/office/drawing/2014/main" id="{1A21A84D-9DEF-4D1B-B0AA-DD2EEB1DA1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2" descr="Une image contenant graphique&#10;&#10;Description générée automatiquement">
                        <a:extLst>
                          <a:ext uri="{FF2B5EF4-FFF2-40B4-BE49-F238E27FC236}">
                            <a16:creationId xmlns:a16="http://schemas.microsoft.com/office/drawing/2014/main" id="{1A21A84D-9DEF-4D1B-B0AA-DD2EEB1DA1C3}"/>
                          </a:ext>
                        </a:extLst>
                      </pic:cNvPr>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944903" cy="3251060"/>
                      </a:xfrm>
                      <a:prstGeom prst="rect">
                        <a:avLst/>
                      </a:prstGeom>
                    </pic:spPr>
                  </pic:pic>
                </a:graphicData>
              </a:graphic>
            </wp:inline>
          </w:drawing>
        </w:r>
      </w:del>
      <w:commentRangeEnd w:id="2394"/>
      <w:commentRangeEnd w:id="2395"/>
      <w:r w:rsidR="005947F0">
        <w:rPr>
          <w:rStyle w:val="Marquedecommentaire"/>
        </w:rPr>
        <w:commentReference w:id="2394"/>
      </w:r>
      <w:r w:rsidR="005947F0">
        <w:rPr>
          <w:rStyle w:val="Marquedecommentaire"/>
        </w:rPr>
        <w:commentReference w:id="2395"/>
      </w:r>
    </w:p>
    <w:p w14:paraId="78957E2E" w14:textId="180863CC" w:rsidR="00AD6F91" w:rsidRDefault="00AD6F91" w:rsidP="00165DDC">
      <w:pPr>
        <w:keepNext/>
        <w:jc w:val="center"/>
      </w:pPr>
      <w:ins w:id="2397" w:author="DARMANA-LEVERT Corentin (FRA-DTI)" w:date="2023-08-23T15:39:00Z">
        <w:r>
          <w:rPr>
            <w:noProof/>
          </w:rPr>
          <w:drawing>
            <wp:inline distT="0" distB="0" distL="0" distR="0" wp14:anchorId="14E94C79" wp14:editId="1CA8F514">
              <wp:extent cx="5594585" cy="4905954"/>
              <wp:effectExtent l="0" t="0" r="6350" b="9525"/>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597293" cy="4908328"/>
                      </a:xfrm>
                      <a:prstGeom prst="rect">
                        <a:avLst/>
                      </a:prstGeom>
                    </pic:spPr>
                  </pic:pic>
                </a:graphicData>
              </a:graphic>
            </wp:inline>
          </w:drawing>
        </w:r>
      </w:ins>
    </w:p>
    <w:p w14:paraId="37F96924" w14:textId="3A72C737" w:rsidR="00165DDC" w:rsidRDefault="00165DDC" w:rsidP="00165DDC">
      <w:pPr>
        <w:pStyle w:val="Lgende"/>
        <w:rPr>
          <w:ins w:id="2398" w:author="DARMANA-LEVERT Corentin (FRA-DTI)" w:date="2023-08-23T17:02:00Z"/>
        </w:rPr>
      </w:pPr>
      <w:bookmarkStart w:id="2399" w:name="_Ref138718124"/>
      <w:bookmarkStart w:id="2400" w:name="_Toc144199798"/>
      <w:r>
        <w:t xml:space="preserve">Figure </w:t>
      </w:r>
      <w:fldSimple w:instr=" SEQ Figure \* ARABIC ">
        <w:ins w:id="2401" w:author="DARMANA-LEVERT Corentin (FRA-DTI)" w:date="2023-08-29T11:08:00Z">
          <w:r w:rsidR="00321898">
            <w:rPr>
              <w:noProof/>
            </w:rPr>
            <w:t>38</w:t>
          </w:r>
        </w:ins>
        <w:del w:id="2402" w:author="DARMANA-LEVERT Corentin (FRA-DTI)" w:date="2023-08-10T14:38:00Z">
          <w:r w:rsidR="00AF685A" w:rsidDel="00D97C1E">
            <w:rPr>
              <w:noProof/>
            </w:rPr>
            <w:delText>41</w:delText>
          </w:r>
        </w:del>
      </w:fldSimple>
      <w:bookmarkEnd w:id="2399"/>
      <w:r>
        <w:t xml:space="preserve"> : Simulated 1-1/2 Mn CCT diagram on Thermo-Calc</w:t>
      </w:r>
      <w:bookmarkEnd w:id="2400"/>
    </w:p>
    <w:p w14:paraId="5812574F" w14:textId="77777777" w:rsidR="00F83065" w:rsidRPr="00F83065" w:rsidRDefault="00F83065" w:rsidP="00F83065">
      <w:pPr>
        <w:rPr>
          <w:ins w:id="2403" w:author="DARMANA-LEVERT Corentin (FRA-DTI)" w:date="2023-08-23T15:43:00Z"/>
        </w:rPr>
      </w:pPr>
    </w:p>
    <w:p w14:paraId="5AA20852" w14:textId="060ABB8D" w:rsidR="00AD6F91" w:rsidRDefault="00AD6F91" w:rsidP="00AD6F91">
      <w:pPr>
        <w:rPr>
          <w:ins w:id="2404" w:author="DARMANA-LEVERT Corentin (FRA-DTI)" w:date="2023-08-23T15:43:00Z"/>
        </w:rPr>
      </w:pPr>
      <w:ins w:id="2405" w:author="DARMANA-LEVERT Corentin (FRA-DTI)" w:date="2023-08-23T15:43:00Z">
        <w:r>
          <w:t xml:space="preserve">A superimposition of the simulated and reference CCT allows to better visualize the inaccuracies of </w:t>
        </w:r>
      </w:ins>
      <w:ins w:id="2406" w:author="DARMANA-LEVERT Corentin (FRA-DTI)" w:date="2023-08-23T15:46:00Z">
        <w:r w:rsidR="000E29E5">
          <w:t>calculations (</w:t>
        </w:r>
      </w:ins>
      <w:ins w:id="2407" w:author="DARMANA-LEVERT Corentin (FRA-DTI)" w:date="2023-08-23T15:45:00Z">
        <w:r w:rsidR="00B04D02">
          <w:fldChar w:fldCharType="begin"/>
        </w:r>
        <w:r w:rsidR="00B04D02">
          <w:instrText xml:space="preserve"> REF _Ref143697931 \h </w:instrText>
        </w:r>
      </w:ins>
      <w:r w:rsidR="00B04D02">
        <w:fldChar w:fldCharType="separate"/>
      </w:r>
      <w:ins w:id="2408" w:author="DARMANA-LEVERT Corentin (FRA-DTI)" w:date="2023-08-29T11:08:00Z">
        <w:r w:rsidR="00321898">
          <w:t xml:space="preserve">Figure </w:t>
        </w:r>
        <w:r w:rsidR="00321898">
          <w:rPr>
            <w:noProof/>
          </w:rPr>
          <w:t>39</w:t>
        </w:r>
      </w:ins>
      <w:ins w:id="2409" w:author="DARMANA-LEVERT Corentin (FRA-DTI)" w:date="2023-08-23T15:45:00Z">
        <w:r w:rsidR="00B04D02">
          <w:fldChar w:fldCharType="end"/>
        </w:r>
      </w:ins>
      <w:ins w:id="2410" w:author="DARMANA-LEVERT Corentin (FRA-DTI)" w:date="2023-08-23T15:44:00Z">
        <w:r w:rsidR="00B04D02">
          <w:t>)</w:t>
        </w:r>
      </w:ins>
      <w:ins w:id="2411" w:author="DARMANA-LEVERT Corentin (FRA-DTI)" w:date="2023-08-23T15:43:00Z">
        <w:r>
          <w:t>.</w:t>
        </w:r>
      </w:ins>
    </w:p>
    <w:p w14:paraId="16FBE0B7" w14:textId="77777777" w:rsidR="00AD6F91" w:rsidRPr="00AD6F91" w:rsidRDefault="00AD6F91" w:rsidP="00AD6F91">
      <w:pPr>
        <w:rPr>
          <w:ins w:id="2412" w:author="DARMANA-LEVERT Corentin (FRA-DTI)" w:date="2023-08-23T15:42:00Z"/>
        </w:rPr>
      </w:pPr>
    </w:p>
    <w:p w14:paraId="47BF3245" w14:textId="0CF86F37" w:rsidR="00AD6F91" w:rsidRDefault="00AD6F91" w:rsidP="00AD6F91">
      <w:pPr>
        <w:rPr>
          <w:ins w:id="2413" w:author="DARMANA-LEVERT Corentin (FRA-DTI)" w:date="2023-08-23T15:42:00Z"/>
        </w:rPr>
      </w:pPr>
    </w:p>
    <w:p w14:paraId="11D760B2" w14:textId="77777777" w:rsidR="00B04D02" w:rsidRDefault="00AD6F91" w:rsidP="00B04D02">
      <w:pPr>
        <w:keepNext/>
        <w:jc w:val="center"/>
        <w:rPr>
          <w:ins w:id="2414" w:author="DARMANA-LEVERT Corentin (FRA-DTI)" w:date="2023-08-23T15:44:00Z"/>
        </w:rPr>
      </w:pPr>
      <w:ins w:id="2415" w:author="DARMANA-LEVERT Corentin (FRA-DTI)" w:date="2023-08-23T15:42:00Z">
        <w:r>
          <w:rPr>
            <w:noProof/>
          </w:rPr>
          <w:lastRenderedPageBreak/>
          <w:drawing>
            <wp:inline distT="0" distB="0" distL="0" distR="0" wp14:anchorId="0829631D" wp14:editId="61676613">
              <wp:extent cx="4977516" cy="4284839"/>
              <wp:effectExtent l="0" t="0" r="0" b="1905"/>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978599" cy="4285772"/>
                      </a:xfrm>
                      <a:prstGeom prst="rect">
                        <a:avLst/>
                      </a:prstGeom>
                    </pic:spPr>
                  </pic:pic>
                </a:graphicData>
              </a:graphic>
            </wp:inline>
          </w:drawing>
        </w:r>
      </w:ins>
    </w:p>
    <w:p w14:paraId="31CF44E8" w14:textId="7592E407" w:rsidR="00AD6F91" w:rsidRPr="00AD6F91" w:rsidRDefault="00B04D02" w:rsidP="00B04D02">
      <w:pPr>
        <w:pStyle w:val="Lgende"/>
        <w:rPr>
          <w:ins w:id="2416" w:author="DARMANA-LEVERT Corentin (FRA-DTI)" w:date="2023-08-13T12:05:00Z"/>
        </w:rPr>
      </w:pPr>
      <w:bookmarkStart w:id="2417" w:name="_Ref143697931"/>
      <w:bookmarkStart w:id="2418" w:name="_Toc144199799"/>
      <w:ins w:id="2419" w:author="DARMANA-LEVERT Corentin (FRA-DTI)" w:date="2023-08-23T15:44:00Z">
        <w:r>
          <w:t xml:space="preserve">Figure </w:t>
        </w:r>
        <w:r>
          <w:fldChar w:fldCharType="begin"/>
        </w:r>
        <w:r>
          <w:instrText xml:space="preserve"> SEQ Figure \* ARABIC </w:instrText>
        </w:r>
      </w:ins>
      <w:r>
        <w:fldChar w:fldCharType="separate"/>
      </w:r>
      <w:ins w:id="2420" w:author="DARMANA-LEVERT Corentin (FRA-DTI)" w:date="2023-08-29T11:08:00Z">
        <w:r w:rsidR="00321898">
          <w:rPr>
            <w:noProof/>
          </w:rPr>
          <w:t>39</w:t>
        </w:r>
      </w:ins>
      <w:ins w:id="2421" w:author="DARMANA-LEVERT Corentin (FRA-DTI)" w:date="2023-08-23T15:44:00Z">
        <w:r>
          <w:fldChar w:fldCharType="end"/>
        </w:r>
        <w:bookmarkEnd w:id="2417"/>
        <w:r>
          <w:t xml:space="preserve"> : Superimposition of sim</w:t>
        </w:r>
      </w:ins>
      <w:ins w:id="2422" w:author="DARMANA-LEVERT Corentin (FRA-DTI)" w:date="2023-08-23T15:45:00Z">
        <w:r>
          <w:t>u</w:t>
        </w:r>
      </w:ins>
      <w:ins w:id="2423" w:author="DARMANA-LEVERT Corentin (FRA-DTI)" w:date="2023-08-23T15:44:00Z">
        <w:r>
          <w:t>lated and reference CCT diagram</w:t>
        </w:r>
      </w:ins>
      <w:ins w:id="2424" w:author="DARMANA-LEVERT Corentin (FRA-DTI)" w:date="2023-08-23T15:45:00Z">
        <w:r>
          <w:t>s</w:t>
        </w:r>
      </w:ins>
      <w:ins w:id="2425" w:author="DARMANA-LEVERT Corentin (FRA-DTI)" w:date="2023-08-23T15:44:00Z">
        <w:r>
          <w:t xml:space="preserve"> of 1-1/2 Mn steel</w:t>
        </w:r>
      </w:ins>
      <w:bookmarkEnd w:id="2418"/>
    </w:p>
    <w:p w14:paraId="08542B1C" w14:textId="77777777" w:rsidR="002312C0" w:rsidRPr="002312C0" w:rsidRDefault="002312C0">
      <w:pPr>
        <w:pPrChange w:id="2426" w:author="DARMANA-LEVERT Corentin (FRA-DTI)" w:date="2023-08-13T12:05:00Z">
          <w:pPr>
            <w:pStyle w:val="Lgende"/>
          </w:pPr>
        </w:pPrChange>
      </w:pPr>
    </w:p>
    <w:p w14:paraId="610D7DF7" w14:textId="01117C65" w:rsidR="00151A7A" w:rsidRPr="00151A7A" w:rsidRDefault="00C643C2" w:rsidP="00403DFA">
      <w:pPr>
        <w:pStyle w:val="Titre5"/>
        <w:numPr>
          <w:ilvl w:val="0"/>
          <w:numId w:val="0"/>
        </w:numPr>
        <w:rPr>
          <w:lang w:val="en-GB"/>
        </w:rPr>
      </w:pPr>
      <w:r>
        <w:rPr>
          <w:lang w:val="en-GB"/>
        </w:rPr>
        <w:t>1-3/4 Mn CCT diagram</w:t>
      </w:r>
    </w:p>
    <w:p w14:paraId="6322517B" w14:textId="682E7C03" w:rsidR="005651FC" w:rsidRPr="00165DDC" w:rsidRDefault="005651FC" w:rsidP="005651FC">
      <w:r w:rsidRPr="005651FC">
        <w:t>The same approach was used for a simple neighboring shade,</w:t>
      </w:r>
      <w:r>
        <w:t xml:space="preserve"> </w:t>
      </w:r>
      <w:proofErr w:type="gramStart"/>
      <w:r>
        <w:t>1-3/4 Mn,</w:t>
      </w:r>
      <w:proofErr w:type="gramEnd"/>
      <w:r w:rsidRPr="005651FC">
        <w:t xml:space="preserve"> of the following composition: 0.38% C - 1.80% Mn - 0.25% Si. The </w:t>
      </w:r>
      <w:r>
        <w:t>CCT</w:t>
      </w:r>
      <w:r w:rsidRPr="005651FC">
        <w:t xml:space="preserve"> </w:t>
      </w:r>
      <w:r>
        <w:t xml:space="preserve">from </w:t>
      </w:r>
      <w:r w:rsidRPr="005651FC">
        <w:t xml:space="preserve">literature </w:t>
      </w:r>
      <w:r>
        <w:t>and speed range analysis are</w:t>
      </w:r>
      <w:r w:rsidRPr="005651FC">
        <w:t xml:space="preserve"> shown in </w:t>
      </w:r>
      <w:r>
        <w:fldChar w:fldCharType="begin"/>
      </w:r>
      <w:r>
        <w:instrText xml:space="preserve"> REF _Ref138718289 \h </w:instrText>
      </w:r>
      <w:r>
        <w:fldChar w:fldCharType="separate"/>
      </w:r>
      <w:ins w:id="2427" w:author="DARMANA-LEVERT Corentin (FRA-DTI)" w:date="2023-08-29T11:08:00Z">
        <w:r w:rsidR="00321898">
          <w:t xml:space="preserve">Figure </w:t>
        </w:r>
        <w:r w:rsidR="00321898">
          <w:rPr>
            <w:noProof/>
          </w:rPr>
          <w:t>40</w:t>
        </w:r>
      </w:ins>
      <w:del w:id="2428" w:author="DARMANA-LEVERT Corentin (FRA-DTI)" w:date="2023-08-10T14:38:00Z">
        <w:r w:rsidR="00AF685A" w:rsidDel="00D97C1E">
          <w:delText xml:space="preserve">Figure </w:delText>
        </w:r>
        <w:r w:rsidR="00AF685A" w:rsidDel="00D97C1E">
          <w:rPr>
            <w:noProof/>
          </w:rPr>
          <w:delText>42</w:delText>
        </w:r>
      </w:del>
      <w:r>
        <w:fldChar w:fldCharType="end"/>
      </w:r>
      <w:r>
        <w:t>.</w:t>
      </w:r>
    </w:p>
    <w:p w14:paraId="11C786C5" w14:textId="652795F4" w:rsidR="00165DDC" w:rsidDel="00151A7A" w:rsidRDefault="00165DDC" w:rsidP="001D1F71">
      <w:pPr>
        <w:rPr>
          <w:del w:id="2429" w:author="DARMANA-LEVERT Corentin (FRA-DTI)" w:date="2023-08-24T11:24:00Z"/>
          <w:lang w:val="en-GB"/>
        </w:rPr>
      </w:pPr>
    </w:p>
    <w:p w14:paraId="3487EE13" w14:textId="77777777" w:rsidR="00165DDC" w:rsidRDefault="00165DDC" w:rsidP="00165DDC">
      <w:pPr>
        <w:keepNext/>
        <w:jc w:val="center"/>
      </w:pPr>
      <w:r>
        <w:rPr>
          <w:noProof/>
        </w:rPr>
        <w:drawing>
          <wp:inline distT="0" distB="0" distL="0" distR="0" wp14:anchorId="46B80DE7" wp14:editId="4FE3354F">
            <wp:extent cx="3473887" cy="2831217"/>
            <wp:effectExtent l="0" t="0" r="0" b="762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a:picLocks noChangeAspect="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486046" cy="2841126"/>
                    </a:xfrm>
                    <a:prstGeom prst="rect">
                      <a:avLst/>
                    </a:prstGeom>
                    <a:noFill/>
                  </pic:spPr>
                </pic:pic>
              </a:graphicData>
            </a:graphic>
          </wp:inline>
        </w:drawing>
      </w:r>
    </w:p>
    <w:p w14:paraId="7DE576C7" w14:textId="16462D66" w:rsidR="00165DDC" w:rsidRDefault="00165DDC" w:rsidP="00165DDC">
      <w:pPr>
        <w:pStyle w:val="Lgende"/>
        <w:rPr>
          <w:ins w:id="2430" w:author="DARMANA-LEVERT Corentin (FRA-DTI)" w:date="2023-08-13T12:05:00Z"/>
        </w:rPr>
      </w:pPr>
      <w:bookmarkStart w:id="2431" w:name="_Ref138718289"/>
      <w:bookmarkStart w:id="2432" w:name="_Toc144199800"/>
      <w:r>
        <w:t xml:space="preserve">Figure </w:t>
      </w:r>
      <w:fldSimple w:instr=" SEQ Figure \* ARABIC ">
        <w:ins w:id="2433" w:author="DARMANA-LEVERT Corentin (FRA-DTI)" w:date="2023-08-29T11:08:00Z">
          <w:r w:rsidR="00321898">
            <w:rPr>
              <w:noProof/>
            </w:rPr>
            <w:t>40</w:t>
          </w:r>
        </w:ins>
        <w:del w:id="2434" w:author="DARMANA-LEVERT Corentin (FRA-DTI)" w:date="2023-08-10T14:38:00Z">
          <w:r w:rsidR="00AF685A" w:rsidDel="00D97C1E">
            <w:rPr>
              <w:noProof/>
            </w:rPr>
            <w:delText>42</w:delText>
          </w:r>
        </w:del>
      </w:fldSimple>
      <w:bookmarkEnd w:id="2431"/>
      <w:r>
        <w:t xml:space="preserve"> : </w:t>
      </w:r>
      <w:r w:rsidRPr="00165DDC">
        <w:t>1-</w:t>
      </w:r>
      <w:r>
        <w:t>3/4</w:t>
      </w:r>
      <w:r w:rsidRPr="00165DDC">
        <w:t xml:space="preserve"> Mn CCT diagram from li</w:t>
      </w:r>
      <w:r w:rsidR="005651FC">
        <w:t>te</w:t>
      </w:r>
      <w:r w:rsidRPr="00165DDC">
        <w:t>rature and range of analysis</w:t>
      </w:r>
      <w:bookmarkEnd w:id="2432"/>
    </w:p>
    <w:p w14:paraId="1C98C704" w14:textId="75279902" w:rsidR="002312C0" w:rsidRPr="002312C0" w:rsidDel="000233C9" w:rsidRDefault="002312C0">
      <w:pPr>
        <w:rPr>
          <w:del w:id="2435" w:author="DARMANA-LEVERT Corentin (FRA-DTI)" w:date="2023-08-13T12:09:00Z"/>
        </w:rPr>
        <w:pPrChange w:id="2436" w:author="DARMANA-LEVERT Corentin (FRA-DTI)" w:date="2023-08-13T12:05:00Z">
          <w:pPr>
            <w:pStyle w:val="Lgende"/>
          </w:pPr>
        </w:pPrChange>
      </w:pPr>
    </w:p>
    <w:p w14:paraId="646F2643" w14:textId="0D29DDBD" w:rsidR="00165DDC" w:rsidRDefault="00165DDC" w:rsidP="00165DDC"/>
    <w:p w14:paraId="1A2C4F10" w14:textId="7D444240" w:rsidR="005651FC" w:rsidRDefault="005651FC" w:rsidP="00165DDC">
      <w:pPr>
        <w:rPr>
          <w:ins w:id="2437" w:author="DARMANA-LEVERT Corentin (FRA-DTI)" w:date="2023-08-13T12:09:00Z"/>
        </w:rPr>
      </w:pPr>
      <w:r w:rsidRPr="005651FC">
        <w:t xml:space="preserve">The diagram obtained in Thermo-Calc is inserted below </w:t>
      </w:r>
      <w:r>
        <w:t>(</w:t>
      </w:r>
      <w:r>
        <w:fldChar w:fldCharType="begin"/>
      </w:r>
      <w:r>
        <w:instrText xml:space="preserve"> REF _Ref138718367 \h </w:instrText>
      </w:r>
      <w:r>
        <w:fldChar w:fldCharType="separate"/>
      </w:r>
      <w:ins w:id="2438" w:author="DARMANA-LEVERT Corentin (FRA-DTI)" w:date="2023-08-29T11:08:00Z">
        <w:r w:rsidR="00321898">
          <w:t xml:space="preserve">Figure </w:t>
        </w:r>
        <w:r w:rsidR="00321898">
          <w:rPr>
            <w:noProof/>
          </w:rPr>
          <w:t>41</w:t>
        </w:r>
      </w:ins>
      <w:del w:id="2439" w:author="DARMANA-LEVERT Corentin (FRA-DTI)" w:date="2023-08-10T14:38:00Z">
        <w:r w:rsidR="00AF685A" w:rsidDel="00D97C1E">
          <w:delText xml:space="preserve">Figure </w:delText>
        </w:r>
        <w:r w:rsidR="00AF685A" w:rsidDel="00D97C1E">
          <w:rPr>
            <w:noProof/>
          </w:rPr>
          <w:delText>43</w:delText>
        </w:r>
      </w:del>
      <w:r>
        <w:fldChar w:fldCharType="end"/>
      </w:r>
      <w:r>
        <w:t>)</w:t>
      </w:r>
      <w:r w:rsidRPr="005651FC">
        <w:t xml:space="preserve">. </w:t>
      </w:r>
      <w:commentRangeStart w:id="2440"/>
      <w:r w:rsidRPr="005651FC">
        <w:t>Here too, there is a discontinuity between the curve of the beginning of perlite and bainite when they should be superimposed on practically the entire</w:t>
      </w:r>
      <w:r>
        <w:t xml:space="preserve"> analyses</w:t>
      </w:r>
      <w:r w:rsidRPr="005651FC">
        <w:t xml:space="preserve"> speed range.</w:t>
      </w:r>
      <w:commentRangeEnd w:id="2440"/>
      <w:r w:rsidR="005947F0">
        <w:rPr>
          <w:rStyle w:val="Marquedecommentaire"/>
        </w:rPr>
        <w:commentReference w:id="2440"/>
      </w:r>
    </w:p>
    <w:p w14:paraId="43E9CBE5" w14:textId="77777777" w:rsidR="000233C9" w:rsidRDefault="000233C9" w:rsidP="00165DDC"/>
    <w:p w14:paraId="1E3C1764" w14:textId="4B891A8E" w:rsidR="00165DDC" w:rsidRDefault="00CA6D71" w:rsidP="00165DDC">
      <w:pPr>
        <w:keepNext/>
        <w:jc w:val="center"/>
      </w:pPr>
      <w:ins w:id="2441" w:author="DARMANA-LEVERT Corentin (FRA-DTI)" w:date="2023-08-24T08:42:00Z">
        <w:r>
          <w:rPr>
            <w:noProof/>
          </w:rPr>
          <w:drawing>
            <wp:inline distT="0" distB="0" distL="0" distR="0" wp14:anchorId="4865E39D" wp14:editId="7A829BA4">
              <wp:extent cx="3496236" cy="3706180"/>
              <wp:effectExtent l="0" t="0" r="9525" b="889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srcRect r="3261"/>
                      <a:stretch/>
                    </pic:blipFill>
                    <pic:spPr bwMode="auto">
                      <a:xfrm>
                        <a:off x="0" y="0"/>
                        <a:ext cx="3506566" cy="3717130"/>
                      </a:xfrm>
                      <a:prstGeom prst="rect">
                        <a:avLst/>
                      </a:prstGeom>
                      <a:ln>
                        <a:noFill/>
                      </a:ln>
                      <a:extLst>
                        <a:ext uri="{53640926-AAD7-44D8-BBD7-CCE9431645EC}">
                          <a14:shadowObscured xmlns:a14="http://schemas.microsoft.com/office/drawing/2010/main"/>
                        </a:ext>
                      </a:extLst>
                    </pic:spPr>
                  </pic:pic>
                </a:graphicData>
              </a:graphic>
            </wp:inline>
          </w:drawing>
        </w:r>
        <w:r w:rsidDel="00CA6D71">
          <w:rPr>
            <w:noProof/>
          </w:rPr>
          <w:t xml:space="preserve"> </w:t>
        </w:r>
      </w:ins>
      <w:commentRangeStart w:id="2442"/>
      <w:del w:id="2443" w:author="DARMANA-LEVERT Corentin (FRA-DTI)" w:date="2023-08-24T08:42:00Z">
        <w:r w:rsidR="0016202F" w:rsidDel="00CA6D71">
          <w:rPr>
            <w:noProof/>
          </w:rPr>
          <w:drawing>
            <wp:inline distT="0" distB="0" distL="0" distR="0" wp14:anchorId="10AF960A" wp14:editId="0683DB32">
              <wp:extent cx="3283513" cy="3123028"/>
              <wp:effectExtent l="0" t="0" r="0" b="127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305382" cy="3143828"/>
                      </a:xfrm>
                      <a:prstGeom prst="rect">
                        <a:avLst/>
                      </a:prstGeom>
                      <a:noFill/>
                      <a:ln>
                        <a:noFill/>
                      </a:ln>
                    </pic:spPr>
                  </pic:pic>
                </a:graphicData>
              </a:graphic>
            </wp:inline>
          </w:drawing>
        </w:r>
      </w:del>
      <w:commentRangeEnd w:id="2442"/>
      <w:r w:rsidR="00291CE7">
        <w:rPr>
          <w:rStyle w:val="Marquedecommentaire"/>
        </w:rPr>
        <w:commentReference w:id="2442"/>
      </w:r>
    </w:p>
    <w:p w14:paraId="6FAF7807" w14:textId="46440B1B" w:rsidR="0016202F" w:rsidRDefault="00165DDC" w:rsidP="00AF685A">
      <w:pPr>
        <w:pStyle w:val="Lgende"/>
        <w:rPr>
          <w:ins w:id="2444" w:author="DARMANA-LEVERT Corentin (FRA-DTI)" w:date="2023-08-13T12:05:00Z"/>
        </w:rPr>
      </w:pPr>
      <w:bookmarkStart w:id="2445" w:name="_Ref138718367"/>
      <w:bookmarkStart w:id="2446" w:name="_Toc144199801"/>
      <w:r>
        <w:t xml:space="preserve">Figure </w:t>
      </w:r>
      <w:fldSimple w:instr=" SEQ Figure \* ARABIC ">
        <w:ins w:id="2447" w:author="DARMANA-LEVERT Corentin (FRA-DTI)" w:date="2023-08-29T11:08:00Z">
          <w:r w:rsidR="00321898">
            <w:rPr>
              <w:noProof/>
            </w:rPr>
            <w:t>41</w:t>
          </w:r>
        </w:ins>
        <w:del w:id="2448" w:author="DARMANA-LEVERT Corentin (FRA-DTI)" w:date="2023-08-10T14:38:00Z">
          <w:r w:rsidR="00AF685A" w:rsidDel="00D97C1E">
            <w:rPr>
              <w:noProof/>
            </w:rPr>
            <w:delText>43</w:delText>
          </w:r>
        </w:del>
      </w:fldSimple>
      <w:bookmarkEnd w:id="2445"/>
      <w:r>
        <w:t xml:space="preserve"> : Simulated 1-3/4 Mn CCT diagram on Thermo-Calc</w:t>
      </w:r>
      <w:bookmarkEnd w:id="2446"/>
    </w:p>
    <w:p w14:paraId="55B60A51" w14:textId="36FF5FAC" w:rsidR="002312C0" w:rsidRDefault="002312C0">
      <w:pPr>
        <w:rPr>
          <w:ins w:id="2449" w:author="DARMANA-LEVERT Corentin (FRA-DTI)" w:date="2023-08-24T08:49:00Z"/>
        </w:rPr>
      </w:pPr>
    </w:p>
    <w:p w14:paraId="7E0625F1" w14:textId="454D0133" w:rsidR="00AA69CB" w:rsidRDefault="00AA69CB">
      <w:pPr>
        <w:rPr>
          <w:ins w:id="2450" w:author="DARMANA-LEVERT Corentin (FRA-DTI)" w:date="2023-08-24T11:30:00Z"/>
        </w:rPr>
      </w:pPr>
      <w:ins w:id="2451" w:author="DARMANA-LEVERT Corentin (FRA-DTI)" w:date="2023-08-24T08:49:00Z">
        <w:r>
          <w:t xml:space="preserve">The </w:t>
        </w:r>
      </w:ins>
      <w:ins w:id="2452" w:author="DARMANA-LEVERT Corentin (FRA-DTI)" w:date="2023-08-24T08:51:00Z">
        <w:r>
          <w:t>superimposition</w:t>
        </w:r>
      </w:ins>
      <w:ins w:id="2453" w:author="DARMANA-LEVERT Corentin (FRA-DTI)" w:date="2023-08-24T08:50:00Z">
        <w:r>
          <w:t xml:space="preserve"> of the reference and simulated CCT </w:t>
        </w:r>
      </w:ins>
      <w:ins w:id="2454" w:author="DARMANA-LEVERT Corentin (FRA-DTI)" w:date="2023-08-27T16:27:00Z">
        <w:r w:rsidR="00D940E7">
          <w:t>(</w:t>
        </w:r>
        <w:r w:rsidR="00D940E7">
          <w:fldChar w:fldCharType="begin"/>
        </w:r>
        <w:r w:rsidR="00D940E7">
          <w:instrText xml:space="preserve"> REF _Ref144046034 \h </w:instrText>
        </w:r>
      </w:ins>
      <w:r w:rsidR="00D940E7">
        <w:fldChar w:fldCharType="separate"/>
      </w:r>
      <w:ins w:id="2455" w:author="DARMANA-LEVERT Corentin (FRA-DTI)" w:date="2023-08-29T11:08:00Z">
        <w:r w:rsidR="00321898">
          <w:t xml:space="preserve">Figure </w:t>
        </w:r>
        <w:r w:rsidR="00321898">
          <w:rPr>
            <w:noProof/>
          </w:rPr>
          <w:t>42</w:t>
        </w:r>
      </w:ins>
      <w:ins w:id="2456" w:author="DARMANA-LEVERT Corentin (FRA-DTI)" w:date="2023-08-27T16:27:00Z">
        <w:r w:rsidR="00D940E7">
          <w:fldChar w:fldCharType="end"/>
        </w:r>
        <w:r w:rsidR="00D940E7">
          <w:t xml:space="preserve">) </w:t>
        </w:r>
      </w:ins>
      <w:ins w:id="2457" w:author="DARMANA-LEVERT Corentin (FRA-DTI)" w:date="2023-08-24T08:50:00Z">
        <w:r>
          <w:t xml:space="preserve">shows better overall accuracy which however </w:t>
        </w:r>
      </w:ins>
      <w:ins w:id="2458" w:author="DARMANA-LEVERT Corentin (FRA-DTI)" w:date="2023-08-27T16:49:00Z">
        <w:r w:rsidR="009C46D4">
          <w:t xml:space="preserve">is </w:t>
        </w:r>
      </w:ins>
      <w:ins w:id="2459" w:author="DARMANA-LEVERT Corentin (FRA-DTI)" w:date="2023-08-24T08:50:00Z">
        <w:r>
          <w:t xml:space="preserve">not quantitative. </w:t>
        </w:r>
      </w:ins>
      <w:ins w:id="2460" w:author="DARMANA-LEVERT Corentin (FRA-DTI)" w:date="2023-08-24T08:51:00Z">
        <w:r>
          <w:t>Bainite, pearlite and martensite</w:t>
        </w:r>
      </w:ins>
      <w:ins w:id="2461" w:author="DARMANA-LEVERT Corentin (FRA-DTI)" w:date="2023-08-24T08:52:00Z">
        <w:r>
          <w:t xml:space="preserve"> start are at about the right order of magnitude but have different curve shape</w:t>
        </w:r>
      </w:ins>
      <w:ins w:id="2462" w:author="DARMANA-LEVERT Corentin (FRA-DTI)" w:date="2023-08-24T08:53:00Z">
        <w:r>
          <w:t xml:space="preserve">. The 98% transformed austenite curve sits at the same </w:t>
        </w:r>
      </w:ins>
      <w:ins w:id="2463" w:author="DARMANA-LEVERT Corentin (FRA-DTI)" w:date="2023-08-24T10:12:00Z">
        <w:r w:rsidR="00016D76">
          <w:t>h</w:t>
        </w:r>
      </w:ins>
      <w:ins w:id="2464" w:author="DARMANA-LEVERT Corentin (FRA-DTI)" w:date="2023-08-24T10:13:00Z">
        <w:r w:rsidR="00016D76">
          <w:t>eight</w:t>
        </w:r>
      </w:ins>
      <w:ins w:id="2465" w:author="DARMANA-LEVERT Corentin (FRA-DTI)" w:date="2023-08-24T08:53:00Z">
        <w:r>
          <w:t xml:space="preserve"> or higher than the 90% transformed curve </w:t>
        </w:r>
      </w:ins>
      <w:ins w:id="2466" w:author="DARMANA-LEVERT Corentin (FRA-DTI)" w:date="2023-08-24T08:54:00Z">
        <w:r>
          <w:t>in the reference CCT, which clearly indicates a lack of simulation performance.</w:t>
        </w:r>
      </w:ins>
    </w:p>
    <w:p w14:paraId="6653B4D1" w14:textId="77777777" w:rsidR="00BD7D0D" w:rsidRDefault="00BD7D0D">
      <w:pPr>
        <w:rPr>
          <w:ins w:id="2467" w:author="DARMANA-LEVERT Corentin (FRA-DTI)" w:date="2023-08-24T08:50:00Z"/>
        </w:rPr>
      </w:pPr>
    </w:p>
    <w:p w14:paraId="425EAC2B" w14:textId="77777777" w:rsidR="00AA69CB" w:rsidRDefault="00AA69CB" w:rsidP="00AA69CB">
      <w:pPr>
        <w:keepNext/>
        <w:jc w:val="center"/>
        <w:rPr>
          <w:ins w:id="2468" w:author="DARMANA-LEVERT Corentin (FRA-DTI)" w:date="2023-08-24T08:51:00Z"/>
        </w:rPr>
      </w:pPr>
      <w:ins w:id="2469" w:author="DARMANA-LEVERT Corentin (FRA-DTI)" w:date="2023-08-24T08:51:00Z">
        <w:r>
          <w:rPr>
            <w:noProof/>
          </w:rPr>
          <w:lastRenderedPageBreak/>
          <w:drawing>
            <wp:inline distT="0" distB="0" distL="0" distR="0" wp14:anchorId="5C4BED33" wp14:editId="19700F3B">
              <wp:extent cx="3546281" cy="4251296"/>
              <wp:effectExtent l="0" t="0" r="0" b="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549379" cy="4255010"/>
                      </a:xfrm>
                      <a:prstGeom prst="rect">
                        <a:avLst/>
                      </a:prstGeom>
                    </pic:spPr>
                  </pic:pic>
                </a:graphicData>
              </a:graphic>
            </wp:inline>
          </w:drawing>
        </w:r>
      </w:ins>
    </w:p>
    <w:p w14:paraId="6EB345E1" w14:textId="2E035BFC" w:rsidR="00122D20" w:rsidRPr="00122D20" w:rsidRDefault="00AA69CB" w:rsidP="00122D20">
      <w:pPr>
        <w:pStyle w:val="Lgende"/>
        <w:rPr>
          <w:ins w:id="2470" w:author="DARMANA-LEVERT Corentin (FRA-DTI)" w:date="2023-08-24T08:50:00Z"/>
        </w:rPr>
      </w:pPr>
      <w:bookmarkStart w:id="2471" w:name="_Ref144046034"/>
      <w:bookmarkStart w:id="2472" w:name="_Toc144199802"/>
      <w:ins w:id="2473" w:author="DARMANA-LEVERT Corentin (FRA-DTI)" w:date="2023-08-24T08:51:00Z">
        <w:r>
          <w:t xml:space="preserve">Figure </w:t>
        </w:r>
        <w:r>
          <w:fldChar w:fldCharType="begin"/>
        </w:r>
        <w:r>
          <w:instrText xml:space="preserve"> SEQ Figure \* ARABIC </w:instrText>
        </w:r>
      </w:ins>
      <w:r>
        <w:fldChar w:fldCharType="separate"/>
      </w:r>
      <w:ins w:id="2474" w:author="DARMANA-LEVERT Corentin (FRA-DTI)" w:date="2023-08-29T11:08:00Z">
        <w:r w:rsidR="00321898">
          <w:rPr>
            <w:noProof/>
          </w:rPr>
          <w:t>42</w:t>
        </w:r>
      </w:ins>
      <w:ins w:id="2475" w:author="DARMANA-LEVERT Corentin (FRA-DTI)" w:date="2023-08-24T08:51:00Z">
        <w:r>
          <w:fldChar w:fldCharType="end"/>
        </w:r>
        <w:bookmarkEnd w:id="2471"/>
        <w:r>
          <w:t xml:space="preserve"> : </w:t>
        </w:r>
      </w:ins>
      <w:ins w:id="2476" w:author="DARMANA-LEVERT Corentin (FRA-DTI)" w:date="2023-08-24T11:29:00Z">
        <w:r w:rsidR="00122D20">
          <w:t xml:space="preserve">Superimposition of </w:t>
        </w:r>
      </w:ins>
      <w:ins w:id="2477" w:author="DARMANA-LEVERT Corentin (FRA-DTI)" w:date="2023-08-24T11:30:00Z">
        <w:r w:rsidR="00BD7D0D">
          <w:t>the reference and</w:t>
        </w:r>
      </w:ins>
      <w:ins w:id="2478" w:author="DARMANA-LEVERT Corentin (FRA-DTI)" w:date="2023-08-24T11:29:00Z">
        <w:r w:rsidR="00122D20">
          <w:t xml:space="preserve"> simulation CCT diagram</w:t>
        </w:r>
      </w:ins>
      <w:ins w:id="2479" w:author="DARMANA-LEVERT Corentin (FRA-DTI)" w:date="2023-08-24T11:31:00Z">
        <w:r w:rsidR="00BD7D0D">
          <w:t>s for 1-3/4 Mn</w:t>
        </w:r>
      </w:ins>
      <w:bookmarkEnd w:id="2472"/>
    </w:p>
    <w:p w14:paraId="04345CB7" w14:textId="77777777" w:rsidR="00AA69CB" w:rsidRPr="002312C0" w:rsidRDefault="00AA69CB">
      <w:pPr>
        <w:pPrChange w:id="2480" w:author="DARMANA-LEVERT Corentin (FRA-DTI)" w:date="2023-08-13T12:05:00Z">
          <w:pPr>
            <w:pStyle w:val="Lgende"/>
          </w:pPr>
        </w:pPrChange>
      </w:pPr>
    </w:p>
    <w:p w14:paraId="5608A888" w14:textId="380A99A1" w:rsidR="005651FC" w:rsidRPr="0016202F" w:rsidRDefault="005651FC" w:rsidP="0016202F">
      <w:r w:rsidRPr="005651FC">
        <w:t xml:space="preserve">In the </w:t>
      </w:r>
      <w:r>
        <w:t>Steel properties</w:t>
      </w:r>
      <w:r w:rsidRPr="005651FC">
        <w:t xml:space="preserve"> module, the calculation mode can be set to "Quick", "Accurate</w:t>
      </w:r>
      <w:r w:rsidR="004A011E">
        <w:t>”</w:t>
      </w:r>
      <w:r w:rsidR="004A011E" w:rsidRPr="005651FC">
        <w:t>,</w:t>
      </w:r>
      <w:r w:rsidRPr="005651FC">
        <w:t xml:space="preserve"> or "Custom". The difference between "Quick" and "Accurate" has been investigated and reveals few differences, at least not </w:t>
      </w:r>
      <w:r>
        <w:t>great</w:t>
      </w:r>
      <w:r w:rsidRPr="005651FC">
        <w:t xml:space="preserve"> enough to be considered significant. The superposition of </w:t>
      </w:r>
      <w:del w:id="2481" w:author="DARMANA-LEVERT Corentin (FRA-DTI)" w:date="2023-08-23T15:49:00Z">
        <w:r w:rsidRPr="005651FC" w:rsidDel="000E29E5">
          <w:delText>these diagrams</w:delText>
        </w:r>
        <w:r w:rsidR="00AF685A" w:rsidDel="000E29E5">
          <w:delText xml:space="preserve"> </w:delText>
        </w:r>
      </w:del>
      <w:ins w:id="2482" w:author="DARMANA-LEVERT Corentin (FRA-DTI)" w:date="2023-08-23T15:49:00Z">
        <w:r w:rsidR="000E29E5">
          <w:t xml:space="preserve">two </w:t>
        </w:r>
      </w:ins>
      <w:ins w:id="2483" w:author="DARMANA-LEVERT Corentin (FRA-DTI)" w:date="2023-08-24T09:09:00Z">
        <w:r w:rsidR="002833E0">
          <w:t>additional</w:t>
        </w:r>
      </w:ins>
      <w:ins w:id="2484" w:author="DARMANA-LEVERT Corentin (FRA-DTI)" w:date="2023-08-23T15:49:00Z">
        <w:r w:rsidR="000E29E5">
          <w:t xml:space="preserve"> </w:t>
        </w:r>
      </w:ins>
      <w:del w:id="2485" w:author="DARMANA-LEVERT Corentin (FRA-DTI)" w:date="2023-08-24T10:13:00Z">
        <w:r w:rsidR="00AF685A" w:rsidDel="00016D76">
          <w:delText>(</w:delText>
        </w:r>
      </w:del>
      <w:ins w:id="2486" w:author="DARMANA-LEVERT Corentin (FRA-DTI)" w:date="2023-08-24T10:13:00Z">
        <w:r w:rsidR="00016D76">
          <w:t>diagrams (</w:t>
        </w:r>
      </w:ins>
      <w:r w:rsidR="00AF685A">
        <w:fldChar w:fldCharType="begin"/>
      </w:r>
      <w:r w:rsidR="00AF685A">
        <w:instrText xml:space="preserve"> REF _Ref138722154 \h </w:instrText>
      </w:r>
      <w:r w:rsidR="00AF685A">
        <w:fldChar w:fldCharType="separate"/>
      </w:r>
      <w:ins w:id="2487" w:author="DARMANA-LEVERT Corentin (FRA-DTI)" w:date="2023-08-29T11:08:00Z">
        <w:r w:rsidR="00321898">
          <w:t xml:space="preserve">Figure </w:t>
        </w:r>
        <w:r w:rsidR="00321898">
          <w:rPr>
            <w:noProof/>
          </w:rPr>
          <w:t>43</w:t>
        </w:r>
      </w:ins>
      <w:del w:id="2488" w:author="DARMANA-LEVERT Corentin (FRA-DTI)" w:date="2023-08-10T14:38:00Z">
        <w:r w:rsidR="00AF685A" w:rsidDel="00D97C1E">
          <w:delText xml:space="preserve">Figure </w:delText>
        </w:r>
        <w:r w:rsidR="00AF685A" w:rsidDel="00D97C1E">
          <w:rPr>
            <w:noProof/>
          </w:rPr>
          <w:delText>44</w:delText>
        </w:r>
      </w:del>
      <w:r w:rsidR="00AF685A">
        <w:fldChar w:fldCharType="end"/>
      </w:r>
      <w:r w:rsidR="00AF685A">
        <w:t>)</w:t>
      </w:r>
      <w:r w:rsidRPr="005651FC">
        <w:t xml:space="preserve"> highlights these aspects</w:t>
      </w:r>
      <w:r w:rsidR="00325E09">
        <w:t xml:space="preserve">. </w:t>
      </w:r>
      <w:commentRangeStart w:id="2489"/>
      <w:r w:rsidR="00325E09">
        <w:t>No</w:t>
      </w:r>
      <w:del w:id="2490" w:author="DARMANA-LEVERT Corentin (FRA-DTI)" w:date="2023-08-18T17:31:00Z">
        <w:r w:rsidR="00325E09" w:rsidDel="002B267E">
          <w:delText>t</w:delText>
        </w:r>
      </w:del>
      <w:ins w:id="2491" w:author="DARMANA-LEVERT Corentin (FRA-DTI)" w:date="2023-08-18T17:31:00Z">
        <w:r w:rsidR="002B267E">
          <w:t>ne</w:t>
        </w:r>
      </w:ins>
      <w:r w:rsidR="00325E09">
        <w:t xml:space="preserve"> of both </w:t>
      </w:r>
      <w:commentRangeEnd w:id="2489"/>
      <w:r w:rsidR="007609DE">
        <w:rPr>
          <w:rStyle w:val="Marquedecommentaire"/>
        </w:rPr>
        <w:commentReference w:id="2489"/>
      </w:r>
      <w:r w:rsidR="00325E09">
        <w:t xml:space="preserve">are considered more accurate </w:t>
      </w:r>
      <w:del w:id="2492" w:author="DARMANA-LEVERT Corentin (FRA-DTI)" w:date="2023-08-23T15:49:00Z">
        <w:r w:rsidR="00325E09" w:rsidDel="000E29E5">
          <w:delText>in regard to</w:delText>
        </w:r>
      </w:del>
      <w:ins w:id="2493" w:author="DARMANA-LEVERT Corentin (FRA-DTI)" w:date="2023-08-23T15:49:00Z">
        <w:r w:rsidR="000E29E5">
          <w:t>regarding</w:t>
        </w:r>
      </w:ins>
      <w:r w:rsidR="00325E09">
        <w:t xml:space="preserve"> literature.</w:t>
      </w:r>
    </w:p>
    <w:p w14:paraId="47653060" w14:textId="4E44301E" w:rsidR="0016202F" w:rsidRDefault="0016202F" w:rsidP="00AA69CB"/>
    <w:p w14:paraId="3270F8A7" w14:textId="77777777" w:rsidR="005651FC" w:rsidRDefault="005651FC" w:rsidP="005651FC">
      <w:pPr>
        <w:keepNext/>
        <w:jc w:val="center"/>
      </w:pPr>
      <w:commentRangeStart w:id="2494"/>
      <w:r>
        <w:rPr>
          <w:noProof/>
        </w:rPr>
        <w:lastRenderedPageBreak/>
        <w:drawing>
          <wp:inline distT="0" distB="0" distL="0" distR="0" wp14:anchorId="05E864FF" wp14:editId="3F7745C1">
            <wp:extent cx="3298825" cy="3007360"/>
            <wp:effectExtent l="0" t="0" r="0" b="254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298825" cy="3007360"/>
                    </a:xfrm>
                    <a:prstGeom prst="rect">
                      <a:avLst/>
                    </a:prstGeom>
                    <a:noFill/>
                    <a:ln>
                      <a:noFill/>
                    </a:ln>
                  </pic:spPr>
                </pic:pic>
              </a:graphicData>
            </a:graphic>
          </wp:inline>
        </w:drawing>
      </w:r>
      <w:commentRangeEnd w:id="2494"/>
      <w:r w:rsidR="007609DE">
        <w:rPr>
          <w:rStyle w:val="Marquedecommentaire"/>
        </w:rPr>
        <w:commentReference w:id="2494"/>
      </w:r>
    </w:p>
    <w:p w14:paraId="71516ADB" w14:textId="4AB777B8" w:rsidR="00325E09" w:rsidRDefault="005651FC" w:rsidP="00325E09">
      <w:pPr>
        <w:pStyle w:val="Lgende"/>
      </w:pPr>
      <w:bookmarkStart w:id="2495" w:name="_Ref138722154"/>
      <w:bookmarkStart w:id="2496" w:name="_Toc144199803"/>
      <w:r>
        <w:t xml:space="preserve">Figure </w:t>
      </w:r>
      <w:fldSimple w:instr=" SEQ Figure \* ARABIC ">
        <w:ins w:id="2497" w:author="DARMANA-LEVERT Corentin (FRA-DTI)" w:date="2023-08-29T11:08:00Z">
          <w:r w:rsidR="00321898">
            <w:rPr>
              <w:noProof/>
            </w:rPr>
            <w:t>43</w:t>
          </w:r>
        </w:ins>
        <w:del w:id="2498" w:author="DARMANA-LEVERT Corentin (FRA-DTI)" w:date="2023-08-10T14:38:00Z">
          <w:r w:rsidR="00AF685A" w:rsidDel="00D97C1E">
            <w:rPr>
              <w:noProof/>
            </w:rPr>
            <w:delText>44</w:delText>
          </w:r>
        </w:del>
      </w:fldSimple>
      <w:bookmarkEnd w:id="2495"/>
      <w:r>
        <w:t xml:space="preserve"> : Superimposition of the "quick" set and "accurate" </w:t>
      </w:r>
      <w:r w:rsidR="00325E09">
        <w:t xml:space="preserve">set simulation </w:t>
      </w:r>
      <w:r>
        <w:t>for the 1-3/4 Mn CCT diagram</w:t>
      </w:r>
      <w:bookmarkEnd w:id="2496"/>
    </w:p>
    <w:p w14:paraId="3C3CB231" w14:textId="598C196B" w:rsidR="00325E09" w:rsidRDefault="00325E09" w:rsidP="00325E09"/>
    <w:p w14:paraId="6EB7FAA1" w14:textId="11A4603D" w:rsidR="00325E09" w:rsidRDefault="00325E09" w:rsidP="00325E09">
      <w:r>
        <w:t xml:space="preserve">So far, the Steel Property module did not really show any </w:t>
      </w:r>
      <w:r w:rsidR="004A011E">
        <w:t xml:space="preserve">quantitative </w:t>
      </w:r>
      <w:r>
        <w:t>interest for simple steels, and it was likely to not show any either for more complex ones. However, 2</w:t>
      </w:r>
      <w:ins w:id="2499" w:author="DARMANA-LEVERT Corentin (FRA-DTI)" w:date="2023-08-24T10:13:00Z">
        <w:r w:rsidR="00016D76">
          <w:t xml:space="preserve"> more complex</w:t>
        </w:r>
      </w:ins>
      <w:r>
        <w:t xml:space="preserve"> steel grades used by Framatome were still investigated </w:t>
      </w:r>
      <w:proofErr w:type="gramStart"/>
      <w:r>
        <w:t>in order to</w:t>
      </w:r>
      <w:proofErr w:type="gramEnd"/>
      <w:r>
        <w:t xml:space="preserve"> have a concrete state of the art.</w:t>
      </w:r>
    </w:p>
    <w:p w14:paraId="024CC90F" w14:textId="77777777" w:rsidR="00C643C2" w:rsidRDefault="00C643C2" w:rsidP="00291CE7">
      <w:pPr>
        <w:rPr>
          <w:lang w:val="en-GB"/>
        </w:rPr>
      </w:pPr>
    </w:p>
    <w:p w14:paraId="37EE3C54" w14:textId="1BD4A0D0" w:rsidR="00325E09" w:rsidRDefault="00C643C2" w:rsidP="00C643C2">
      <w:pPr>
        <w:pStyle w:val="Titre5"/>
        <w:numPr>
          <w:ilvl w:val="0"/>
          <w:numId w:val="0"/>
        </w:numPr>
      </w:pPr>
      <w:r>
        <w:rPr>
          <w:lang w:val="en-GB"/>
        </w:rPr>
        <w:t>16MNDS CCT diagram</w:t>
      </w:r>
    </w:p>
    <w:p w14:paraId="47E45CAA" w14:textId="3EAF8F67" w:rsidR="00325E09" w:rsidRPr="00325E09" w:rsidRDefault="00325E09" w:rsidP="00325E09">
      <w:r>
        <w:t xml:space="preserve">16MND5 steel grade is a 7-element grade widely used, </w:t>
      </w:r>
      <w:r w:rsidR="004A011E">
        <w:t xml:space="preserve">of </w:t>
      </w:r>
      <w:r>
        <w:t>chemical composition 0.18% C – 1.3% Mn - 0.2% Si – 0.2% Cr – 0.75% Ni – 0.5% Mo. The diagram from literature is inserted below</w:t>
      </w:r>
      <w:ins w:id="2500" w:author="DARMANA-LEVERT Corentin (FRA-DTI)" w:date="2023-08-27T16:27:00Z">
        <w:r w:rsidR="00D940E7">
          <w:t xml:space="preserve"> (</w:t>
        </w:r>
        <w:r w:rsidR="00D940E7">
          <w:fldChar w:fldCharType="begin"/>
        </w:r>
        <w:r w:rsidR="00D940E7">
          <w:instrText xml:space="preserve"> REF _Ref138718903 \h </w:instrText>
        </w:r>
      </w:ins>
      <w:r w:rsidR="00D940E7">
        <w:fldChar w:fldCharType="separate"/>
      </w:r>
      <w:ins w:id="2501" w:author="DARMANA-LEVERT Corentin (FRA-DTI)" w:date="2023-08-29T11:08:00Z">
        <w:r w:rsidR="00321898">
          <w:t xml:space="preserve">Figure </w:t>
        </w:r>
        <w:r w:rsidR="00321898">
          <w:rPr>
            <w:noProof/>
          </w:rPr>
          <w:t>44</w:t>
        </w:r>
      </w:ins>
      <w:ins w:id="2502" w:author="DARMANA-LEVERT Corentin (FRA-DTI)" w:date="2023-08-27T16:27:00Z">
        <w:r w:rsidR="00D940E7">
          <w:fldChar w:fldCharType="end"/>
        </w:r>
        <w:r w:rsidR="00D940E7">
          <w:t>)</w:t>
        </w:r>
      </w:ins>
      <w:r>
        <w:t xml:space="preserve"> and is naturally more complex than those of the 1-</w:t>
      </w:r>
      <w:del w:id="2503" w:author="DARMANA-LEVERT Corentin (FRA-DTI)" w:date="2023-08-24T10:14:00Z">
        <w:r w:rsidDel="00016D76">
          <w:delText xml:space="preserve"> </w:delText>
        </w:r>
      </w:del>
      <w:r>
        <w:t>X Mn family presented before. This diagram is plotted as a time-temperature scale rather than a cooling rate-temperature scale.</w:t>
      </w:r>
    </w:p>
    <w:p w14:paraId="720BD145" w14:textId="2C145ECA" w:rsidR="00325E09" w:rsidRDefault="00325E09" w:rsidP="001D1F71">
      <w:pPr>
        <w:rPr>
          <w:lang w:val="en-GB"/>
        </w:rPr>
      </w:pPr>
    </w:p>
    <w:p w14:paraId="512EC111" w14:textId="77777777" w:rsidR="00325E09" w:rsidRDefault="00325E09" w:rsidP="00325E09">
      <w:pPr>
        <w:keepNext/>
        <w:jc w:val="center"/>
      </w:pPr>
      <w:r>
        <w:rPr>
          <w:noProof/>
        </w:rPr>
        <w:lastRenderedPageBreak/>
        <w:drawing>
          <wp:inline distT="0" distB="0" distL="0" distR="0" wp14:anchorId="394CEDC4" wp14:editId="574A3BF0">
            <wp:extent cx="3472815" cy="4307205"/>
            <wp:effectExtent l="0" t="0" r="0" b="0"/>
            <wp:docPr id="5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7"/>
                    <pic:cNvPicPr>
                      <a:picLocks noChangeAspect="1"/>
                    </pic:cNvPicPr>
                  </pic:nvPicPr>
                  <pic:blipFill>
                    <a:blip r:embed="rId74">
                      <a:clrChange>
                        <a:clrFrom>
                          <a:srgbClr val="FEFEFE"/>
                        </a:clrFrom>
                        <a:clrTo>
                          <a:srgbClr val="FEFEFE">
                            <a:alpha val="0"/>
                          </a:srgbClr>
                        </a:clrTo>
                      </a:clrChange>
                      <a:extLst>
                        <a:ext uri="{28A0092B-C50C-407E-A947-70E740481C1C}">
                          <a14:useLocalDpi xmlns:a14="http://schemas.microsoft.com/office/drawing/2010/main" val="0"/>
                        </a:ext>
                      </a:extLst>
                    </a:blip>
                    <a:stretch>
                      <a:fillRect/>
                    </a:stretch>
                  </pic:blipFill>
                  <pic:spPr>
                    <a:xfrm>
                      <a:off x="0" y="0"/>
                      <a:ext cx="3472815" cy="4307205"/>
                    </a:xfrm>
                    <a:prstGeom prst="rect">
                      <a:avLst/>
                    </a:prstGeom>
                  </pic:spPr>
                </pic:pic>
              </a:graphicData>
            </a:graphic>
          </wp:inline>
        </w:drawing>
      </w:r>
    </w:p>
    <w:p w14:paraId="24852754" w14:textId="1BA5D67C" w:rsidR="00325E09" w:rsidRDefault="00325E09" w:rsidP="00325E09">
      <w:pPr>
        <w:pStyle w:val="Lgende"/>
        <w:rPr>
          <w:lang w:val="en-GB"/>
        </w:rPr>
      </w:pPr>
      <w:bookmarkStart w:id="2504" w:name="_Ref138718903"/>
      <w:bookmarkStart w:id="2505" w:name="_Toc144199804"/>
      <w:r>
        <w:t xml:space="preserve">Figure </w:t>
      </w:r>
      <w:fldSimple w:instr=" SEQ Figure \* ARABIC ">
        <w:ins w:id="2506" w:author="DARMANA-LEVERT Corentin (FRA-DTI)" w:date="2023-08-29T11:08:00Z">
          <w:r w:rsidR="00321898">
            <w:rPr>
              <w:noProof/>
            </w:rPr>
            <w:t>44</w:t>
          </w:r>
        </w:ins>
        <w:del w:id="2507" w:author="DARMANA-LEVERT Corentin (FRA-DTI)" w:date="2023-08-10T14:38:00Z">
          <w:r w:rsidR="00AF685A" w:rsidDel="00D97C1E">
            <w:rPr>
              <w:noProof/>
            </w:rPr>
            <w:delText>45</w:delText>
          </w:r>
        </w:del>
      </w:fldSimple>
      <w:bookmarkEnd w:id="2504"/>
      <w:r>
        <w:t xml:space="preserve"> : 16MND5 CCT diagram from literature</w:t>
      </w:r>
      <w:bookmarkEnd w:id="2505"/>
    </w:p>
    <w:p w14:paraId="0F1EE2E5" w14:textId="77777777" w:rsidR="00325E09" w:rsidRDefault="00325E09" w:rsidP="0019255A">
      <w:pPr>
        <w:rPr>
          <w:lang w:val="en-GB"/>
        </w:rPr>
      </w:pPr>
    </w:p>
    <w:p w14:paraId="231A0519" w14:textId="11F0CC68" w:rsidR="0019255A" w:rsidRDefault="00325E09" w:rsidP="0019255A">
      <w:pPr>
        <w:rPr>
          <w:lang w:val="en-GB"/>
        </w:rPr>
      </w:pPr>
      <w:r>
        <w:rPr>
          <w:lang w:val="en-GB"/>
        </w:rPr>
        <w:t>T</w:t>
      </w:r>
      <w:r w:rsidRPr="00325E09">
        <w:rPr>
          <w:lang w:val="en-GB"/>
        </w:rPr>
        <w:t>he diagram simulated in Thermo-Calc is shown below</w:t>
      </w:r>
      <w:r w:rsidR="003338ED">
        <w:rPr>
          <w:lang w:val="en-GB"/>
        </w:rPr>
        <w:t xml:space="preserve"> (</w:t>
      </w:r>
      <w:r w:rsidR="003338ED">
        <w:rPr>
          <w:lang w:val="en-GB"/>
        </w:rPr>
        <w:fldChar w:fldCharType="begin"/>
      </w:r>
      <w:r w:rsidR="003338ED">
        <w:rPr>
          <w:lang w:val="en-GB"/>
        </w:rPr>
        <w:instrText xml:space="preserve"> REF _Ref138719309 \h </w:instrText>
      </w:r>
      <w:r w:rsidR="003338ED">
        <w:rPr>
          <w:lang w:val="en-GB"/>
        </w:rPr>
      </w:r>
      <w:r w:rsidR="003338ED">
        <w:rPr>
          <w:lang w:val="en-GB"/>
        </w:rPr>
        <w:fldChar w:fldCharType="separate"/>
      </w:r>
      <w:ins w:id="2508" w:author="DARMANA-LEVERT Corentin (FRA-DTI)" w:date="2023-08-29T11:08:00Z">
        <w:r w:rsidR="00321898">
          <w:t xml:space="preserve">Figure </w:t>
        </w:r>
        <w:r w:rsidR="00321898">
          <w:rPr>
            <w:noProof/>
          </w:rPr>
          <w:t>45</w:t>
        </w:r>
      </w:ins>
      <w:del w:id="2509" w:author="DARMANA-LEVERT Corentin (FRA-DTI)" w:date="2023-08-10T14:38:00Z">
        <w:r w:rsidR="00AF685A" w:rsidDel="00D97C1E">
          <w:delText xml:space="preserve">Figure </w:delText>
        </w:r>
        <w:r w:rsidR="00AF685A" w:rsidDel="00D97C1E">
          <w:rPr>
            <w:noProof/>
          </w:rPr>
          <w:delText>46</w:delText>
        </w:r>
      </w:del>
      <w:r w:rsidR="003338ED">
        <w:rPr>
          <w:lang w:val="en-GB"/>
        </w:rPr>
        <w:fldChar w:fldCharType="end"/>
      </w:r>
      <w:r w:rsidR="003338ED">
        <w:rPr>
          <w:lang w:val="en-GB"/>
        </w:rPr>
        <w:t>)</w:t>
      </w:r>
      <w:r w:rsidRPr="00325E09">
        <w:rPr>
          <w:lang w:val="en-GB"/>
        </w:rPr>
        <w:t>. Again, the results are not quantitative but nevertheless give an approximation of the phases that will be formed at cooling. The curves generally seem to shift about forty degrees downwards as is observable on the martensite start or perlite start curve.</w:t>
      </w:r>
    </w:p>
    <w:p w14:paraId="54325423" w14:textId="43483378" w:rsidR="00325E09" w:rsidRDefault="00325E09" w:rsidP="0019255A">
      <w:pPr>
        <w:rPr>
          <w:lang w:val="en-GB"/>
        </w:rPr>
      </w:pPr>
    </w:p>
    <w:p w14:paraId="77AD8B67" w14:textId="57C9EB9F" w:rsidR="00325E09" w:rsidRDefault="00325E09" w:rsidP="0019255A">
      <w:pPr>
        <w:rPr>
          <w:lang w:val="en-GB"/>
        </w:rPr>
      </w:pPr>
    </w:p>
    <w:p w14:paraId="786120AE" w14:textId="77777777" w:rsidR="00325E09" w:rsidRPr="00325E09" w:rsidRDefault="00325E09" w:rsidP="0019255A">
      <w:pPr>
        <w:rPr>
          <w:noProof/>
        </w:rPr>
      </w:pPr>
    </w:p>
    <w:p w14:paraId="23505BF9" w14:textId="77777777" w:rsidR="00325E09" w:rsidRDefault="00325E09" w:rsidP="00325E09">
      <w:pPr>
        <w:jc w:val="center"/>
        <w:rPr>
          <w:lang w:val="en-GB"/>
        </w:rPr>
      </w:pPr>
    </w:p>
    <w:p w14:paraId="5E8C6488" w14:textId="77777777" w:rsidR="00325E09" w:rsidRDefault="00325E09" w:rsidP="00325E09">
      <w:pPr>
        <w:jc w:val="center"/>
        <w:rPr>
          <w:lang w:val="en-GB"/>
        </w:rPr>
      </w:pPr>
    </w:p>
    <w:commentRangeStart w:id="2510"/>
    <w:p w14:paraId="7B18F8CC" w14:textId="77777777" w:rsidR="003338ED" w:rsidRDefault="003338ED" w:rsidP="003338ED">
      <w:pPr>
        <w:keepNext/>
        <w:jc w:val="center"/>
      </w:pPr>
      <w:r>
        <w:rPr>
          <w:noProof/>
        </w:rPr>
        <w:lastRenderedPageBreak/>
        <mc:AlternateContent>
          <mc:Choice Requires="wps">
            <w:drawing>
              <wp:inline distT="0" distB="0" distL="0" distR="0" wp14:anchorId="70C9D31C" wp14:editId="365C5677">
                <wp:extent cx="3150858" cy="4546698"/>
                <wp:effectExtent l="38100" t="0" r="31115" b="44450"/>
                <wp:docPr id="57" name="Rectangle 5"/>
                <wp:cNvGraphicFramePr/>
                <a:graphic xmlns:a="http://schemas.openxmlformats.org/drawingml/2006/main">
                  <a:graphicData uri="http://schemas.microsoft.com/office/word/2010/wordprocessingShape">
                    <wps:wsp>
                      <wps:cNvSpPr/>
                      <wps:spPr>
                        <a:xfrm>
                          <a:off x="0" y="0"/>
                          <a:ext cx="3150858" cy="4546698"/>
                        </a:xfrm>
                        <a:prstGeom prst="rect">
                          <a:avLst/>
                        </a:prstGeom>
                        <a:blipFill dpi="0" rotWithShape="1">
                          <a:blip r:embed="rId75">
                            <a:extLst>
                              <a:ext uri="{28A0092B-C50C-407E-A947-70E740481C1C}">
                                <a14:useLocalDpi xmlns:a14="http://schemas.microsoft.com/office/drawing/2010/main" val="0"/>
                              </a:ext>
                            </a:extLst>
                          </a:blip>
                          <a:srcRect/>
                          <a:stretch>
                            <a:fillRect l="-1996" t="-1604"/>
                          </a:stretch>
                        </a:blipFill>
                        <a:ln w="3175">
                          <a:noFill/>
                        </a:ln>
                        <a:effectLst>
                          <a:outerShdw blurRad="50800" dist="50800" dir="5400000" algn="ctr" rotWithShape="0">
                            <a:srgbClr val="000000">
                              <a:alpha val="0"/>
                            </a:srgbClr>
                          </a:outerShdw>
                        </a:effectLst>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ctr"/>
                    </wps:wsp>
                  </a:graphicData>
                </a:graphic>
              </wp:inline>
            </w:drawing>
          </mc:Choice>
          <mc:Fallback>
            <w:pict>
              <v:rect w14:anchorId="5F0DC602" id="Rectangle 5" o:spid="_x0000_s1026" style="width:248.1pt;height:358pt;visibility:visible;mso-wrap-style:square;mso-left-percent:-10001;mso-top-percent:-10001;mso-position-horizontal:absolute;mso-position-horizontal-relative:char;mso-position-vertical:absolute;mso-position-vertical-relative:line;mso-left-percent:-10001;mso-top-percent:-10001;v-text-anchor:middle" o:gfxdata="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ERBUk1BTkEtTEVWRVJUIENvcmVudGluIChGUkEtRFRJKQAABZADAAIAAAAUAAAQupAEAAIA&#10;AAAUAAAQzpKRAAIAAAADNjQAAJKSAAIAAAADNjQAAOocAAcAAAgMAAAIrgAAAAAc6gAAAA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Dw/eHBh&#10;Y2tldCBlbmQ9J3cnPz7/2wBDAAcFBQYFBAcGBQYIBwcIChELCgkJChUPEAwRGBUaGRgVGBcbHich&#10;Gx0lHRcYIi4iJSgpKywrGiAvMy8qMicqKyr/2wBDAQcICAoJChQLCxQqHBgcKioqKioqKioqKioq&#10;KioqKioqKioqKioqKioqKioqKioqKioqKioqKioqKioqKioqKir/wAARCAMBAl8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" stroked="f" strokeweight=".25pt">
                <v:fill r:id="rId76" o:title="" recolor="t" rotate="t" type="frame"/>
                <v:shadow on="t" color="black" opacity="0" offset="0,4pt"/>
                <w10:anchorlock/>
              </v:rect>
            </w:pict>
          </mc:Fallback>
        </mc:AlternateContent>
      </w:r>
      <w:commentRangeEnd w:id="2510"/>
      <w:r w:rsidR="00291CE7">
        <w:rPr>
          <w:rStyle w:val="Marquedecommentaire"/>
        </w:rPr>
        <w:commentReference w:id="2510"/>
      </w:r>
    </w:p>
    <w:p w14:paraId="51B2E47E" w14:textId="377D42D8" w:rsidR="00325E09" w:rsidRDefault="003338ED" w:rsidP="003338ED">
      <w:pPr>
        <w:pStyle w:val="Lgende"/>
      </w:pPr>
      <w:bookmarkStart w:id="2511" w:name="_Ref138719309"/>
      <w:bookmarkStart w:id="2512" w:name="_Toc144199805"/>
      <w:r>
        <w:t xml:space="preserve">Figure </w:t>
      </w:r>
      <w:fldSimple w:instr=" SEQ Figure \* ARABIC ">
        <w:ins w:id="2513" w:author="DARMANA-LEVERT Corentin (FRA-DTI)" w:date="2023-08-29T11:08:00Z">
          <w:r w:rsidR="00321898">
            <w:rPr>
              <w:noProof/>
            </w:rPr>
            <w:t>45</w:t>
          </w:r>
        </w:ins>
        <w:del w:id="2514" w:author="DARMANA-LEVERT Corentin (FRA-DTI)" w:date="2023-08-10T14:38:00Z">
          <w:r w:rsidR="00AF685A" w:rsidDel="00D97C1E">
            <w:rPr>
              <w:noProof/>
            </w:rPr>
            <w:delText>46</w:delText>
          </w:r>
        </w:del>
      </w:fldSimple>
      <w:bookmarkEnd w:id="2511"/>
      <w:r>
        <w:t xml:space="preserve"> : Simulated 16MND5 CCT diagram on </w:t>
      </w:r>
      <w:r w:rsidR="00D4691A">
        <w:t>T</w:t>
      </w:r>
      <w:r>
        <w:t>hermo-Calc</w:t>
      </w:r>
      <w:bookmarkEnd w:id="2512"/>
    </w:p>
    <w:p w14:paraId="50425C6E" w14:textId="77777777" w:rsidR="003338ED" w:rsidRDefault="003338ED" w:rsidP="003338ED">
      <w:pPr>
        <w:rPr>
          <w:lang w:val="en-GB"/>
        </w:rPr>
      </w:pPr>
    </w:p>
    <w:p w14:paraId="131A22F6" w14:textId="2920A35E" w:rsidR="003338ED" w:rsidRDefault="003338ED" w:rsidP="003338ED">
      <w:pPr>
        <w:rPr>
          <w:ins w:id="2515" w:author="DARMANA-LEVERT Corentin (FRA-DTI)" w:date="2023-08-13T12:09:00Z"/>
          <w:lang w:val="en-GB"/>
        </w:rPr>
      </w:pPr>
      <w:r w:rsidRPr="003338ED">
        <w:rPr>
          <w:lang w:val="en-GB"/>
        </w:rPr>
        <w:t>The superposition of these two figures highlights these temperature shifts and the lack of quantification of the calculations</w:t>
      </w:r>
      <w:r>
        <w:rPr>
          <w:lang w:val="en-GB"/>
        </w:rPr>
        <w:t xml:space="preserve"> (</w:t>
      </w:r>
      <w:r>
        <w:rPr>
          <w:lang w:val="en-GB"/>
        </w:rPr>
        <w:fldChar w:fldCharType="begin"/>
      </w:r>
      <w:r>
        <w:rPr>
          <w:lang w:val="en-GB"/>
        </w:rPr>
        <w:instrText xml:space="preserve"> REF _Ref138719435 \h </w:instrText>
      </w:r>
      <w:r>
        <w:rPr>
          <w:lang w:val="en-GB"/>
        </w:rPr>
      </w:r>
      <w:r>
        <w:rPr>
          <w:lang w:val="en-GB"/>
        </w:rPr>
        <w:fldChar w:fldCharType="separate"/>
      </w:r>
      <w:ins w:id="2516" w:author="DARMANA-LEVERT Corentin (FRA-DTI)" w:date="2023-08-29T11:08:00Z">
        <w:r w:rsidR="00321898">
          <w:t xml:space="preserve">Figure </w:t>
        </w:r>
        <w:r w:rsidR="00321898">
          <w:rPr>
            <w:noProof/>
          </w:rPr>
          <w:t>46</w:t>
        </w:r>
      </w:ins>
      <w:del w:id="2517" w:author="DARMANA-LEVERT Corentin (FRA-DTI)" w:date="2023-08-10T14:38:00Z">
        <w:r w:rsidR="00AF685A" w:rsidDel="00D97C1E">
          <w:delText xml:space="preserve">Figure </w:delText>
        </w:r>
        <w:r w:rsidR="00AF685A" w:rsidDel="00D97C1E">
          <w:rPr>
            <w:noProof/>
          </w:rPr>
          <w:delText>47</w:delText>
        </w:r>
      </w:del>
      <w:r>
        <w:rPr>
          <w:lang w:val="en-GB"/>
        </w:rPr>
        <w:fldChar w:fldCharType="end"/>
      </w:r>
      <w:r>
        <w:rPr>
          <w:lang w:val="en-GB"/>
        </w:rPr>
        <w:t>)</w:t>
      </w:r>
      <w:r w:rsidRPr="003338ED">
        <w:rPr>
          <w:lang w:val="en-GB"/>
        </w:rPr>
        <w:t>.</w:t>
      </w:r>
      <w:ins w:id="2518" w:author="MARCEAUX DIT CLEMENT Arthur (FRA-DTI)" w:date="2023-08-18T14:17:00Z">
        <w:r w:rsidR="007609DE">
          <w:rPr>
            <w:lang w:val="en-GB"/>
          </w:rPr>
          <w:t xml:space="preserve"> The ferrite transformation temperatures seem to be rather well calculated, but the appearance of bainite is not accurately predicted. This is a very important problem, since the 16MND5 steel is </w:t>
        </w:r>
        <w:proofErr w:type="gramStart"/>
        <w:r w:rsidR="007609DE">
          <w:rPr>
            <w:lang w:val="en-GB"/>
          </w:rPr>
          <w:t>actually a</w:t>
        </w:r>
        <w:proofErr w:type="gramEnd"/>
        <w:r w:rsidR="007609DE">
          <w:rPr>
            <w:lang w:val="en-GB"/>
          </w:rPr>
          <w:t xml:space="preserve"> bainitic steel. </w:t>
        </w:r>
      </w:ins>
    </w:p>
    <w:p w14:paraId="7F9B6596" w14:textId="77777777" w:rsidR="000233C9" w:rsidRDefault="000233C9" w:rsidP="003338ED">
      <w:pPr>
        <w:rPr>
          <w:lang w:val="en-GB"/>
        </w:rPr>
      </w:pPr>
    </w:p>
    <w:p w14:paraId="4D259211" w14:textId="77777777" w:rsidR="003338ED" w:rsidRDefault="003338ED" w:rsidP="003338ED">
      <w:pPr>
        <w:keepNext/>
        <w:jc w:val="center"/>
      </w:pPr>
      <w:r>
        <w:rPr>
          <w:noProof/>
        </w:rPr>
        <w:lastRenderedPageBreak/>
        <w:drawing>
          <wp:inline distT="0" distB="0" distL="0" distR="0" wp14:anchorId="760C3B79" wp14:editId="4E528F96">
            <wp:extent cx="3060700" cy="4316730"/>
            <wp:effectExtent l="0" t="0" r="6350" b="762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a:picLocks noChangeAspect="1"/>
                    </pic:cNvPicPr>
                  </pic:nvPicPr>
                  <pic:blipFill rotWithShape="1">
                    <a:blip r:embed="rId77">
                      <a:extLst>
                        <a:ext uri="{28A0092B-C50C-407E-A947-70E740481C1C}">
                          <a14:useLocalDpi xmlns:a14="http://schemas.microsoft.com/office/drawing/2010/main" val="0"/>
                        </a:ext>
                      </a:extLst>
                    </a:blip>
                    <a:srcRect r="10509"/>
                    <a:stretch/>
                  </pic:blipFill>
                  <pic:spPr bwMode="auto">
                    <a:xfrm>
                      <a:off x="0" y="0"/>
                      <a:ext cx="3060700" cy="4316730"/>
                    </a:xfrm>
                    <a:prstGeom prst="rect">
                      <a:avLst/>
                    </a:prstGeom>
                    <a:noFill/>
                    <a:ln>
                      <a:noFill/>
                    </a:ln>
                    <a:extLst>
                      <a:ext uri="{53640926-AAD7-44D8-BBD7-CCE9431645EC}">
                        <a14:shadowObscured xmlns:a14="http://schemas.microsoft.com/office/drawing/2010/main"/>
                      </a:ext>
                    </a:extLst>
                  </pic:spPr>
                </pic:pic>
              </a:graphicData>
            </a:graphic>
          </wp:inline>
        </w:drawing>
      </w:r>
    </w:p>
    <w:p w14:paraId="7EDA0166" w14:textId="63463B70" w:rsidR="003338ED" w:rsidRDefault="003338ED" w:rsidP="003338ED">
      <w:pPr>
        <w:pStyle w:val="Lgende"/>
      </w:pPr>
      <w:bookmarkStart w:id="2519" w:name="_Ref138719435"/>
      <w:bookmarkStart w:id="2520" w:name="_Toc144199806"/>
      <w:r>
        <w:t xml:space="preserve">Figure </w:t>
      </w:r>
      <w:fldSimple w:instr=" SEQ Figure \* ARABIC ">
        <w:ins w:id="2521" w:author="DARMANA-LEVERT Corentin (FRA-DTI)" w:date="2023-08-29T11:08:00Z">
          <w:r w:rsidR="00321898">
            <w:rPr>
              <w:noProof/>
            </w:rPr>
            <w:t>46</w:t>
          </w:r>
        </w:ins>
        <w:del w:id="2522" w:author="DARMANA-LEVERT Corentin (FRA-DTI)" w:date="2023-08-10T14:38:00Z">
          <w:r w:rsidR="00AF685A" w:rsidDel="00D97C1E">
            <w:rPr>
              <w:noProof/>
            </w:rPr>
            <w:delText>47</w:delText>
          </w:r>
        </w:del>
      </w:fldSimple>
      <w:bookmarkEnd w:id="2519"/>
      <w:r>
        <w:t xml:space="preserve"> : </w:t>
      </w:r>
      <w:del w:id="2523" w:author="DARMANA-LEVERT Corentin (FRA-DTI)" w:date="2023-08-24T11:31:00Z">
        <w:r w:rsidDel="00F177A6">
          <w:delText xml:space="preserve">Superimposed </w:delText>
        </w:r>
      </w:del>
      <w:ins w:id="2524" w:author="DARMANA-LEVERT Corentin (FRA-DTI)" w:date="2023-08-24T11:31:00Z">
        <w:r w:rsidR="00F177A6">
          <w:t xml:space="preserve">Superimposition of the </w:t>
        </w:r>
      </w:ins>
      <w:r>
        <w:t>16MND5 CCT diagrams from literature and simulation</w:t>
      </w:r>
      <w:bookmarkEnd w:id="2520"/>
    </w:p>
    <w:p w14:paraId="1131F1D1" w14:textId="7151C1D5" w:rsidR="003338ED" w:rsidRDefault="003338ED" w:rsidP="003338ED">
      <w:pPr>
        <w:rPr>
          <w:lang w:val="en-GB"/>
        </w:rPr>
      </w:pPr>
    </w:p>
    <w:p w14:paraId="6885EE34" w14:textId="006FD1B2" w:rsidR="00603F87" w:rsidRDefault="00603F87" w:rsidP="00603F87">
      <w:pPr>
        <w:pStyle w:val="Titre5"/>
        <w:numPr>
          <w:ilvl w:val="0"/>
          <w:numId w:val="0"/>
        </w:numPr>
        <w:rPr>
          <w:lang w:val="en-GB"/>
        </w:rPr>
      </w:pPr>
      <w:r>
        <w:rPr>
          <w:lang w:val="en-GB"/>
        </w:rPr>
        <w:t>2-1/4 Cr CCT diagram</w:t>
      </w:r>
    </w:p>
    <w:p w14:paraId="2F85A768" w14:textId="7A945E03" w:rsidR="003338ED" w:rsidRDefault="003338ED" w:rsidP="003338ED">
      <w:pPr>
        <w:rPr>
          <w:lang w:val="en-GB"/>
        </w:rPr>
      </w:pPr>
      <w:r w:rsidRPr="003338ED">
        <w:rPr>
          <w:lang w:val="en-GB"/>
        </w:rPr>
        <w:t xml:space="preserve">Another </w:t>
      </w:r>
      <w:commentRangeStart w:id="2525"/>
      <w:del w:id="2526" w:author="MARCEAUX DIT CLEMENT Arthur (FRA-DTI)" w:date="2023-08-18T14:18:00Z">
        <w:r w:rsidDel="007609DE">
          <w:rPr>
            <w:lang w:val="en-GB"/>
          </w:rPr>
          <w:delText xml:space="preserve">flagship </w:delText>
        </w:r>
        <w:r w:rsidRPr="003338ED" w:rsidDel="007609DE">
          <w:rPr>
            <w:lang w:val="en-GB"/>
          </w:rPr>
          <w:delText>shade of</w:delText>
        </w:r>
        <w:r w:rsidDel="007609DE">
          <w:rPr>
            <w:lang w:val="en-GB"/>
          </w:rPr>
          <w:delText xml:space="preserve"> Framatome</w:delText>
        </w:r>
      </w:del>
      <w:ins w:id="2527" w:author="MARCEAUX DIT CLEMENT Arthur (FRA-DTI)" w:date="2023-08-18T14:18:00Z">
        <w:r w:rsidR="007609DE">
          <w:rPr>
            <w:lang w:val="en-GB"/>
          </w:rPr>
          <w:t xml:space="preserve">steel </w:t>
        </w:r>
        <w:commentRangeEnd w:id="2525"/>
        <w:r w:rsidR="007609DE">
          <w:rPr>
            <w:rStyle w:val="Marquedecommentaire"/>
          </w:rPr>
          <w:commentReference w:id="2525"/>
        </w:r>
        <w:r w:rsidR="007609DE">
          <w:rPr>
            <w:lang w:val="en-GB"/>
          </w:rPr>
          <w:t>grade</w:t>
        </w:r>
      </w:ins>
      <w:r>
        <w:rPr>
          <w:lang w:val="en-GB"/>
        </w:rPr>
        <w:t xml:space="preserve"> was investigated</w:t>
      </w:r>
      <w:r w:rsidRPr="003338ED">
        <w:rPr>
          <w:lang w:val="en-GB"/>
        </w:rPr>
        <w:t>,</w:t>
      </w:r>
      <w:r>
        <w:rPr>
          <w:lang w:val="en-GB"/>
        </w:rPr>
        <w:t xml:space="preserve"> the</w:t>
      </w:r>
      <w:r w:rsidRPr="003338ED">
        <w:rPr>
          <w:lang w:val="en-GB"/>
        </w:rPr>
        <w:t xml:space="preserve"> 2-1/4 Cr</w:t>
      </w:r>
      <w:ins w:id="2528" w:author="MARCEAUX DIT CLEMENT Arthur (FRA-DTI)" w:date="2023-08-18T14:18:00Z">
        <w:r w:rsidR="007609DE">
          <w:rPr>
            <w:lang w:val="en-GB"/>
          </w:rPr>
          <w:t xml:space="preserve"> steel, which is used in the petrochemical industry to build pressure vessels. Its</w:t>
        </w:r>
      </w:ins>
      <w:r w:rsidRPr="003338ED">
        <w:rPr>
          <w:lang w:val="en-GB"/>
        </w:rPr>
        <w:t xml:space="preserve"> </w:t>
      </w:r>
      <w:del w:id="2529" w:author="MARCEAUX DIT CLEMENT Arthur (FRA-DTI)" w:date="2023-08-18T14:18:00Z">
        <w:r w:rsidRPr="003338ED" w:rsidDel="007609DE">
          <w:rPr>
            <w:lang w:val="en-GB"/>
          </w:rPr>
          <w:delText xml:space="preserve">of </w:delText>
        </w:r>
      </w:del>
      <w:r w:rsidRPr="003338ED">
        <w:rPr>
          <w:lang w:val="en-GB"/>
        </w:rPr>
        <w:t xml:space="preserve">chemical composition </w:t>
      </w:r>
      <w:ins w:id="2530" w:author="MARCEAUX DIT CLEMENT Arthur (FRA-DTI)" w:date="2023-08-18T14:18:00Z">
        <w:r w:rsidR="007609DE">
          <w:rPr>
            <w:lang w:val="en-GB"/>
          </w:rPr>
          <w:t xml:space="preserve">is </w:t>
        </w:r>
      </w:ins>
      <w:r w:rsidRPr="003338ED">
        <w:rPr>
          <w:lang w:val="en-GB"/>
        </w:rPr>
        <w:t xml:space="preserve">0.14% C – 0.46% Mn – 0.23% Si – 2.28% Cr – 0.21% Ni – 1.05% Mo. The TRC </w:t>
      </w:r>
      <w:ins w:id="2531" w:author="DARMANA-LEVERT Corentin (FRA-DTI)" w:date="2023-08-24T11:17:00Z">
        <w:r w:rsidR="004F139F">
          <w:rPr>
            <w:lang w:val="en-GB"/>
          </w:rPr>
          <w:t>from</w:t>
        </w:r>
      </w:ins>
      <w:del w:id="2532" w:author="DARMANA-LEVERT Corentin (FRA-DTI)" w:date="2023-08-24T11:17:00Z">
        <w:r w:rsidRPr="003338ED" w:rsidDel="004F139F">
          <w:rPr>
            <w:lang w:val="en-GB"/>
          </w:rPr>
          <w:delText>of</w:delText>
        </w:r>
      </w:del>
      <w:r w:rsidRPr="003338ED">
        <w:rPr>
          <w:lang w:val="en-GB"/>
        </w:rPr>
        <w:t xml:space="preserve"> the literature for this alloy is shown in</w:t>
      </w:r>
      <w:r>
        <w:rPr>
          <w:lang w:val="en-GB"/>
        </w:rPr>
        <w:t xml:space="preserve"> </w:t>
      </w:r>
      <w:r>
        <w:rPr>
          <w:lang w:val="en-GB"/>
        </w:rPr>
        <w:fldChar w:fldCharType="begin"/>
      </w:r>
      <w:r>
        <w:rPr>
          <w:lang w:val="en-GB"/>
        </w:rPr>
        <w:instrText xml:space="preserve"> REF _Ref138719701 \h </w:instrText>
      </w:r>
      <w:r>
        <w:rPr>
          <w:lang w:val="en-GB"/>
        </w:rPr>
      </w:r>
      <w:r>
        <w:rPr>
          <w:lang w:val="en-GB"/>
        </w:rPr>
        <w:fldChar w:fldCharType="separate"/>
      </w:r>
      <w:ins w:id="2533" w:author="DARMANA-LEVERT Corentin (FRA-DTI)" w:date="2023-08-29T11:08:00Z">
        <w:r w:rsidR="00321898">
          <w:t xml:space="preserve">Figure </w:t>
        </w:r>
        <w:r w:rsidR="00321898">
          <w:rPr>
            <w:noProof/>
          </w:rPr>
          <w:t>47</w:t>
        </w:r>
      </w:ins>
      <w:del w:id="2534" w:author="DARMANA-LEVERT Corentin (FRA-DTI)" w:date="2023-08-10T14:38:00Z">
        <w:r w:rsidR="00AF685A" w:rsidDel="00D97C1E">
          <w:delText xml:space="preserve">Figure </w:delText>
        </w:r>
        <w:r w:rsidR="00AF685A" w:rsidDel="00D97C1E">
          <w:rPr>
            <w:noProof/>
          </w:rPr>
          <w:delText>48</w:delText>
        </w:r>
      </w:del>
      <w:r>
        <w:rPr>
          <w:lang w:val="en-GB"/>
        </w:rPr>
        <w:fldChar w:fldCharType="end"/>
      </w:r>
      <w:r>
        <w:rPr>
          <w:lang w:val="en-GB"/>
        </w:rPr>
        <w:t>.</w:t>
      </w:r>
    </w:p>
    <w:p w14:paraId="47A065B1" w14:textId="70FA6A05" w:rsidR="003338ED" w:rsidRDefault="003338ED" w:rsidP="003338ED">
      <w:pPr>
        <w:keepNext/>
        <w:jc w:val="center"/>
      </w:pPr>
      <w:r>
        <w:rPr>
          <w:noProof/>
        </w:rPr>
        <w:lastRenderedPageBreak/>
        <w:drawing>
          <wp:inline distT="0" distB="0" distL="0" distR="0" wp14:anchorId="5576923C" wp14:editId="6DAA09FC">
            <wp:extent cx="3551501" cy="3312942"/>
            <wp:effectExtent l="0" t="0" r="0" b="1905"/>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78"/>
                    <a:stretch>
                      <a:fillRect/>
                    </a:stretch>
                  </pic:blipFill>
                  <pic:spPr>
                    <a:xfrm>
                      <a:off x="0" y="0"/>
                      <a:ext cx="3563400" cy="3324042"/>
                    </a:xfrm>
                    <a:prstGeom prst="rect">
                      <a:avLst/>
                    </a:prstGeom>
                  </pic:spPr>
                </pic:pic>
              </a:graphicData>
            </a:graphic>
          </wp:inline>
        </w:drawing>
      </w:r>
    </w:p>
    <w:p w14:paraId="300F3FB3" w14:textId="1C5846F3" w:rsidR="003338ED" w:rsidRDefault="003338ED" w:rsidP="003338ED">
      <w:pPr>
        <w:pStyle w:val="Lgende"/>
      </w:pPr>
      <w:bookmarkStart w:id="2535" w:name="_Ref138719701"/>
      <w:bookmarkStart w:id="2536" w:name="_Toc144199807"/>
      <w:r>
        <w:t xml:space="preserve">Figure </w:t>
      </w:r>
      <w:fldSimple w:instr=" SEQ Figure \* ARABIC ">
        <w:ins w:id="2537" w:author="DARMANA-LEVERT Corentin (FRA-DTI)" w:date="2023-08-29T11:08:00Z">
          <w:r w:rsidR="00321898">
            <w:rPr>
              <w:noProof/>
            </w:rPr>
            <w:t>47</w:t>
          </w:r>
        </w:ins>
        <w:del w:id="2538" w:author="DARMANA-LEVERT Corentin (FRA-DTI)" w:date="2023-08-10T14:38:00Z">
          <w:r w:rsidR="00AF685A" w:rsidDel="00D97C1E">
            <w:rPr>
              <w:noProof/>
            </w:rPr>
            <w:delText>48</w:delText>
          </w:r>
        </w:del>
      </w:fldSimple>
      <w:bookmarkEnd w:id="2535"/>
      <w:r>
        <w:t xml:space="preserve"> : 2-1/4 Cr CCT diagram from literature</w:t>
      </w:r>
      <w:bookmarkEnd w:id="2536"/>
    </w:p>
    <w:p w14:paraId="69FE5258" w14:textId="77777777" w:rsidR="003338ED" w:rsidRPr="003338ED" w:rsidRDefault="003338ED" w:rsidP="003338ED">
      <w:pPr>
        <w:rPr>
          <w:lang w:val="en-GB"/>
        </w:rPr>
      </w:pPr>
    </w:p>
    <w:p w14:paraId="2120F470" w14:textId="7ACB802B" w:rsidR="003338ED" w:rsidRDefault="003338ED" w:rsidP="003338ED">
      <w:pPr>
        <w:rPr>
          <w:lang w:val="en-GB"/>
        </w:rPr>
      </w:pPr>
      <w:r w:rsidRPr="003338ED">
        <w:rPr>
          <w:lang w:val="en-GB"/>
        </w:rPr>
        <w:t>The diagram simulated in Thermo-Calc shows a very large difference in the shape of the curves and the transformation temperatures</w:t>
      </w:r>
      <w:del w:id="2539" w:author="DARMANA-LEVERT Corentin (FRA-DTI)" w:date="2023-08-24T11:17:00Z">
        <w:r w:rsidRPr="003338ED" w:rsidDel="004F139F">
          <w:rPr>
            <w:lang w:val="en-GB"/>
          </w:rPr>
          <w:delText>.</w:delText>
        </w:r>
      </w:del>
      <w:r>
        <w:rPr>
          <w:lang w:val="en-GB"/>
        </w:rPr>
        <w:t xml:space="preserve"> (</w:t>
      </w:r>
      <w:r>
        <w:rPr>
          <w:lang w:val="en-GB"/>
        </w:rPr>
        <w:fldChar w:fldCharType="begin"/>
      </w:r>
      <w:r>
        <w:rPr>
          <w:lang w:val="en-GB"/>
        </w:rPr>
        <w:instrText xml:space="preserve"> REF _Ref138719837 \h </w:instrText>
      </w:r>
      <w:r>
        <w:rPr>
          <w:lang w:val="en-GB"/>
        </w:rPr>
      </w:r>
      <w:r>
        <w:rPr>
          <w:lang w:val="en-GB"/>
        </w:rPr>
        <w:fldChar w:fldCharType="separate"/>
      </w:r>
      <w:ins w:id="2540" w:author="DARMANA-LEVERT Corentin (FRA-DTI)" w:date="2023-08-29T11:08:00Z">
        <w:r w:rsidR="00321898">
          <w:t xml:space="preserve">Figure </w:t>
        </w:r>
        <w:r w:rsidR="00321898">
          <w:rPr>
            <w:noProof/>
          </w:rPr>
          <w:t>48</w:t>
        </w:r>
      </w:ins>
      <w:del w:id="2541" w:author="DARMANA-LEVERT Corentin (FRA-DTI)" w:date="2023-08-10T14:38:00Z">
        <w:r w:rsidR="00AF685A" w:rsidDel="00D97C1E">
          <w:delText xml:space="preserve">Figure </w:delText>
        </w:r>
        <w:r w:rsidR="00AF685A" w:rsidDel="00D97C1E">
          <w:rPr>
            <w:noProof/>
          </w:rPr>
          <w:delText>49</w:delText>
        </w:r>
      </w:del>
      <w:r>
        <w:rPr>
          <w:lang w:val="en-GB"/>
        </w:rPr>
        <w:fldChar w:fldCharType="end"/>
      </w:r>
      <w:r>
        <w:rPr>
          <w:lang w:val="en-GB"/>
        </w:rPr>
        <w:t>)</w:t>
      </w:r>
      <w:ins w:id="2542" w:author="DARMANA-LEVERT Corentin (FRA-DTI)" w:date="2023-08-24T11:17:00Z">
        <w:r w:rsidR="004F139F">
          <w:rPr>
            <w:lang w:val="en-GB"/>
          </w:rPr>
          <w:t>.</w:t>
        </w:r>
      </w:ins>
    </w:p>
    <w:p w14:paraId="4E2D0A95" w14:textId="77777777" w:rsidR="003338ED" w:rsidRDefault="003338ED" w:rsidP="003338ED">
      <w:pPr>
        <w:rPr>
          <w:lang w:val="en-GB"/>
        </w:rPr>
      </w:pPr>
    </w:p>
    <w:p w14:paraId="2A8BD0D3" w14:textId="589688A4" w:rsidR="003338ED" w:rsidRDefault="00C334BA" w:rsidP="003338ED">
      <w:pPr>
        <w:keepNext/>
        <w:jc w:val="center"/>
      </w:pPr>
      <w:ins w:id="2543" w:author="DARMANA-LEVERT Corentin (FRA-DTI)" w:date="2023-08-22T10:52:00Z">
        <w:r>
          <w:rPr>
            <w:noProof/>
          </w:rPr>
          <w:drawing>
            <wp:inline distT="0" distB="0" distL="0" distR="0" wp14:anchorId="2204DEEF" wp14:editId="03520439">
              <wp:extent cx="4205334" cy="3915609"/>
              <wp:effectExtent l="0" t="0" r="5080" b="889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214527" cy="3924168"/>
                      </a:xfrm>
                      <a:prstGeom prst="rect">
                        <a:avLst/>
                      </a:prstGeom>
                    </pic:spPr>
                  </pic:pic>
                </a:graphicData>
              </a:graphic>
            </wp:inline>
          </w:drawing>
        </w:r>
      </w:ins>
      <w:commentRangeStart w:id="2544"/>
      <w:del w:id="2545" w:author="DARMANA-LEVERT Corentin (FRA-DTI)" w:date="2023-08-22T10:46:00Z">
        <w:r w:rsidR="003338ED" w:rsidDel="00192EC5">
          <w:rPr>
            <w:noProof/>
          </w:rPr>
          <w:drawing>
            <wp:inline distT="0" distB="0" distL="0" distR="0" wp14:anchorId="23F5F352" wp14:editId="23E439AB">
              <wp:extent cx="3801657" cy="3854529"/>
              <wp:effectExtent l="0" t="0" r="8890" b="0"/>
              <wp:docPr id="60" name="Image 4">
                <a:extLst xmlns:a="http://schemas.openxmlformats.org/drawingml/2006/main">
                  <a:ext uri="{FF2B5EF4-FFF2-40B4-BE49-F238E27FC236}">
                    <a16:creationId xmlns:a16="http://schemas.microsoft.com/office/drawing/2014/main" id="{C9374718-4BDA-4F6A-822B-3235AE2BA2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4">
                        <a:extLst>
                          <a:ext uri="{FF2B5EF4-FFF2-40B4-BE49-F238E27FC236}">
                            <a16:creationId xmlns:a16="http://schemas.microsoft.com/office/drawing/2014/main" id="{C9374718-4BDA-4F6A-822B-3235AE2BA2D0}"/>
                          </a:ext>
                        </a:extLst>
                      </pic:cNvPr>
                      <pic:cNvPicPr>
                        <a:picLocks noChangeAspect="1"/>
                      </pic:cNvPicPr>
                    </pic:nvPicPr>
                    <pic:blipFill>
                      <a:blip r:embed="rId80"/>
                      <a:stretch>
                        <a:fillRect/>
                      </a:stretch>
                    </pic:blipFill>
                    <pic:spPr>
                      <a:xfrm>
                        <a:off x="0" y="0"/>
                        <a:ext cx="3854887" cy="3908499"/>
                      </a:xfrm>
                      <a:prstGeom prst="rect">
                        <a:avLst/>
                      </a:prstGeom>
                    </pic:spPr>
                  </pic:pic>
                </a:graphicData>
              </a:graphic>
            </wp:inline>
          </w:drawing>
        </w:r>
      </w:del>
      <w:commentRangeEnd w:id="2544"/>
      <w:r w:rsidR="00291CE7">
        <w:rPr>
          <w:rStyle w:val="Marquedecommentaire"/>
        </w:rPr>
        <w:commentReference w:id="2544"/>
      </w:r>
    </w:p>
    <w:p w14:paraId="355E6031" w14:textId="32382A14" w:rsidR="003338ED" w:rsidRDefault="003338ED" w:rsidP="003338ED">
      <w:pPr>
        <w:pStyle w:val="Lgende"/>
        <w:rPr>
          <w:ins w:id="2546" w:author="DARMANA-LEVERT Corentin (FRA-DTI)" w:date="2023-08-22T10:52:00Z"/>
        </w:rPr>
      </w:pPr>
      <w:bookmarkStart w:id="2547" w:name="_Ref138719837"/>
      <w:bookmarkStart w:id="2548" w:name="_Toc144199808"/>
      <w:r>
        <w:t xml:space="preserve">Figure </w:t>
      </w:r>
      <w:fldSimple w:instr=" SEQ Figure \* ARABIC ">
        <w:ins w:id="2549" w:author="DARMANA-LEVERT Corentin (FRA-DTI)" w:date="2023-08-29T11:08:00Z">
          <w:r w:rsidR="00321898">
            <w:rPr>
              <w:noProof/>
            </w:rPr>
            <w:t>48</w:t>
          </w:r>
        </w:ins>
        <w:del w:id="2550" w:author="DARMANA-LEVERT Corentin (FRA-DTI)" w:date="2023-08-10T14:38:00Z">
          <w:r w:rsidR="00AF685A" w:rsidDel="00D97C1E">
            <w:rPr>
              <w:noProof/>
            </w:rPr>
            <w:delText>49</w:delText>
          </w:r>
        </w:del>
      </w:fldSimple>
      <w:bookmarkEnd w:id="2547"/>
      <w:r>
        <w:t xml:space="preserve"> : Simulated 2-1/4 Cr CCT diagram on Thermo-Calc</w:t>
      </w:r>
      <w:bookmarkEnd w:id="2548"/>
    </w:p>
    <w:p w14:paraId="6EE03520" w14:textId="77777777" w:rsidR="00C334BA" w:rsidRPr="00C334BA" w:rsidRDefault="00C334BA" w:rsidP="00C334BA"/>
    <w:p w14:paraId="5D97DC46" w14:textId="256B4C7C" w:rsidR="000F4926" w:rsidRDefault="00C334BA" w:rsidP="003338ED">
      <w:pPr>
        <w:rPr>
          <w:ins w:id="2551" w:author="DARMANA-LEVERT Corentin (FRA-DTI)" w:date="2023-08-23T16:52:00Z"/>
        </w:rPr>
      </w:pPr>
      <w:ins w:id="2552" w:author="DARMANA-LEVERT Corentin (FRA-DTI)" w:date="2023-08-22T10:50:00Z">
        <w:r w:rsidRPr="004F139F">
          <w:lastRenderedPageBreak/>
          <w:t xml:space="preserve">A superimposition of the simulated and theoretical </w:t>
        </w:r>
      </w:ins>
      <w:ins w:id="2553" w:author="DARMANA-LEVERT Corentin (FRA-DTI)" w:date="2023-08-22T10:51:00Z">
        <w:r w:rsidRPr="004F139F">
          <w:t xml:space="preserve">CCT diagram helps </w:t>
        </w:r>
      </w:ins>
      <w:ins w:id="2554" w:author="DARMANA-LEVERT Corentin (FRA-DTI)" w:date="2023-08-22T10:52:00Z">
        <w:r w:rsidRPr="004F139F">
          <w:t>to visualize</w:t>
        </w:r>
      </w:ins>
      <w:ins w:id="2555" w:author="DARMANA-LEVERT Corentin (FRA-DTI)" w:date="2023-08-22T10:51:00Z">
        <w:r w:rsidRPr="004F139F">
          <w:t xml:space="preserve"> difference</w:t>
        </w:r>
      </w:ins>
      <w:ins w:id="2556" w:author="DARMANA-LEVERT Corentin (FRA-DTI)" w:date="2023-08-22T10:52:00Z">
        <w:r w:rsidRPr="004F139F">
          <w:t>s</w:t>
        </w:r>
      </w:ins>
      <w:ins w:id="2557" w:author="DARMANA-LEVERT Corentin (FRA-DTI)" w:date="2023-08-24T11:18:00Z">
        <w:r w:rsidR="004F139F">
          <w:t xml:space="preserve"> (</w:t>
        </w:r>
        <w:r w:rsidR="004F139F">
          <w:fldChar w:fldCharType="begin"/>
        </w:r>
        <w:r w:rsidR="004F139F">
          <w:instrText xml:space="preserve"> REF _Ref143768314 \h </w:instrText>
        </w:r>
      </w:ins>
      <w:r w:rsidR="004F139F">
        <w:fldChar w:fldCharType="separate"/>
      </w:r>
      <w:ins w:id="2558" w:author="DARMANA-LEVERT Corentin (FRA-DTI)" w:date="2023-08-29T11:08:00Z">
        <w:r w:rsidR="00321898">
          <w:t xml:space="preserve">Figure </w:t>
        </w:r>
        <w:r w:rsidR="00321898">
          <w:rPr>
            <w:noProof/>
          </w:rPr>
          <w:t>49</w:t>
        </w:r>
      </w:ins>
      <w:ins w:id="2559" w:author="DARMANA-LEVERT Corentin (FRA-DTI)" w:date="2023-08-24T11:18:00Z">
        <w:r w:rsidR="004F139F">
          <w:fldChar w:fldCharType="end"/>
        </w:r>
        <w:r w:rsidR="004F139F">
          <w:t>).</w:t>
        </w:r>
      </w:ins>
    </w:p>
    <w:p w14:paraId="7506B573" w14:textId="77777777" w:rsidR="00370FA1" w:rsidRDefault="00370FA1" w:rsidP="00370FA1">
      <w:pPr>
        <w:keepNext/>
        <w:jc w:val="center"/>
        <w:rPr>
          <w:ins w:id="2560" w:author="DARMANA-LEVERT Corentin (FRA-DTI)" w:date="2023-08-23T16:53:00Z"/>
        </w:rPr>
      </w:pPr>
      <w:ins w:id="2561" w:author="DARMANA-LEVERT Corentin (FRA-DTI)" w:date="2023-08-23T16:52:00Z">
        <w:r>
          <w:rPr>
            <w:noProof/>
          </w:rPr>
          <w:drawing>
            <wp:inline distT="0" distB="0" distL="0" distR="0" wp14:anchorId="7050ACBE" wp14:editId="1152135E">
              <wp:extent cx="5231792" cy="4913906"/>
              <wp:effectExtent l="0" t="0" r="6985" b="127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232862" cy="4914911"/>
                      </a:xfrm>
                      <a:prstGeom prst="rect">
                        <a:avLst/>
                      </a:prstGeom>
                    </pic:spPr>
                  </pic:pic>
                </a:graphicData>
              </a:graphic>
            </wp:inline>
          </w:drawing>
        </w:r>
      </w:ins>
    </w:p>
    <w:p w14:paraId="759A2E6E" w14:textId="5F82575E" w:rsidR="00370FA1" w:rsidRDefault="00370FA1" w:rsidP="00370FA1">
      <w:pPr>
        <w:pStyle w:val="Lgende"/>
        <w:rPr>
          <w:ins w:id="2562" w:author="DARMANA-LEVERT Corentin (FRA-DTI)" w:date="2023-08-22T10:52:00Z"/>
        </w:rPr>
      </w:pPr>
      <w:bookmarkStart w:id="2563" w:name="_Ref143768314"/>
      <w:bookmarkStart w:id="2564" w:name="_Toc144199809"/>
      <w:ins w:id="2565" w:author="DARMANA-LEVERT Corentin (FRA-DTI)" w:date="2023-08-23T16:53:00Z">
        <w:r>
          <w:t xml:space="preserve">Figure </w:t>
        </w:r>
        <w:r>
          <w:fldChar w:fldCharType="begin"/>
        </w:r>
        <w:r>
          <w:instrText xml:space="preserve"> SEQ Figure \* ARABIC </w:instrText>
        </w:r>
      </w:ins>
      <w:r>
        <w:fldChar w:fldCharType="separate"/>
      </w:r>
      <w:ins w:id="2566" w:author="DARMANA-LEVERT Corentin (FRA-DTI)" w:date="2023-08-29T11:08:00Z">
        <w:r w:rsidR="00321898">
          <w:rPr>
            <w:noProof/>
          </w:rPr>
          <w:t>49</w:t>
        </w:r>
      </w:ins>
      <w:ins w:id="2567" w:author="DARMANA-LEVERT Corentin (FRA-DTI)" w:date="2023-08-23T16:53:00Z">
        <w:r>
          <w:fldChar w:fldCharType="end"/>
        </w:r>
        <w:bookmarkEnd w:id="2563"/>
        <w:r>
          <w:t xml:space="preserve"> : </w:t>
        </w:r>
        <w:bookmarkStart w:id="2568" w:name="_Hlk143702573"/>
        <w:r w:rsidRPr="00484541">
          <w:t>S</w:t>
        </w:r>
      </w:ins>
      <w:ins w:id="2569" w:author="DARMANA-LEVERT Corentin (FRA-DTI)" w:date="2023-08-23T17:02:00Z">
        <w:r w:rsidR="00F83065">
          <w:t>uperimposition</w:t>
        </w:r>
      </w:ins>
      <w:ins w:id="2570" w:author="DARMANA-LEVERT Corentin (FRA-DTI)" w:date="2023-08-23T16:53:00Z">
        <w:r w:rsidRPr="00484541">
          <w:t xml:space="preserve"> </w:t>
        </w:r>
      </w:ins>
      <w:ins w:id="2571" w:author="DARMANA-LEVERT Corentin (FRA-DTI)" w:date="2023-08-23T17:02:00Z">
        <w:r w:rsidR="00F83065">
          <w:t>of simulated a</w:t>
        </w:r>
      </w:ins>
      <w:ins w:id="2572" w:author="DARMANA-LEVERT Corentin (FRA-DTI)" w:date="2023-08-23T17:03:00Z">
        <w:r w:rsidR="00F83065">
          <w:t>nd reference</w:t>
        </w:r>
      </w:ins>
      <w:ins w:id="2573" w:author="DARMANA-LEVERT Corentin (FRA-DTI)" w:date="2023-08-23T16:53:00Z">
        <w:r w:rsidRPr="00484541">
          <w:t xml:space="preserve"> </w:t>
        </w:r>
      </w:ins>
      <w:ins w:id="2574" w:author="DARMANA-LEVERT Corentin (FRA-DTI)" w:date="2023-08-23T17:03:00Z">
        <w:r w:rsidR="00F83065">
          <w:t>CCT diagrams</w:t>
        </w:r>
      </w:ins>
      <w:ins w:id="2575" w:author="DARMANA-LEVERT Corentin (FRA-DTI)" w:date="2023-08-23T16:53:00Z">
        <w:r w:rsidRPr="00484541">
          <w:t xml:space="preserve"> </w:t>
        </w:r>
      </w:ins>
      <w:ins w:id="2576" w:author="DARMANA-LEVERT Corentin (FRA-DTI)" w:date="2023-08-23T17:03:00Z">
        <w:r w:rsidR="00F83065">
          <w:t>of</w:t>
        </w:r>
      </w:ins>
      <w:ins w:id="2577" w:author="DARMANA-LEVERT Corentin (FRA-DTI)" w:date="2023-08-23T16:53:00Z">
        <w:r w:rsidRPr="00484541">
          <w:t xml:space="preserve"> </w:t>
        </w:r>
        <w:r>
          <w:t xml:space="preserve">2-1/4 </w:t>
        </w:r>
      </w:ins>
      <w:ins w:id="2578" w:author="DARMANA-LEVERT Corentin (FRA-DTI)" w:date="2023-08-24T11:28:00Z">
        <w:r w:rsidR="00122D20">
          <w:t>C</w:t>
        </w:r>
      </w:ins>
      <w:ins w:id="2579" w:author="DARMANA-LEVERT Corentin (FRA-DTI)" w:date="2023-08-23T17:03:00Z">
        <w:r w:rsidR="00F83065">
          <w:t>r</w:t>
        </w:r>
      </w:ins>
      <w:ins w:id="2580" w:author="DARMANA-LEVERT Corentin (FRA-DTI)" w:date="2023-08-23T16:53:00Z">
        <w:r w:rsidRPr="00484541">
          <w:t xml:space="preserve"> </w:t>
        </w:r>
      </w:ins>
      <w:bookmarkEnd w:id="2568"/>
      <w:ins w:id="2581" w:author="DARMANA-LEVERT Corentin (FRA-DTI)" w:date="2023-08-23T17:03:00Z">
        <w:r w:rsidR="00F83065">
          <w:t>steel</w:t>
        </w:r>
      </w:ins>
      <w:bookmarkEnd w:id="2564"/>
    </w:p>
    <w:p w14:paraId="6972CA3D" w14:textId="77777777" w:rsidR="00C334BA" w:rsidRDefault="00C334BA" w:rsidP="003338ED"/>
    <w:p w14:paraId="46E7B475" w14:textId="5DEEC248" w:rsidR="003338ED" w:rsidRDefault="000F4926" w:rsidP="003338ED">
      <w:r>
        <w:t xml:space="preserve">Another way of checking the accuracy or inaccuracy of the simulation diagram was to plot the evolution of phase fraction over temperature as shown in </w:t>
      </w:r>
      <w:r>
        <w:fldChar w:fldCharType="begin"/>
      </w:r>
      <w:r>
        <w:instrText xml:space="preserve"> REF _Ref138720059 \h </w:instrText>
      </w:r>
      <w:r>
        <w:fldChar w:fldCharType="separate"/>
      </w:r>
      <w:ins w:id="2582" w:author="DARMANA-LEVERT Corentin (FRA-DTI)" w:date="2023-08-29T11:08:00Z">
        <w:r w:rsidR="00321898">
          <w:t xml:space="preserve">Figure </w:t>
        </w:r>
        <w:r w:rsidR="00321898">
          <w:rPr>
            <w:noProof/>
          </w:rPr>
          <w:t>50</w:t>
        </w:r>
      </w:ins>
      <w:del w:id="2583" w:author="DARMANA-LEVERT Corentin (FRA-DTI)" w:date="2023-08-10T14:38:00Z">
        <w:r w:rsidR="00AF685A" w:rsidDel="00D97C1E">
          <w:delText xml:space="preserve">Figure </w:delText>
        </w:r>
        <w:r w:rsidR="00AF685A" w:rsidDel="00D97C1E">
          <w:rPr>
            <w:noProof/>
          </w:rPr>
          <w:delText>50</w:delText>
        </w:r>
      </w:del>
      <w:r>
        <w:fldChar w:fldCharType="end"/>
      </w:r>
      <w:r>
        <w:t>.</w:t>
      </w:r>
    </w:p>
    <w:p w14:paraId="43AB8C68" w14:textId="253D257D" w:rsidR="000F4926" w:rsidDel="00A01F84" w:rsidRDefault="000F4926" w:rsidP="003338ED">
      <w:pPr>
        <w:rPr>
          <w:del w:id="2584" w:author="DARMANA-LEVERT Corentin (FRA-DTI)" w:date="2023-08-23T17:03:00Z"/>
        </w:rPr>
      </w:pPr>
    </w:p>
    <w:p w14:paraId="36EF7519" w14:textId="77777777" w:rsidR="000F4926" w:rsidRDefault="000F4926" w:rsidP="000F4926">
      <w:pPr>
        <w:keepNext/>
        <w:jc w:val="center"/>
      </w:pPr>
      <w:r>
        <w:rPr>
          <w:noProof/>
        </w:rPr>
        <w:drawing>
          <wp:inline distT="0" distB="0" distL="0" distR="0" wp14:anchorId="23F81834" wp14:editId="77230EAD">
            <wp:extent cx="4093406" cy="3688299"/>
            <wp:effectExtent l="0" t="0" r="2540" b="7620"/>
            <wp:docPr id="61" name="Image 2">
              <a:extLst xmlns:a="http://schemas.openxmlformats.org/drawingml/2006/main">
                <a:ext uri="{FF2B5EF4-FFF2-40B4-BE49-F238E27FC236}">
                  <a16:creationId xmlns:a16="http://schemas.microsoft.com/office/drawing/2014/main" id="{DD67A4A3-B97D-4533-A4B4-80CC9866BC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2">
                      <a:extLst>
                        <a:ext uri="{FF2B5EF4-FFF2-40B4-BE49-F238E27FC236}">
                          <a16:creationId xmlns:a16="http://schemas.microsoft.com/office/drawing/2014/main" id="{DD67A4A3-B97D-4533-A4B4-80CC9866BCB8}"/>
                        </a:ext>
                      </a:extLst>
                    </pic:cNvPr>
                    <pic:cNvPicPr>
                      <a:picLocks noChangeAspect="1"/>
                    </pic:cNvPicPr>
                  </pic:nvPicPr>
                  <pic:blipFill>
                    <a:blip r:embed="rId82"/>
                    <a:stretch>
                      <a:fillRect/>
                    </a:stretch>
                  </pic:blipFill>
                  <pic:spPr>
                    <a:xfrm>
                      <a:off x="0" y="0"/>
                      <a:ext cx="4135389" cy="3726127"/>
                    </a:xfrm>
                    <a:prstGeom prst="rect">
                      <a:avLst/>
                    </a:prstGeom>
                  </pic:spPr>
                </pic:pic>
              </a:graphicData>
            </a:graphic>
          </wp:inline>
        </w:drawing>
      </w:r>
    </w:p>
    <w:p w14:paraId="6836AD7C" w14:textId="1DFFA998" w:rsidR="000F4926" w:rsidRDefault="000F4926" w:rsidP="000F4926">
      <w:pPr>
        <w:pStyle w:val="Lgende"/>
      </w:pPr>
      <w:bookmarkStart w:id="2585" w:name="_Ref138720059"/>
      <w:bookmarkStart w:id="2586" w:name="_Toc144199810"/>
      <w:r>
        <w:t xml:space="preserve">Figure </w:t>
      </w:r>
      <w:fldSimple w:instr=" SEQ Figure \* ARABIC ">
        <w:ins w:id="2587" w:author="DARMANA-LEVERT Corentin (FRA-DTI)" w:date="2023-08-29T11:08:00Z">
          <w:r w:rsidR="00321898">
            <w:rPr>
              <w:noProof/>
            </w:rPr>
            <w:t>50</w:t>
          </w:r>
        </w:ins>
        <w:del w:id="2588" w:author="DARMANA-LEVERT Corentin (FRA-DTI)" w:date="2023-08-10T14:38:00Z">
          <w:r w:rsidR="00AF685A" w:rsidDel="00D97C1E">
            <w:rPr>
              <w:noProof/>
            </w:rPr>
            <w:delText>50</w:delText>
          </w:r>
        </w:del>
      </w:fldSimple>
      <w:bookmarkEnd w:id="2585"/>
      <w:r>
        <w:t xml:space="preserve"> : Simulated evolution of phase fract</w:t>
      </w:r>
      <w:r w:rsidR="00D4691A">
        <w:t>i</w:t>
      </w:r>
      <w:r>
        <w:t>ons in function of cooling rates</w:t>
      </w:r>
      <w:bookmarkEnd w:id="2586"/>
    </w:p>
    <w:p w14:paraId="3EE6591B" w14:textId="5310FCD9" w:rsidR="000F4926" w:rsidRPr="000F4926" w:rsidRDefault="000F4926" w:rsidP="000F4926">
      <w:pPr>
        <w:rPr>
          <w:lang w:val="en-GB"/>
        </w:rPr>
      </w:pPr>
    </w:p>
    <w:p w14:paraId="23927F93" w14:textId="77700D16" w:rsidR="003338ED" w:rsidDel="009C46D4" w:rsidRDefault="000F4926" w:rsidP="000F4926">
      <w:pPr>
        <w:rPr>
          <w:del w:id="2589" w:author="DARMANA-LEVERT Corentin (FRA-DTI)" w:date="2023-08-27T16:52:00Z"/>
          <w:lang w:val="en-GB"/>
        </w:rPr>
      </w:pPr>
      <w:r w:rsidRPr="000F4926">
        <w:rPr>
          <w:lang w:val="en-GB"/>
        </w:rPr>
        <w:t>In the literature diagram, there is a significant fraction of bainite over the entire speed range studied. However, it does not even exceed 0.05 according to the simulations.</w:t>
      </w:r>
      <w:r>
        <w:rPr>
          <w:lang w:val="en-GB"/>
        </w:rPr>
        <w:t xml:space="preserve"> Th</w:t>
      </w:r>
      <w:r w:rsidR="004A011E">
        <w:rPr>
          <w:lang w:val="en-GB"/>
        </w:rPr>
        <w:t>at</w:t>
      </w:r>
      <w:r>
        <w:rPr>
          <w:lang w:val="en-GB"/>
        </w:rPr>
        <w:t xml:space="preserve"> confirms that simulated CCT diagrams plotted by Thermo-Calc are not accurate</w:t>
      </w:r>
      <w:ins w:id="2590" w:author="MARCEAUX DIT CLEMENT Arthur (FRA-DTI)" w:date="2023-08-18T14:28:00Z">
        <w:r w:rsidR="00291CE7">
          <w:rPr>
            <w:lang w:val="en-GB"/>
          </w:rPr>
          <w:t xml:space="preserve"> for </w:t>
        </w:r>
        <w:del w:id="2591" w:author="DARMANA-LEVERT Corentin (FRA-DTI)" w:date="2023-08-24T11:18:00Z">
          <w:r w:rsidR="00291CE7" w:rsidDel="004F139F">
            <w:rPr>
              <w:lang w:val="en-GB"/>
            </w:rPr>
            <w:delText>realistic</w:delText>
          </w:r>
        </w:del>
      </w:ins>
      <w:ins w:id="2592" w:author="DARMANA-LEVERT Corentin (FRA-DTI)" w:date="2023-08-24T11:18:00Z">
        <w:r w:rsidR="004F139F">
          <w:rPr>
            <w:lang w:val="en-GB"/>
          </w:rPr>
          <w:t>industrial</w:t>
        </w:r>
      </w:ins>
      <w:ins w:id="2593" w:author="MARCEAUX DIT CLEMENT Arthur (FRA-DTI)" w:date="2023-08-18T14:28:00Z">
        <w:r w:rsidR="00291CE7">
          <w:rPr>
            <w:lang w:val="en-GB"/>
          </w:rPr>
          <w:t xml:space="preserve"> steel grades</w:t>
        </w:r>
      </w:ins>
      <w:r>
        <w:rPr>
          <w:lang w:val="en-GB"/>
        </w:rPr>
        <w:t xml:space="preserve"> and that it needs further development to be </w:t>
      </w:r>
      <w:del w:id="2594" w:author="DARMANA-LEVERT Corentin (FRA-DTI)" w:date="2023-08-24T11:18:00Z">
        <w:r w:rsidDel="004F139F">
          <w:rPr>
            <w:lang w:val="en-GB"/>
          </w:rPr>
          <w:delText>effective</w:delText>
        </w:r>
      </w:del>
      <w:ins w:id="2595" w:author="DARMANA-LEVERT Corentin (FRA-DTI)" w:date="2023-08-24T11:18:00Z">
        <w:r w:rsidR="004F139F">
          <w:rPr>
            <w:lang w:val="en-GB"/>
          </w:rPr>
          <w:t>efficient</w:t>
        </w:r>
      </w:ins>
      <w:r>
        <w:rPr>
          <w:lang w:val="en-GB"/>
        </w:rPr>
        <w:t>.</w:t>
      </w:r>
    </w:p>
    <w:p w14:paraId="20B2F097" w14:textId="77777777" w:rsidR="009C46D4" w:rsidRDefault="009C46D4" w:rsidP="000F4926">
      <w:pPr>
        <w:rPr>
          <w:ins w:id="2596" w:author="DARMANA-LEVERT Corentin (FRA-DTI)" w:date="2023-08-27T16:52:00Z"/>
          <w:lang w:val="en-GB"/>
        </w:rPr>
      </w:pPr>
    </w:p>
    <w:p w14:paraId="11BBD9A2" w14:textId="213950EF" w:rsidR="009C46D4" w:rsidRDefault="009C46D4" w:rsidP="000F4926">
      <w:pPr>
        <w:rPr>
          <w:ins w:id="2597" w:author="DARMANA-LEVERT Corentin (FRA-DTI)" w:date="2023-08-27T16:52:00Z"/>
          <w:lang w:val="en-GB"/>
        </w:rPr>
      </w:pPr>
    </w:p>
    <w:p w14:paraId="3F8A71E9" w14:textId="408E4458" w:rsidR="002D699D" w:rsidRPr="009C46D4" w:rsidRDefault="009C46D4" w:rsidP="000F4926">
      <w:pPr>
        <w:rPr>
          <w:u w:val="single"/>
          <w:lang w:val="en-GB"/>
        </w:rPr>
      </w:pPr>
      <w:ins w:id="2598" w:author="DARMANA-LEVERT Corentin (FRA-DTI)" w:date="2023-08-27T16:52:00Z">
        <w:r w:rsidRPr="009C46D4">
          <w:rPr>
            <w:u w:val="single"/>
            <w:lang w:val="en-GB"/>
          </w:rPr>
          <w:t>Conclusion</w:t>
        </w:r>
      </w:ins>
    </w:p>
    <w:p w14:paraId="63644D0D" w14:textId="18327B5A" w:rsidR="002D699D" w:rsidDel="009C46D4" w:rsidRDefault="002D699D" w:rsidP="000F4926">
      <w:pPr>
        <w:rPr>
          <w:del w:id="2599" w:author="DARMANA-LEVERT Corentin (FRA-DTI)" w:date="2023-08-27T16:52:00Z"/>
          <w:lang w:val="en-GB"/>
        </w:rPr>
      </w:pPr>
      <w:commentRangeStart w:id="2600"/>
      <w:del w:id="2601" w:author="DARMANA-LEVERT Corentin (FRA-DTI)" w:date="2023-08-27T16:52:00Z">
        <w:r w:rsidDel="009C46D4">
          <w:rPr>
            <w:lang w:val="en-GB"/>
          </w:rPr>
          <w:delText xml:space="preserve">In conclusion, </w:delText>
        </w:r>
      </w:del>
      <w:r>
        <w:rPr>
          <w:lang w:val="en-GB"/>
        </w:rPr>
        <w:t>Thermo-Calc steel property module did not show sufficient accuracy to be used by Framatome. It was later confirmed that developers at Thermo-Calc Software were currently looking for ways to improve the module and Framatome will certainly be on the lookout for updates.</w:t>
      </w:r>
      <w:commentRangeEnd w:id="2600"/>
      <w:r w:rsidR="001D3592">
        <w:rPr>
          <w:rStyle w:val="Marquedecommentaire"/>
        </w:rPr>
        <w:commentReference w:id="2600"/>
      </w:r>
    </w:p>
    <w:p w14:paraId="2424D64A" w14:textId="3B007C6D" w:rsidR="00235BD5" w:rsidRDefault="00235BD5" w:rsidP="000F4926">
      <w:pPr>
        <w:rPr>
          <w:lang w:val="en-GB"/>
        </w:rPr>
      </w:pPr>
    </w:p>
    <w:p w14:paraId="1CB2366B" w14:textId="5FE59410" w:rsidR="00235BD5" w:rsidRDefault="00235BD5" w:rsidP="000F4926">
      <w:pPr>
        <w:rPr>
          <w:lang w:val="en-GB"/>
        </w:rPr>
      </w:pPr>
      <w:r>
        <w:rPr>
          <w:lang w:val="en-GB"/>
        </w:rPr>
        <w:t xml:space="preserve">Thermo-Calc remains a powerful tool for metallurgy. Whether it is through thermodynamic calculations, DICTRA or its multiple addons modules, this software is a must have for any company working in the metallurgy field. </w:t>
      </w:r>
      <w:r w:rsidR="004A011E">
        <w:rPr>
          <w:lang w:val="en-GB"/>
        </w:rPr>
        <w:t xml:space="preserve">The entirety of </w:t>
      </w:r>
      <w:r>
        <w:rPr>
          <w:lang w:val="en-GB"/>
        </w:rPr>
        <w:t xml:space="preserve">my simulation work gravitated around this </w:t>
      </w:r>
      <w:r w:rsidR="007752AB">
        <w:rPr>
          <w:lang w:val="en-GB"/>
        </w:rPr>
        <w:t>software</w:t>
      </w:r>
      <w:ins w:id="2602" w:author="DARMANA-LEVERT Corentin (FRA-DTI)" w:date="2023-08-24T11:19:00Z">
        <w:r w:rsidR="004F139F">
          <w:rPr>
            <w:lang w:val="en-GB"/>
          </w:rPr>
          <w:t>.</w:t>
        </w:r>
      </w:ins>
      <w:del w:id="2603" w:author="DARMANA-LEVERT Corentin (FRA-DTI)" w:date="2023-08-24T11:19:00Z">
        <w:r w:rsidR="007752AB" w:rsidDel="004F139F">
          <w:rPr>
            <w:lang w:val="en-GB"/>
          </w:rPr>
          <w:delText>;</w:delText>
        </w:r>
      </w:del>
      <w:r>
        <w:rPr>
          <w:lang w:val="en-GB"/>
        </w:rPr>
        <w:t xml:space="preserve"> I have learnt a lot about metallurgy through these calculations</w:t>
      </w:r>
      <w:r w:rsidR="00D87635">
        <w:rPr>
          <w:lang w:val="en-GB"/>
        </w:rPr>
        <w:t xml:space="preserve"> as well as how they work. </w:t>
      </w:r>
      <w:r>
        <w:rPr>
          <w:lang w:val="en-GB"/>
        </w:rPr>
        <w:t>I am very satisfied with the formation that my tutors gave me on Thermo-Calc over the years and I now feel confident enough to add this software to my resume and elaborate on my skills for future employers.</w:t>
      </w:r>
    </w:p>
    <w:p w14:paraId="0B25574E" w14:textId="77777777" w:rsidR="004A011E" w:rsidRDefault="004A011E" w:rsidP="000F4926">
      <w:pPr>
        <w:rPr>
          <w:lang w:val="en-GB"/>
        </w:rPr>
      </w:pPr>
    </w:p>
    <w:p w14:paraId="08D7FB9F" w14:textId="676A5F84" w:rsidR="00151A7A" w:rsidRPr="009C46D4" w:rsidRDefault="00FD087D" w:rsidP="00151A7A">
      <w:pPr>
        <w:pStyle w:val="Titre2"/>
        <w:rPr>
          <w:lang w:val="en-GB"/>
        </w:rPr>
      </w:pPr>
      <w:bookmarkStart w:id="2604" w:name="_Toc144199704"/>
      <w:r>
        <w:rPr>
          <w:lang w:val="en-GB"/>
        </w:rPr>
        <w:t>Conclusion to my apprenticeship</w:t>
      </w:r>
      <w:bookmarkEnd w:id="2604"/>
    </w:p>
    <w:p w14:paraId="4C9D3279" w14:textId="53C752DD" w:rsidR="007752AB" w:rsidRDefault="007752AB" w:rsidP="000F4926">
      <w:pPr>
        <w:rPr>
          <w:lang w:val="en-GB"/>
        </w:rPr>
      </w:pPr>
      <w:r>
        <w:rPr>
          <w:lang w:val="en-GB"/>
        </w:rPr>
        <w:t xml:space="preserve">My first scientific work experience began with Framatome in September 2020 upon getting in EEIGM school for my material science engineering </w:t>
      </w:r>
      <w:r w:rsidR="00670A73">
        <w:rPr>
          <w:lang w:val="en-GB"/>
        </w:rPr>
        <w:t>master’s</w:t>
      </w:r>
      <w:r>
        <w:rPr>
          <w:lang w:val="en-GB"/>
        </w:rPr>
        <w:t xml:space="preserve"> degree. I dove in the world of metallurgy for the first time after two years of chemistry at IUT d’Orsay in </w:t>
      </w:r>
      <w:del w:id="2605" w:author="DARMANA-LEVERT Corentin (FRA-DTI)" w:date="2023-08-24T11:20:00Z">
        <w:r w:rsidDel="004F139F">
          <w:rPr>
            <w:lang w:val="en-GB"/>
          </w:rPr>
          <w:delText>probably one of the most relevant companies there</w:delText>
        </w:r>
      </w:del>
      <w:ins w:id="2606" w:author="DARMANA-LEVERT Corentin (FRA-DTI)" w:date="2023-08-24T11:20:00Z">
        <w:r w:rsidR="004F139F">
          <w:rPr>
            <w:lang w:val="en-GB"/>
          </w:rPr>
          <w:t xml:space="preserve">a flagship French metallurgy company. </w:t>
        </w:r>
      </w:ins>
      <w:del w:id="2607" w:author="DARMANA-LEVERT Corentin (FRA-DTI)" w:date="2023-08-24T11:20:00Z">
        <w:r w:rsidDel="004F139F">
          <w:rPr>
            <w:lang w:val="en-GB"/>
          </w:rPr>
          <w:delText xml:space="preserve"> could be in France. </w:delText>
        </w:r>
      </w:del>
      <w:r>
        <w:rPr>
          <w:lang w:val="en-GB"/>
        </w:rPr>
        <w:t>The DTIMMM section concentrates some of the most qualified metallurgists and it truly was an enriching experience to be working with and getting to know them, in</w:t>
      </w:r>
      <w:r w:rsidR="00670A73">
        <w:rPr>
          <w:lang w:val="en-GB"/>
        </w:rPr>
        <w:t>side</w:t>
      </w:r>
      <w:r>
        <w:rPr>
          <w:lang w:val="en-GB"/>
        </w:rPr>
        <w:t xml:space="preserve"> or outside the workplace. It was also great to see</w:t>
      </w:r>
      <w:r w:rsidR="00670A73">
        <w:rPr>
          <w:lang w:val="en-GB"/>
        </w:rPr>
        <w:t xml:space="preserve"> how</w:t>
      </w:r>
      <w:r>
        <w:rPr>
          <w:lang w:val="en-GB"/>
        </w:rPr>
        <w:t xml:space="preserve"> metallurgy could contribute to the environmental issues by being applied to the nuclear field, as it is a growing</w:t>
      </w:r>
      <w:r w:rsidR="00670A73">
        <w:rPr>
          <w:lang w:val="en-GB"/>
        </w:rPr>
        <w:t xml:space="preserve"> and urgent</w:t>
      </w:r>
      <w:r>
        <w:rPr>
          <w:lang w:val="en-GB"/>
        </w:rPr>
        <w:t xml:space="preserve"> matter nowadays.</w:t>
      </w:r>
    </w:p>
    <w:p w14:paraId="56543425" w14:textId="0D843A44" w:rsidR="007752AB" w:rsidRDefault="007752AB" w:rsidP="000F4926">
      <w:pPr>
        <w:rPr>
          <w:lang w:val="en-GB"/>
        </w:rPr>
      </w:pPr>
      <w:r>
        <w:rPr>
          <w:lang w:val="en-GB"/>
        </w:rPr>
        <w:lastRenderedPageBreak/>
        <w:t xml:space="preserve">I have </w:t>
      </w:r>
      <w:r w:rsidR="00670A73">
        <w:rPr>
          <w:lang w:val="en-GB"/>
        </w:rPr>
        <w:t>learnt</w:t>
      </w:r>
      <w:r>
        <w:rPr>
          <w:lang w:val="en-GB"/>
        </w:rPr>
        <w:t xml:space="preserve"> a lot these past 3 years. I am more aware of how research and development </w:t>
      </w:r>
      <w:r w:rsidR="00670A73">
        <w:rPr>
          <w:lang w:val="en-GB"/>
        </w:rPr>
        <w:t>work</w:t>
      </w:r>
      <w:r>
        <w:rPr>
          <w:lang w:val="en-GB"/>
        </w:rPr>
        <w:t xml:space="preserve"> from within. I developed my synthesis and research skills by understanding </w:t>
      </w:r>
      <w:r w:rsidR="00F84D60">
        <w:rPr>
          <w:lang w:val="en-GB"/>
        </w:rPr>
        <w:t xml:space="preserve">what specifically mattered for the company within articles. I optimised my software skills on the Microsoft </w:t>
      </w:r>
      <w:del w:id="2608" w:author="DARMANA-LEVERT Corentin (FRA-DTI)" w:date="2023-08-24T11:21:00Z">
        <w:r w:rsidR="00F84D60" w:rsidDel="004F139F">
          <w:rPr>
            <w:lang w:val="en-GB"/>
          </w:rPr>
          <w:delText xml:space="preserve">pack </w:delText>
        </w:r>
      </w:del>
      <w:r w:rsidR="00F84D60">
        <w:rPr>
          <w:lang w:val="en-GB"/>
        </w:rPr>
        <w:t>office</w:t>
      </w:r>
      <w:ins w:id="2609" w:author="DARMANA-LEVERT Corentin (FRA-DTI)" w:date="2023-08-24T11:21:00Z">
        <w:r w:rsidR="004F139F">
          <w:rPr>
            <w:lang w:val="en-GB"/>
          </w:rPr>
          <w:t xml:space="preserve"> pack</w:t>
        </w:r>
      </w:ins>
      <w:r w:rsidR="00F84D60">
        <w:rPr>
          <w:lang w:val="en-GB"/>
        </w:rPr>
        <w:t xml:space="preserve"> and developed notable ones on Thermo-Calc, a major software</w:t>
      </w:r>
      <w:r w:rsidR="00BB1285">
        <w:rPr>
          <w:lang w:val="en-GB"/>
        </w:rPr>
        <w:t xml:space="preserve"> in the field of metallurgy, that can be valued for future employers.</w:t>
      </w:r>
    </w:p>
    <w:p w14:paraId="734CA61A" w14:textId="32CADF4C" w:rsidR="00BB1285" w:rsidRDefault="00BB1285" w:rsidP="000F4926">
      <w:pPr>
        <w:rPr>
          <w:ins w:id="2610" w:author="DARMANA-LEVERT Corentin (FRA-DTI)" w:date="2023-08-25T14:39:00Z"/>
          <w:lang w:val="en-GB"/>
        </w:rPr>
      </w:pPr>
      <w:r>
        <w:rPr>
          <w:lang w:val="en-GB"/>
        </w:rPr>
        <w:t xml:space="preserve">On a more </w:t>
      </w:r>
      <w:del w:id="2611" w:author="DARMANA-LEVERT Corentin (FRA-DTI)" w:date="2023-08-24T11:21:00Z">
        <w:r w:rsidDel="004F139F">
          <w:rPr>
            <w:lang w:val="en-GB"/>
          </w:rPr>
          <w:delText>person</w:delText>
        </w:r>
      </w:del>
      <w:ins w:id="2612" w:author="DARMANA-LEVERT Corentin (FRA-DTI)" w:date="2023-08-24T11:22:00Z">
        <w:r w:rsidR="004F139F">
          <w:rPr>
            <w:lang w:val="en-GB"/>
          </w:rPr>
          <w:t>personal</w:t>
        </w:r>
      </w:ins>
      <w:del w:id="2613" w:author="DARMANA-LEVERT Corentin (FRA-DTI)" w:date="2023-08-24T11:21:00Z">
        <w:r w:rsidDel="004F139F">
          <w:rPr>
            <w:lang w:val="en-GB"/>
          </w:rPr>
          <w:delText xml:space="preserve">al </w:delText>
        </w:r>
      </w:del>
      <w:ins w:id="2614" w:author="DARMANA-LEVERT Corentin (FRA-DTI)" w:date="2023-08-24T11:21:00Z">
        <w:r w:rsidR="004F139F">
          <w:rPr>
            <w:lang w:val="en-GB"/>
          </w:rPr>
          <w:t xml:space="preserve"> </w:t>
        </w:r>
      </w:ins>
      <w:r>
        <w:rPr>
          <w:lang w:val="en-GB"/>
        </w:rPr>
        <w:t xml:space="preserve">note, I have matured and grown a lot. I have learnt to behave professionally with my </w:t>
      </w:r>
      <w:del w:id="2615" w:author="DARMANA-LEVERT Corentin (FRA-DTI)" w:date="2023-08-13T12:09:00Z">
        <w:r w:rsidDel="00722DE7">
          <w:rPr>
            <w:lang w:val="en-GB"/>
          </w:rPr>
          <w:delText>coworkers</w:delText>
        </w:r>
      </w:del>
      <w:ins w:id="2616" w:author="DARMANA-LEVERT Corentin (FRA-DTI)" w:date="2023-08-13T12:09:00Z">
        <w:r w:rsidR="00722DE7">
          <w:rPr>
            <w:lang w:val="en-GB"/>
          </w:rPr>
          <w:t>co-workers</w:t>
        </w:r>
      </w:ins>
      <w:r>
        <w:rPr>
          <w:lang w:val="en-GB"/>
        </w:rPr>
        <w:t xml:space="preserve"> as well as keeping a personal and pleasant personality. I have also refined my career goals thanks to Framatome, </w:t>
      </w:r>
      <w:r w:rsidR="0001129C">
        <w:rPr>
          <w:lang w:val="en-GB"/>
        </w:rPr>
        <w:t>now I know</w:t>
      </w:r>
      <w:r>
        <w:rPr>
          <w:lang w:val="en-GB"/>
        </w:rPr>
        <w:t xml:space="preserve"> a little bit more about what I want to be doing in the future </w:t>
      </w:r>
      <w:r w:rsidR="00670A73">
        <w:rPr>
          <w:lang w:val="en-GB"/>
        </w:rPr>
        <w:t>and</w:t>
      </w:r>
      <w:r>
        <w:rPr>
          <w:lang w:val="en-GB"/>
        </w:rPr>
        <w:t xml:space="preserve"> what I do not want to.</w:t>
      </w:r>
      <w:r w:rsidR="00CF5E5F">
        <w:rPr>
          <w:lang w:val="en-GB"/>
        </w:rPr>
        <w:t xml:space="preserve"> With my apprenticeship contract coming to an end, I have made the choice </w:t>
      </w:r>
      <w:r w:rsidR="0001129C">
        <w:rPr>
          <w:lang w:val="en-GB"/>
        </w:rPr>
        <w:t>to go back to</w:t>
      </w:r>
      <w:r w:rsidR="00CF5E5F">
        <w:rPr>
          <w:lang w:val="en-GB"/>
        </w:rPr>
        <w:t xml:space="preserve"> IUT d’Orsay where I started </w:t>
      </w:r>
      <w:r w:rsidR="0001129C">
        <w:rPr>
          <w:lang w:val="en-GB"/>
        </w:rPr>
        <w:t>university. This will be the opportunity for me to</w:t>
      </w:r>
      <w:r w:rsidR="00CF5E5F">
        <w:rPr>
          <w:lang w:val="en-GB"/>
        </w:rPr>
        <w:t xml:space="preserve"> re-engage with chemistry</w:t>
      </w:r>
      <w:r w:rsidR="0001129C">
        <w:rPr>
          <w:lang w:val="en-GB"/>
        </w:rPr>
        <w:t xml:space="preserve">, </w:t>
      </w:r>
      <w:r w:rsidR="00CF5E5F">
        <w:rPr>
          <w:lang w:val="en-GB"/>
        </w:rPr>
        <w:t>which I have missed during these year</w:t>
      </w:r>
      <w:r w:rsidR="0001129C">
        <w:rPr>
          <w:lang w:val="en-GB"/>
        </w:rPr>
        <w:t xml:space="preserve">s at EEIGM/Framatome. Only </w:t>
      </w:r>
      <w:r w:rsidR="00CF5E5F">
        <w:rPr>
          <w:lang w:val="en-GB"/>
        </w:rPr>
        <w:t>this time</w:t>
      </w:r>
      <w:r w:rsidR="0001129C">
        <w:rPr>
          <w:lang w:val="en-GB"/>
        </w:rPr>
        <w:t>, it will be</w:t>
      </w:r>
      <w:r w:rsidR="00CF5E5F">
        <w:rPr>
          <w:lang w:val="en-GB"/>
        </w:rPr>
        <w:t xml:space="preserve"> on the other side of the blackboard</w:t>
      </w:r>
      <w:r w:rsidR="0001129C">
        <w:rPr>
          <w:lang w:val="en-GB"/>
        </w:rPr>
        <w:t xml:space="preserve"> as I will be </w:t>
      </w:r>
      <w:r w:rsidR="00670A73">
        <w:rPr>
          <w:lang w:val="en-GB"/>
        </w:rPr>
        <w:t>a teacher</w:t>
      </w:r>
      <w:r w:rsidR="0001129C">
        <w:rPr>
          <w:lang w:val="en-GB"/>
        </w:rPr>
        <w:t xml:space="preserve"> there for 1 year.</w:t>
      </w:r>
    </w:p>
    <w:p w14:paraId="2BE54159" w14:textId="77777777" w:rsidR="00842FF2" w:rsidRPr="003338ED" w:rsidRDefault="00842FF2" w:rsidP="000F4926">
      <w:pPr>
        <w:rPr>
          <w:lang w:val="en-GB"/>
        </w:rPr>
      </w:pPr>
    </w:p>
    <w:p w14:paraId="328EF574" w14:textId="2332CF49" w:rsidR="00FD087D" w:rsidRPr="00FD087D" w:rsidDel="00842FF2" w:rsidRDefault="00941ED1" w:rsidP="00842FF2">
      <w:pPr>
        <w:pStyle w:val="Titre1"/>
        <w:rPr>
          <w:del w:id="2617" w:author="DARMANA-LEVERT Corentin (FRA-DTI)" w:date="2023-08-25T14:38:00Z"/>
          <w:lang w:val="en-GB"/>
        </w:rPr>
      </w:pPr>
      <w:del w:id="2618" w:author="DARMANA-LEVERT Corentin (FRA-DTI)" w:date="2023-08-25T14:38:00Z">
        <w:r w:rsidRPr="005E7695" w:rsidDel="00842FF2">
          <w:rPr>
            <w:lang w:val="en-GB"/>
          </w:rPr>
          <w:delText>Industrial internship report</w:delText>
        </w:r>
        <w:bookmarkStart w:id="2619" w:name="_Toc143867922"/>
        <w:bookmarkStart w:id="2620" w:name="_Toc143869101"/>
        <w:bookmarkStart w:id="2621" w:name="_Toc144035250"/>
        <w:bookmarkStart w:id="2622" w:name="_Toc144051037"/>
        <w:bookmarkStart w:id="2623" w:name="_Toc144051515"/>
        <w:bookmarkStart w:id="2624" w:name="_Toc144053415"/>
        <w:bookmarkStart w:id="2625" w:name="_Toc144056290"/>
        <w:bookmarkStart w:id="2626" w:name="_Toc144189507"/>
        <w:bookmarkStart w:id="2627" w:name="_Toc144189919"/>
        <w:bookmarkStart w:id="2628" w:name="_Toc144190389"/>
        <w:bookmarkStart w:id="2629" w:name="_Toc144190666"/>
        <w:bookmarkStart w:id="2630" w:name="_Toc144199542"/>
        <w:bookmarkStart w:id="2631" w:name="_Toc144199705"/>
        <w:bookmarkEnd w:id="2619"/>
        <w:bookmarkEnd w:id="2620"/>
        <w:bookmarkEnd w:id="2621"/>
        <w:bookmarkEnd w:id="2622"/>
        <w:bookmarkEnd w:id="2623"/>
        <w:bookmarkEnd w:id="2624"/>
        <w:bookmarkEnd w:id="2625"/>
        <w:bookmarkEnd w:id="2626"/>
        <w:bookmarkEnd w:id="2627"/>
        <w:bookmarkEnd w:id="2628"/>
        <w:bookmarkEnd w:id="2629"/>
        <w:bookmarkEnd w:id="2630"/>
        <w:bookmarkEnd w:id="2631"/>
      </w:del>
    </w:p>
    <w:p w14:paraId="4D8DDDFA" w14:textId="5B5AE28D" w:rsidR="00941ED1" w:rsidRPr="005E7695" w:rsidDel="00842FF2" w:rsidRDefault="00941ED1" w:rsidP="00842FF2">
      <w:pPr>
        <w:pStyle w:val="Titre2"/>
        <w:numPr>
          <w:ilvl w:val="0"/>
          <w:numId w:val="23"/>
        </w:numPr>
        <w:pBdr>
          <w:bottom w:val="single" w:sz="36" w:space="3" w:color="3B6DA3"/>
        </w:pBdr>
        <w:spacing w:before="800" w:after="360"/>
        <w:contextualSpacing/>
        <w:rPr>
          <w:del w:id="2632" w:author="DARMANA-LEVERT Corentin (FRA-DTI)" w:date="2023-08-25T14:38:00Z"/>
          <w:lang w:val="en-GB"/>
        </w:rPr>
      </w:pPr>
      <w:del w:id="2633" w:author="DARMANA-LEVERT Corentin (FRA-DTI)" w:date="2023-08-25T14:38:00Z">
        <w:r w:rsidRPr="005E7695" w:rsidDel="00842FF2">
          <w:rPr>
            <w:lang w:val="en-GB"/>
          </w:rPr>
          <w:delText>Context</w:delText>
        </w:r>
        <w:bookmarkStart w:id="2634" w:name="_Toc143867923"/>
        <w:bookmarkStart w:id="2635" w:name="_Toc143869102"/>
        <w:bookmarkStart w:id="2636" w:name="_Toc144035251"/>
        <w:bookmarkStart w:id="2637" w:name="_Toc144051038"/>
        <w:bookmarkStart w:id="2638" w:name="_Toc144051516"/>
        <w:bookmarkStart w:id="2639" w:name="_Toc144053416"/>
        <w:bookmarkStart w:id="2640" w:name="_Toc144056291"/>
        <w:bookmarkStart w:id="2641" w:name="_Toc144189508"/>
        <w:bookmarkStart w:id="2642" w:name="_Toc144189920"/>
        <w:bookmarkStart w:id="2643" w:name="_Toc144190390"/>
        <w:bookmarkStart w:id="2644" w:name="_Toc144190667"/>
        <w:bookmarkStart w:id="2645" w:name="_Toc144199543"/>
        <w:bookmarkStart w:id="2646" w:name="_Toc144199706"/>
        <w:bookmarkEnd w:id="2634"/>
        <w:bookmarkEnd w:id="2635"/>
        <w:bookmarkEnd w:id="2636"/>
        <w:bookmarkEnd w:id="2637"/>
        <w:bookmarkEnd w:id="2638"/>
        <w:bookmarkEnd w:id="2639"/>
        <w:bookmarkEnd w:id="2640"/>
        <w:bookmarkEnd w:id="2641"/>
        <w:bookmarkEnd w:id="2642"/>
        <w:bookmarkEnd w:id="2643"/>
        <w:bookmarkEnd w:id="2644"/>
        <w:bookmarkEnd w:id="2645"/>
        <w:bookmarkEnd w:id="2646"/>
      </w:del>
    </w:p>
    <w:p w14:paraId="14C4C5E7" w14:textId="098D87B5" w:rsidR="00602E31" w:rsidRPr="005E7695" w:rsidDel="00842FF2" w:rsidRDefault="00602E31" w:rsidP="00842FF2">
      <w:pPr>
        <w:numPr>
          <w:ilvl w:val="0"/>
          <w:numId w:val="23"/>
        </w:numPr>
        <w:pBdr>
          <w:bottom w:val="single" w:sz="36" w:space="3" w:color="3B6DA3"/>
        </w:pBdr>
        <w:spacing w:before="800" w:after="360"/>
        <w:contextualSpacing/>
        <w:outlineLvl w:val="0"/>
        <w:rPr>
          <w:del w:id="2647" w:author="DARMANA-LEVERT Corentin (FRA-DTI)" w:date="2023-08-25T14:38:00Z"/>
          <w:lang w:val="en-GB"/>
        </w:rPr>
      </w:pPr>
      <w:del w:id="2648" w:author="DARMANA-LEVERT Corentin (FRA-DTI)" w:date="2023-08-25T14:38:00Z">
        <w:r w:rsidRPr="005E7695" w:rsidDel="00842FF2">
          <w:rPr>
            <w:lang w:val="en-GB"/>
          </w:rPr>
          <w:delText>This internship was completely independent and unrelated to Framatome’s framework because of the incapacity of finding an internship at a client’s, partner’s or affiliated research lab’s place. I was willing to find an internship myself and decided to get in touch with Ali Nazemi who was my teacher back in Winter 2020 at UQAM while</w:delText>
        </w:r>
        <w:r w:rsidR="0050695F" w:rsidDel="00842FF2">
          <w:rPr>
            <w:lang w:val="en-GB"/>
          </w:rPr>
          <w:delText xml:space="preserve"> being</w:delText>
        </w:r>
        <w:r w:rsidRPr="005E7695" w:rsidDel="00842FF2">
          <w:rPr>
            <w:lang w:val="en-GB"/>
          </w:rPr>
          <w:delText xml:space="preserve"> an exchange student</w:delText>
        </w:r>
        <w:r w:rsidR="0050695F" w:rsidDel="00842FF2">
          <w:rPr>
            <w:lang w:val="en-GB"/>
          </w:rPr>
          <w:delText xml:space="preserve"> there</w:delText>
        </w:r>
        <w:r w:rsidRPr="005E7695" w:rsidDel="00842FF2">
          <w:rPr>
            <w:lang w:val="en-GB"/>
          </w:rPr>
          <w:delText>. Ali Nazemi replied positively to my request and on common agreement with the school and Framatome, the internship was set up. For the record, my apprenticeship contract was suspended during all this internship period.</w:delText>
        </w:r>
        <w:bookmarkStart w:id="2649" w:name="_Toc143867924"/>
        <w:bookmarkStart w:id="2650" w:name="_Toc143869103"/>
        <w:bookmarkStart w:id="2651" w:name="_Toc144035252"/>
        <w:bookmarkStart w:id="2652" w:name="_Toc144051039"/>
        <w:bookmarkStart w:id="2653" w:name="_Toc144051517"/>
        <w:bookmarkStart w:id="2654" w:name="_Toc144053417"/>
        <w:bookmarkStart w:id="2655" w:name="_Toc144056292"/>
        <w:bookmarkStart w:id="2656" w:name="_Toc144189509"/>
        <w:bookmarkStart w:id="2657" w:name="_Toc144189921"/>
        <w:bookmarkStart w:id="2658" w:name="_Toc144190391"/>
        <w:bookmarkStart w:id="2659" w:name="_Toc144190668"/>
        <w:bookmarkStart w:id="2660" w:name="_Toc144199544"/>
        <w:bookmarkStart w:id="2661" w:name="_Toc144199707"/>
        <w:bookmarkEnd w:id="2649"/>
        <w:bookmarkEnd w:id="2650"/>
        <w:bookmarkEnd w:id="2651"/>
        <w:bookmarkEnd w:id="2652"/>
        <w:bookmarkEnd w:id="2653"/>
        <w:bookmarkEnd w:id="2654"/>
        <w:bookmarkEnd w:id="2655"/>
        <w:bookmarkEnd w:id="2656"/>
        <w:bookmarkEnd w:id="2657"/>
        <w:bookmarkEnd w:id="2658"/>
        <w:bookmarkEnd w:id="2659"/>
        <w:bookmarkEnd w:id="2660"/>
        <w:bookmarkEnd w:id="2661"/>
      </w:del>
    </w:p>
    <w:p w14:paraId="0127E0E2" w14:textId="048D0BB7" w:rsidR="00842FF2" w:rsidRPr="005E7695" w:rsidDel="00842FF2" w:rsidRDefault="00941ED1" w:rsidP="00842FF2">
      <w:pPr>
        <w:numPr>
          <w:ilvl w:val="0"/>
          <w:numId w:val="23"/>
        </w:numPr>
        <w:pBdr>
          <w:bottom w:val="single" w:sz="36" w:space="3" w:color="3B6DA3"/>
        </w:pBdr>
        <w:spacing w:before="800" w:after="360"/>
        <w:contextualSpacing/>
        <w:outlineLvl w:val="0"/>
        <w:rPr>
          <w:del w:id="2662" w:author="DARMANA-LEVERT Corentin (FRA-DTI)" w:date="2023-08-25T14:38:00Z"/>
          <w:lang w:val="en-GB"/>
        </w:rPr>
      </w:pPr>
      <w:del w:id="2663" w:author="DARMANA-LEVERT Corentin (FRA-DTI)" w:date="2023-08-25T14:38:00Z">
        <w:r w:rsidRPr="005E7695" w:rsidDel="00842FF2">
          <w:rPr>
            <w:lang w:val="en-GB"/>
          </w:rPr>
          <w:delText xml:space="preserve">This industrial internship </w:delText>
        </w:r>
        <w:r w:rsidR="00602E31" w:rsidRPr="005E7695" w:rsidDel="00842FF2">
          <w:rPr>
            <w:lang w:val="en-GB"/>
          </w:rPr>
          <w:delText xml:space="preserve">was a research internship carried out at NanoQAM lab, part of </w:delText>
        </w:r>
        <w:r w:rsidR="0050695F" w:rsidDel="00842FF2">
          <w:rPr>
            <w:lang w:val="en-GB"/>
          </w:rPr>
          <w:delText>U</w:delText>
        </w:r>
        <w:r w:rsidR="00770D1C" w:rsidRPr="005E7695" w:rsidDel="00842FF2">
          <w:rPr>
            <w:lang w:val="en-GB"/>
          </w:rPr>
          <w:delText xml:space="preserve">niversité du </w:delText>
        </w:r>
        <w:r w:rsidR="00602E31" w:rsidRPr="005E7695" w:rsidDel="00842FF2">
          <w:rPr>
            <w:lang w:val="en-GB"/>
          </w:rPr>
          <w:delText>Q</w:delText>
        </w:r>
        <w:r w:rsidR="00770D1C" w:rsidRPr="005E7695" w:rsidDel="00842FF2">
          <w:rPr>
            <w:lang w:val="en-GB"/>
          </w:rPr>
          <w:delText xml:space="preserve">uébec à </w:delText>
        </w:r>
        <w:r w:rsidR="00602E31" w:rsidRPr="005E7695" w:rsidDel="00842FF2">
          <w:rPr>
            <w:lang w:val="en-GB"/>
          </w:rPr>
          <w:delText>M</w:delText>
        </w:r>
        <w:r w:rsidR="00770D1C" w:rsidRPr="005E7695" w:rsidDel="00842FF2">
          <w:rPr>
            <w:lang w:val="en-GB"/>
          </w:rPr>
          <w:delText>ontréal fac</w:delText>
        </w:r>
        <w:r w:rsidR="00602E31" w:rsidRPr="005E7695" w:rsidDel="00842FF2">
          <w:rPr>
            <w:lang w:val="en-GB"/>
          </w:rPr>
          <w:delText>ulty</w:delText>
        </w:r>
        <w:r w:rsidR="00770D1C" w:rsidRPr="005E7695" w:rsidDel="00842FF2">
          <w:rPr>
            <w:lang w:val="en-GB"/>
          </w:rPr>
          <w:delText>,</w:delText>
        </w:r>
        <w:r w:rsidR="00602E31" w:rsidRPr="005E7695" w:rsidDel="00842FF2">
          <w:rPr>
            <w:lang w:val="en-GB"/>
          </w:rPr>
          <w:delText xml:space="preserve"> Canada. I worked at Ali Nazemi’s lab from the 15</w:delText>
        </w:r>
        <w:r w:rsidR="00602E31" w:rsidRPr="005E7695" w:rsidDel="00842FF2">
          <w:rPr>
            <w:vertAlign w:val="superscript"/>
            <w:lang w:val="en-GB"/>
          </w:rPr>
          <w:delText>th</w:delText>
        </w:r>
        <w:r w:rsidR="00602E31" w:rsidRPr="005E7695" w:rsidDel="00842FF2">
          <w:rPr>
            <w:lang w:val="en-GB"/>
          </w:rPr>
          <w:delText xml:space="preserve"> of May to the 04</w:delText>
        </w:r>
        <w:r w:rsidR="00602E31" w:rsidRPr="005E7695" w:rsidDel="00842FF2">
          <w:rPr>
            <w:vertAlign w:val="superscript"/>
            <w:lang w:val="en-GB"/>
          </w:rPr>
          <w:delText>th</w:delText>
        </w:r>
        <w:r w:rsidR="00602E31" w:rsidRPr="005E7695" w:rsidDel="00842FF2">
          <w:rPr>
            <w:lang w:val="en-GB"/>
          </w:rPr>
          <w:delText xml:space="preserve"> of August 2023. </w:delText>
        </w:r>
        <w:r w:rsidR="00F00E22" w:rsidRPr="005E7695" w:rsidDel="00842FF2">
          <w:rPr>
            <w:lang w:val="en-GB"/>
          </w:rPr>
          <w:delText xml:space="preserve">It </w:delText>
        </w:r>
        <w:r w:rsidR="00602E31" w:rsidRPr="005E7695" w:rsidDel="00842FF2">
          <w:rPr>
            <w:lang w:val="en-GB"/>
          </w:rPr>
          <w:delText>was conjointly supervised by</w:delText>
        </w:r>
        <w:r w:rsidR="00770D1C" w:rsidRPr="005E7695" w:rsidDel="00842FF2">
          <w:rPr>
            <w:lang w:val="en-GB"/>
          </w:rPr>
          <w:delText xml:space="preserve"> </w:delText>
        </w:r>
        <w:r w:rsidR="00602E31" w:rsidRPr="005E7695" w:rsidDel="00842FF2">
          <w:rPr>
            <w:lang w:val="en-GB"/>
          </w:rPr>
          <w:delText>Ali Nazemi from UQAM and Jean-Luc Six from Université de Lorraine</w:delText>
        </w:r>
        <w:r w:rsidR="00770D1C" w:rsidRPr="005E7695" w:rsidDel="00842FF2">
          <w:rPr>
            <w:lang w:val="en-GB"/>
          </w:rPr>
          <w:delText xml:space="preserve">. The internship was financed by Mitacs GlobalLink Research and allowed funds for research material and </w:delText>
        </w:r>
        <w:r w:rsidR="0050695F" w:rsidDel="00842FF2">
          <w:rPr>
            <w:lang w:val="en-GB"/>
          </w:rPr>
          <w:delText>living expenses, as far as I am concerned</w:delText>
        </w:r>
        <w:r w:rsidR="00770D1C" w:rsidRPr="005E7695" w:rsidDel="00842FF2">
          <w:rPr>
            <w:lang w:val="en-GB"/>
          </w:rPr>
          <w:delText>.</w:delText>
        </w:r>
        <w:r w:rsidR="00F00E22" w:rsidRPr="005E7695" w:rsidDel="00842FF2">
          <w:rPr>
            <w:lang w:val="en-GB"/>
          </w:rPr>
          <w:delText xml:space="preserve"> The subject was entitled “Production of fluorescent nano-objects, obtained by nanoprecipitation of dextrans modified by the addition of dendrons of TPE (tetraphenylethylene)”.</w:delText>
        </w:r>
        <w:bookmarkStart w:id="2664" w:name="_Toc143867925"/>
        <w:bookmarkStart w:id="2665" w:name="_Toc143869104"/>
        <w:bookmarkStart w:id="2666" w:name="_Toc144035253"/>
        <w:bookmarkStart w:id="2667" w:name="_Toc144051040"/>
        <w:bookmarkStart w:id="2668" w:name="_Toc144051518"/>
        <w:bookmarkStart w:id="2669" w:name="_Toc144053418"/>
        <w:bookmarkStart w:id="2670" w:name="_Toc144056293"/>
        <w:bookmarkStart w:id="2671" w:name="_Toc144189510"/>
        <w:bookmarkStart w:id="2672" w:name="_Toc144189922"/>
        <w:bookmarkStart w:id="2673" w:name="_Toc144190392"/>
        <w:bookmarkStart w:id="2674" w:name="_Toc144190669"/>
        <w:bookmarkStart w:id="2675" w:name="_Toc144199545"/>
        <w:bookmarkStart w:id="2676" w:name="_Toc144199708"/>
        <w:bookmarkEnd w:id="2664"/>
        <w:bookmarkEnd w:id="2665"/>
        <w:bookmarkEnd w:id="2666"/>
        <w:bookmarkEnd w:id="2667"/>
        <w:bookmarkEnd w:id="2668"/>
        <w:bookmarkEnd w:id="2669"/>
        <w:bookmarkEnd w:id="2670"/>
        <w:bookmarkEnd w:id="2671"/>
        <w:bookmarkEnd w:id="2672"/>
        <w:bookmarkEnd w:id="2673"/>
        <w:bookmarkEnd w:id="2674"/>
        <w:bookmarkEnd w:id="2675"/>
        <w:bookmarkEnd w:id="2676"/>
      </w:del>
    </w:p>
    <w:p w14:paraId="021D52A1" w14:textId="6D800FF5" w:rsidR="00D51572" w:rsidDel="00842FF2" w:rsidRDefault="00D51572" w:rsidP="00842FF2">
      <w:pPr>
        <w:pStyle w:val="Titre2"/>
        <w:numPr>
          <w:ilvl w:val="0"/>
          <w:numId w:val="23"/>
        </w:numPr>
        <w:pBdr>
          <w:bottom w:val="single" w:sz="36" w:space="3" w:color="3B6DA3"/>
        </w:pBdr>
        <w:spacing w:before="800" w:after="360"/>
        <w:contextualSpacing/>
        <w:rPr>
          <w:del w:id="2677" w:author="DARMANA-LEVERT Corentin (FRA-DTI)" w:date="2023-08-25T14:38:00Z"/>
          <w:lang w:val="en-GB"/>
        </w:rPr>
      </w:pPr>
      <w:del w:id="2678" w:author="DARMANA-LEVERT Corentin (FRA-DTI)" w:date="2023-08-25T14:38:00Z">
        <w:r w:rsidRPr="005E7695" w:rsidDel="00842FF2">
          <w:rPr>
            <w:lang w:val="en-GB"/>
          </w:rPr>
          <w:delText>State of the art</w:delText>
        </w:r>
        <w:bookmarkStart w:id="2679" w:name="_Toc143867926"/>
        <w:bookmarkStart w:id="2680" w:name="_Toc143869105"/>
        <w:bookmarkStart w:id="2681" w:name="_Toc144035254"/>
        <w:bookmarkStart w:id="2682" w:name="_Toc144051041"/>
        <w:bookmarkStart w:id="2683" w:name="_Toc144051519"/>
        <w:bookmarkStart w:id="2684" w:name="_Toc144053419"/>
        <w:bookmarkStart w:id="2685" w:name="_Toc144056294"/>
        <w:bookmarkStart w:id="2686" w:name="_Toc144189511"/>
        <w:bookmarkStart w:id="2687" w:name="_Toc144189923"/>
        <w:bookmarkStart w:id="2688" w:name="_Toc144190393"/>
        <w:bookmarkStart w:id="2689" w:name="_Toc144190670"/>
        <w:bookmarkStart w:id="2690" w:name="_Toc144199546"/>
        <w:bookmarkStart w:id="2691" w:name="_Toc144199709"/>
        <w:bookmarkEnd w:id="2679"/>
        <w:bookmarkEnd w:id="2680"/>
        <w:bookmarkEnd w:id="2681"/>
        <w:bookmarkEnd w:id="2682"/>
        <w:bookmarkEnd w:id="2683"/>
        <w:bookmarkEnd w:id="2684"/>
        <w:bookmarkEnd w:id="2685"/>
        <w:bookmarkEnd w:id="2686"/>
        <w:bookmarkEnd w:id="2687"/>
        <w:bookmarkEnd w:id="2688"/>
        <w:bookmarkEnd w:id="2689"/>
        <w:bookmarkEnd w:id="2690"/>
        <w:bookmarkEnd w:id="2691"/>
      </w:del>
    </w:p>
    <w:p w14:paraId="77F2AA4C" w14:textId="64F12D93" w:rsidR="0050695F" w:rsidRPr="0050695F" w:rsidDel="00842FF2" w:rsidRDefault="0050695F" w:rsidP="00842FF2">
      <w:pPr>
        <w:numPr>
          <w:ilvl w:val="0"/>
          <w:numId w:val="23"/>
        </w:numPr>
        <w:pBdr>
          <w:bottom w:val="single" w:sz="36" w:space="3" w:color="3B6DA3"/>
        </w:pBdr>
        <w:spacing w:before="800" w:after="360"/>
        <w:contextualSpacing/>
        <w:outlineLvl w:val="0"/>
        <w:rPr>
          <w:del w:id="2692" w:author="DARMANA-LEVERT Corentin (FRA-DTI)" w:date="2023-08-25T14:38:00Z"/>
          <w:lang w:val="en-GB"/>
        </w:rPr>
      </w:pPr>
      <w:bookmarkStart w:id="2693" w:name="_Toc143867927"/>
      <w:bookmarkStart w:id="2694" w:name="_Toc143869106"/>
      <w:bookmarkStart w:id="2695" w:name="_Toc144035255"/>
      <w:bookmarkStart w:id="2696" w:name="_Toc144051042"/>
      <w:bookmarkStart w:id="2697" w:name="_Toc144051520"/>
      <w:bookmarkStart w:id="2698" w:name="_Toc144053420"/>
      <w:bookmarkStart w:id="2699" w:name="_Toc144056295"/>
      <w:bookmarkStart w:id="2700" w:name="_Toc144189512"/>
      <w:bookmarkStart w:id="2701" w:name="_Toc144189924"/>
      <w:bookmarkStart w:id="2702" w:name="_Toc144190394"/>
      <w:bookmarkStart w:id="2703" w:name="_Toc144190671"/>
      <w:bookmarkStart w:id="2704" w:name="_Toc144199547"/>
      <w:bookmarkStart w:id="2705" w:name="_Toc144199710"/>
      <w:bookmarkEnd w:id="2693"/>
      <w:bookmarkEnd w:id="2694"/>
      <w:bookmarkEnd w:id="2695"/>
      <w:bookmarkEnd w:id="2696"/>
      <w:bookmarkEnd w:id="2697"/>
      <w:bookmarkEnd w:id="2698"/>
      <w:bookmarkEnd w:id="2699"/>
      <w:bookmarkEnd w:id="2700"/>
      <w:bookmarkEnd w:id="2701"/>
      <w:bookmarkEnd w:id="2702"/>
      <w:bookmarkEnd w:id="2703"/>
      <w:bookmarkEnd w:id="2704"/>
      <w:bookmarkEnd w:id="2705"/>
    </w:p>
    <w:p w14:paraId="165CC8EE" w14:textId="051C8EDB" w:rsidR="0050695F" w:rsidDel="00842FF2" w:rsidRDefault="00F00E22" w:rsidP="00842FF2">
      <w:pPr>
        <w:numPr>
          <w:ilvl w:val="0"/>
          <w:numId w:val="23"/>
        </w:numPr>
        <w:pBdr>
          <w:bottom w:val="single" w:sz="36" w:space="3" w:color="3B6DA3"/>
        </w:pBdr>
        <w:spacing w:before="800" w:after="360"/>
        <w:contextualSpacing/>
        <w:outlineLvl w:val="0"/>
        <w:rPr>
          <w:del w:id="2706" w:author="DARMANA-LEVERT Corentin (FRA-DTI)" w:date="2023-08-25T14:38:00Z"/>
          <w:lang w:val="en-GB"/>
        </w:rPr>
      </w:pPr>
      <w:del w:id="2707" w:author="DARMANA-LEVERT Corentin (FRA-DTI)" w:date="2023-08-25T14:38:00Z">
        <w:r w:rsidRPr="005E7695" w:rsidDel="00842FF2">
          <w:rPr>
            <w:lang w:val="en-GB"/>
          </w:rPr>
          <w:delText xml:space="preserve">So-called luminescent organic molecules have been widely used in biological fields and optoelectronics for their photophysical properties. Many studies have attempted to improve these properties because these molecules </w:delText>
        </w:r>
        <w:r w:rsidR="0050695F" w:rsidDel="00842FF2">
          <w:rPr>
            <w:lang w:val="en-GB"/>
          </w:rPr>
          <w:delText>show</w:delText>
        </w:r>
        <w:r w:rsidRPr="005E7695" w:rsidDel="00842FF2">
          <w:rPr>
            <w:lang w:val="en-GB"/>
          </w:rPr>
          <w:delText xml:space="preserve"> a high fluorescence in diluted medium, that however decreases as concentration of this molecule increases or when it is in the solid state. These fluorophores are indeed victims of an attenuation of fluorescence due to the aggregation of molecules between them. This effect has been known since 1954 (1) and is called ACQ (Aggregation-Caused Quenching). It is the reason why many researchers have tried to suppress this ACQ effect by modifying the chemical structure or the aggregation properties of these molecules. However, the results obtained are very limited because attenuation by aggregation is thermodynamically</w:delText>
        </w:r>
        <w:r w:rsidR="00131798" w:rsidRPr="005E7695" w:rsidDel="00842FF2">
          <w:rPr>
            <w:lang w:val="en-GB"/>
          </w:rPr>
          <w:delText xml:space="preserve"> </w:delText>
        </w:r>
        <w:r w:rsidR="0050695F" w:rsidRPr="005E7695" w:rsidDel="00842FF2">
          <w:rPr>
            <w:lang w:val="en-GB"/>
          </w:rPr>
          <w:delText>favoured</w:delText>
        </w:r>
        <w:r w:rsidRPr="005E7695" w:rsidDel="00842FF2">
          <w:rPr>
            <w:lang w:val="en-GB"/>
          </w:rPr>
          <w:delText xml:space="preserve">, which is then very difficult to counter. As a result, applications of these molecules are greatly reduced. </w:delText>
        </w:r>
        <w:bookmarkStart w:id="2708" w:name="_Toc143867928"/>
        <w:bookmarkStart w:id="2709" w:name="_Toc143869107"/>
        <w:bookmarkStart w:id="2710" w:name="_Toc144035256"/>
        <w:bookmarkStart w:id="2711" w:name="_Toc144051043"/>
        <w:bookmarkStart w:id="2712" w:name="_Toc144051521"/>
        <w:bookmarkStart w:id="2713" w:name="_Toc144053421"/>
        <w:bookmarkStart w:id="2714" w:name="_Toc144056296"/>
        <w:bookmarkStart w:id="2715" w:name="_Toc144189513"/>
        <w:bookmarkStart w:id="2716" w:name="_Toc144189925"/>
        <w:bookmarkStart w:id="2717" w:name="_Toc144190395"/>
        <w:bookmarkStart w:id="2718" w:name="_Toc144190672"/>
        <w:bookmarkStart w:id="2719" w:name="_Toc144199548"/>
        <w:bookmarkStart w:id="2720" w:name="_Toc144199711"/>
        <w:bookmarkEnd w:id="2708"/>
        <w:bookmarkEnd w:id="2709"/>
        <w:bookmarkEnd w:id="2710"/>
        <w:bookmarkEnd w:id="2711"/>
        <w:bookmarkEnd w:id="2712"/>
        <w:bookmarkEnd w:id="2713"/>
        <w:bookmarkEnd w:id="2714"/>
        <w:bookmarkEnd w:id="2715"/>
        <w:bookmarkEnd w:id="2716"/>
        <w:bookmarkEnd w:id="2717"/>
        <w:bookmarkEnd w:id="2718"/>
        <w:bookmarkEnd w:id="2719"/>
        <w:bookmarkEnd w:id="2720"/>
      </w:del>
    </w:p>
    <w:p w14:paraId="475CCB60" w14:textId="406DB3E7" w:rsidR="0050695F" w:rsidDel="00842FF2" w:rsidRDefault="00F00E22" w:rsidP="00842FF2">
      <w:pPr>
        <w:numPr>
          <w:ilvl w:val="0"/>
          <w:numId w:val="23"/>
        </w:numPr>
        <w:pBdr>
          <w:bottom w:val="single" w:sz="36" w:space="3" w:color="3B6DA3"/>
        </w:pBdr>
        <w:spacing w:before="800" w:after="360"/>
        <w:contextualSpacing/>
        <w:outlineLvl w:val="0"/>
        <w:rPr>
          <w:del w:id="2721" w:author="DARMANA-LEVERT Corentin (FRA-DTI)" w:date="2023-08-25T14:38:00Z"/>
          <w:lang w:val="en-GB"/>
        </w:rPr>
      </w:pPr>
      <w:del w:id="2722" w:author="DARMANA-LEVERT Corentin (FRA-DTI)" w:date="2023-08-25T14:38:00Z">
        <w:r w:rsidRPr="005E7695" w:rsidDel="00842FF2">
          <w:rPr>
            <w:lang w:val="en-GB"/>
          </w:rPr>
          <w:delText xml:space="preserve">To overcome this drawback, researchers have turned to less studied molecules, with </w:delText>
        </w:r>
        <w:r w:rsidR="0050695F" w:rsidDel="00842FF2">
          <w:rPr>
            <w:lang w:val="en-GB"/>
          </w:rPr>
          <w:delText>opposite</w:delText>
        </w:r>
        <w:r w:rsidRPr="005E7695" w:rsidDel="00842FF2">
          <w:rPr>
            <w:lang w:val="en-GB"/>
          </w:rPr>
          <w:delText xml:space="preserve"> properties: AIE (Aggregation-induced emission) molecules which, unlike </w:delText>
        </w:r>
        <w:r w:rsidR="00671B13" w:rsidRPr="005E7695" w:rsidDel="00842FF2">
          <w:rPr>
            <w:lang w:val="en-GB"/>
          </w:rPr>
          <w:delText xml:space="preserve">the </w:delText>
        </w:r>
        <w:r w:rsidRPr="005E7695" w:rsidDel="00842FF2">
          <w:rPr>
            <w:lang w:val="en-GB"/>
          </w:rPr>
          <w:delText>previous</w:delText>
        </w:r>
        <w:r w:rsidR="00671B13" w:rsidRPr="005E7695" w:rsidDel="00842FF2">
          <w:rPr>
            <w:lang w:val="en-GB"/>
          </w:rPr>
          <w:delText xml:space="preserve">ly </w:delText>
        </w:r>
        <w:r w:rsidR="00131798" w:rsidRPr="005E7695" w:rsidDel="00842FF2">
          <w:rPr>
            <w:lang w:val="en-GB"/>
          </w:rPr>
          <w:delText>mentioned</w:delText>
        </w:r>
        <w:r w:rsidRPr="005E7695" w:rsidDel="00842FF2">
          <w:rPr>
            <w:lang w:val="en-GB"/>
          </w:rPr>
          <w:delText xml:space="preserve"> structures, exhibit increased fluorescence properties in the aggregated state. Their macromolecular homologs (AIE polymers) constitute a new family of materials AIE-type luminescents, </w:delText>
        </w:r>
        <w:r w:rsidR="00671B13" w:rsidRPr="005E7695" w:rsidDel="00842FF2">
          <w:rPr>
            <w:lang w:val="en-GB"/>
          </w:rPr>
          <w:delText xml:space="preserve">that are </w:delText>
        </w:r>
        <w:r w:rsidRPr="005E7695" w:rsidDel="00842FF2">
          <w:rPr>
            <w:lang w:val="en-GB"/>
          </w:rPr>
          <w:delText xml:space="preserve">even less studied than AIE molecules and </w:delText>
        </w:r>
        <w:r w:rsidR="00671B13" w:rsidRPr="005E7695" w:rsidDel="00842FF2">
          <w:rPr>
            <w:lang w:val="en-GB"/>
          </w:rPr>
          <w:delText xml:space="preserve">still show numerous </w:delText>
        </w:r>
        <w:r w:rsidRPr="005E7695" w:rsidDel="00842FF2">
          <w:rPr>
            <w:lang w:val="en-GB"/>
          </w:rPr>
          <w:delText>advantages. We</w:delText>
        </w:r>
        <w:r w:rsidR="00671B13" w:rsidRPr="005E7695" w:rsidDel="00842FF2">
          <w:rPr>
            <w:lang w:val="en-GB"/>
          </w:rPr>
          <w:delText xml:space="preserve"> </w:delText>
        </w:r>
        <w:r w:rsidRPr="005E7695" w:rsidDel="00842FF2">
          <w:rPr>
            <w:lang w:val="en-GB"/>
          </w:rPr>
          <w:delText xml:space="preserve">can mention the ability of these AIE polymers to form films, synergistic effects, the good control their morphology, etc. </w:delText>
        </w:r>
        <w:r w:rsidR="00671B13" w:rsidRPr="005E7695" w:rsidDel="00842FF2">
          <w:rPr>
            <w:lang w:val="en-GB"/>
          </w:rPr>
          <w:delText xml:space="preserve">It is also possible to modulate structures of these polymers as desired in order to obtain a wide variety of macromolecules intended for very specific applications. Earliest works on AIE polymers date back to 2003 (2) and several fields of application are already offered. In the optoelectronic field, these AIE materials can be used to replace the conjugated polymers currently used in standard PLEDs (Polymeric </w:delText>
        </w:r>
        <w:r w:rsidR="0050695F" w:rsidDel="00842FF2">
          <w:rPr>
            <w:lang w:val="en-GB"/>
          </w:rPr>
          <w:delText>L</w:delText>
        </w:r>
        <w:r w:rsidR="00671B13" w:rsidRPr="005E7695" w:rsidDel="00842FF2">
          <w:rPr>
            <w:lang w:val="en-GB"/>
          </w:rPr>
          <w:delText>ight Emitting Diodes) which suffer from attenuation by aggregation.</w:delText>
        </w:r>
        <w:bookmarkStart w:id="2723" w:name="_Toc143867929"/>
        <w:bookmarkStart w:id="2724" w:name="_Toc143869108"/>
        <w:bookmarkStart w:id="2725" w:name="_Toc144035257"/>
        <w:bookmarkStart w:id="2726" w:name="_Toc144051044"/>
        <w:bookmarkStart w:id="2727" w:name="_Toc144051522"/>
        <w:bookmarkStart w:id="2728" w:name="_Toc144053422"/>
        <w:bookmarkStart w:id="2729" w:name="_Toc144056297"/>
        <w:bookmarkStart w:id="2730" w:name="_Toc144189514"/>
        <w:bookmarkStart w:id="2731" w:name="_Toc144189926"/>
        <w:bookmarkStart w:id="2732" w:name="_Toc144190396"/>
        <w:bookmarkStart w:id="2733" w:name="_Toc144190673"/>
        <w:bookmarkStart w:id="2734" w:name="_Toc144199549"/>
        <w:bookmarkStart w:id="2735" w:name="_Toc144199712"/>
        <w:bookmarkEnd w:id="2723"/>
        <w:bookmarkEnd w:id="2724"/>
        <w:bookmarkEnd w:id="2725"/>
        <w:bookmarkEnd w:id="2726"/>
        <w:bookmarkEnd w:id="2727"/>
        <w:bookmarkEnd w:id="2728"/>
        <w:bookmarkEnd w:id="2729"/>
        <w:bookmarkEnd w:id="2730"/>
        <w:bookmarkEnd w:id="2731"/>
        <w:bookmarkEnd w:id="2732"/>
        <w:bookmarkEnd w:id="2733"/>
        <w:bookmarkEnd w:id="2734"/>
        <w:bookmarkEnd w:id="2735"/>
      </w:del>
    </w:p>
    <w:p w14:paraId="16505A53" w14:textId="5BBF463C" w:rsidR="00602E31" w:rsidRPr="005E7695" w:rsidDel="00842FF2" w:rsidRDefault="00671B13" w:rsidP="00842FF2">
      <w:pPr>
        <w:numPr>
          <w:ilvl w:val="0"/>
          <w:numId w:val="23"/>
        </w:numPr>
        <w:pBdr>
          <w:bottom w:val="single" w:sz="36" w:space="3" w:color="3B6DA3"/>
        </w:pBdr>
        <w:spacing w:before="800" w:after="360"/>
        <w:contextualSpacing/>
        <w:outlineLvl w:val="0"/>
        <w:rPr>
          <w:del w:id="2736" w:author="DARMANA-LEVERT Corentin (FRA-DTI)" w:date="2023-08-25T14:38:00Z"/>
          <w:lang w:val="en-GB"/>
        </w:rPr>
      </w:pPr>
      <w:del w:id="2737" w:author="DARMANA-LEVERT Corentin (FRA-DTI)" w:date="2023-08-25T14:38:00Z">
        <w:r w:rsidRPr="005E7695" w:rsidDel="00842FF2">
          <w:rPr>
            <w:lang w:val="en-GB"/>
          </w:rPr>
          <w:delText xml:space="preserve">Zhao et al. (3) </w:delText>
        </w:r>
        <w:r w:rsidR="0050695F" w:rsidDel="00842FF2">
          <w:rPr>
            <w:lang w:val="en-GB"/>
          </w:rPr>
          <w:delText xml:space="preserve">investigated the matter </w:delText>
        </w:r>
        <w:r w:rsidRPr="005E7695" w:rsidDel="00842FF2">
          <w:rPr>
            <w:lang w:val="en-GB"/>
          </w:rPr>
          <w:delText>by introducing TPE, a component that will be presented below. Some AIE polymers can also be used as fluorescence sensors for which a small variation in their environment will result in a significant change in fluorescence properties. This property has been applied in the field of security, to detect explosives for example as indicated by Scherf in his work (4). In the biomedical field, materials with fluorescent properties play an important role in imaging diagnostics. The organic polymers currently used, however, suffer from the attenuation by the aforementioned aggregation effect. Many research groups are therefore interested in replacing these polymers with AIE materials, allowing more sensitive and accurate imaging</w:delText>
        </w:r>
        <w:r w:rsidR="00131798" w:rsidRPr="005E7695" w:rsidDel="00842FF2">
          <w:rPr>
            <w:lang w:val="en-GB"/>
          </w:rPr>
          <w:delText>.</w:delText>
        </w:r>
        <w:bookmarkStart w:id="2738" w:name="_Toc143867930"/>
        <w:bookmarkStart w:id="2739" w:name="_Toc143869109"/>
        <w:bookmarkStart w:id="2740" w:name="_Toc144035258"/>
        <w:bookmarkStart w:id="2741" w:name="_Toc144051045"/>
        <w:bookmarkStart w:id="2742" w:name="_Toc144051523"/>
        <w:bookmarkStart w:id="2743" w:name="_Toc144053423"/>
        <w:bookmarkStart w:id="2744" w:name="_Toc144056298"/>
        <w:bookmarkStart w:id="2745" w:name="_Toc144189515"/>
        <w:bookmarkStart w:id="2746" w:name="_Toc144189927"/>
        <w:bookmarkStart w:id="2747" w:name="_Toc144190397"/>
        <w:bookmarkStart w:id="2748" w:name="_Toc144190674"/>
        <w:bookmarkStart w:id="2749" w:name="_Toc144199550"/>
        <w:bookmarkStart w:id="2750" w:name="_Toc144199713"/>
        <w:bookmarkEnd w:id="2738"/>
        <w:bookmarkEnd w:id="2739"/>
        <w:bookmarkEnd w:id="2740"/>
        <w:bookmarkEnd w:id="2741"/>
        <w:bookmarkEnd w:id="2742"/>
        <w:bookmarkEnd w:id="2743"/>
        <w:bookmarkEnd w:id="2744"/>
        <w:bookmarkEnd w:id="2745"/>
        <w:bookmarkEnd w:id="2746"/>
        <w:bookmarkEnd w:id="2747"/>
        <w:bookmarkEnd w:id="2748"/>
        <w:bookmarkEnd w:id="2749"/>
        <w:bookmarkEnd w:id="2750"/>
      </w:del>
    </w:p>
    <w:p w14:paraId="5EDDCD55" w14:textId="716AC757" w:rsidR="00131798" w:rsidRPr="005E7695" w:rsidDel="00842FF2" w:rsidRDefault="00131798" w:rsidP="00842FF2">
      <w:pPr>
        <w:numPr>
          <w:ilvl w:val="0"/>
          <w:numId w:val="23"/>
        </w:numPr>
        <w:pBdr>
          <w:bottom w:val="single" w:sz="36" w:space="3" w:color="3B6DA3"/>
        </w:pBdr>
        <w:spacing w:before="800" w:after="360"/>
        <w:contextualSpacing/>
        <w:outlineLvl w:val="0"/>
        <w:rPr>
          <w:del w:id="2751" w:author="DARMANA-LEVERT Corentin (FRA-DTI)" w:date="2023-08-25T14:38:00Z"/>
          <w:lang w:val="en-GB"/>
        </w:rPr>
      </w:pPr>
      <w:del w:id="2752" w:author="DARMANA-LEVERT Corentin (FRA-DTI)" w:date="2023-08-25T14:38:00Z">
        <w:r w:rsidRPr="005E7695" w:rsidDel="00842FF2">
          <w:rPr>
            <w:lang w:val="en-GB"/>
          </w:rPr>
          <w:delText>Among the AIE polymers, there exist TPE-based ones (tetraphenylethylene, Fig. 1). We can also list AIE polymers based on distyreneanthracene (DSA), hexaphenylsilole (HPS), 1,8-napthalimide, 2,4,6-triphenylpyridine or even tetraphenylpyrazine (TPP). The TPE group can be directly included in the main chain of the polymer or a substituent.</w:delText>
        </w:r>
        <w:bookmarkStart w:id="2753" w:name="_Toc143867931"/>
        <w:bookmarkStart w:id="2754" w:name="_Toc143869110"/>
        <w:bookmarkStart w:id="2755" w:name="_Toc144035259"/>
        <w:bookmarkStart w:id="2756" w:name="_Toc144051046"/>
        <w:bookmarkStart w:id="2757" w:name="_Toc144051524"/>
        <w:bookmarkStart w:id="2758" w:name="_Toc144053424"/>
        <w:bookmarkStart w:id="2759" w:name="_Toc144056299"/>
        <w:bookmarkStart w:id="2760" w:name="_Toc144189516"/>
        <w:bookmarkStart w:id="2761" w:name="_Toc144189928"/>
        <w:bookmarkStart w:id="2762" w:name="_Toc144190398"/>
        <w:bookmarkStart w:id="2763" w:name="_Toc144190675"/>
        <w:bookmarkStart w:id="2764" w:name="_Toc144199551"/>
        <w:bookmarkStart w:id="2765" w:name="_Toc144199714"/>
        <w:bookmarkEnd w:id="2753"/>
        <w:bookmarkEnd w:id="2754"/>
        <w:bookmarkEnd w:id="2755"/>
        <w:bookmarkEnd w:id="2756"/>
        <w:bookmarkEnd w:id="2757"/>
        <w:bookmarkEnd w:id="2758"/>
        <w:bookmarkEnd w:id="2759"/>
        <w:bookmarkEnd w:id="2760"/>
        <w:bookmarkEnd w:id="2761"/>
        <w:bookmarkEnd w:id="2762"/>
        <w:bookmarkEnd w:id="2763"/>
        <w:bookmarkEnd w:id="2764"/>
        <w:bookmarkEnd w:id="2765"/>
      </w:del>
    </w:p>
    <w:tbl>
      <w:tblPr>
        <w:tblStyle w:val="Grilledutableau"/>
        <w:tblW w:w="0" w:type="auto"/>
        <w:tblInd w:w="720" w:type="dxa"/>
        <w:tblLook w:val="04A0" w:firstRow="1" w:lastRow="0" w:firstColumn="1" w:lastColumn="0" w:noHBand="0" w:noVBand="1"/>
      </w:tblPr>
      <w:tblGrid>
        <w:gridCol w:w="4675"/>
        <w:gridCol w:w="4675"/>
      </w:tblGrid>
      <w:tr w:rsidR="00D51572" w:rsidRPr="005E7695" w:rsidDel="00842FF2" w14:paraId="10250F0E" w14:textId="4666C572" w:rsidTr="00291058">
        <w:trPr>
          <w:del w:id="2766" w:author="DARMANA-LEVERT Corentin (FRA-DTI)" w:date="2023-08-25T14:38:00Z"/>
        </w:trPr>
        <w:tc>
          <w:tcPr>
            <w:tcW w:w="4675" w:type="dxa"/>
          </w:tcPr>
          <w:p w14:paraId="7EE9B3A2" w14:textId="51D9CF0C" w:rsidR="00D51572" w:rsidRPr="005E7695" w:rsidDel="00842FF2" w:rsidRDefault="00D51572" w:rsidP="00842FF2">
            <w:pPr>
              <w:pStyle w:val="Paragraphedeliste"/>
              <w:numPr>
                <w:ilvl w:val="0"/>
                <w:numId w:val="23"/>
              </w:numPr>
              <w:pBdr>
                <w:bottom w:val="single" w:sz="36" w:space="3" w:color="3B6DA3"/>
              </w:pBdr>
              <w:spacing w:before="800" w:after="360"/>
              <w:outlineLvl w:val="0"/>
              <w:rPr>
                <w:del w:id="2767" w:author="DARMANA-LEVERT Corentin (FRA-DTI)" w:date="2023-08-25T14:38:00Z"/>
                <w:rFonts w:cstheme="minorHAnsi"/>
                <w:sz w:val="20"/>
                <w:szCs w:val="20"/>
                <w:lang w:val="en-GB"/>
              </w:rPr>
            </w:pPr>
            <w:del w:id="2768" w:author="DARMANA-LEVERT Corentin (FRA-DTI)" w:date="2023-08-25T14:38:00Z">
              <w:r w:rsidRPr="005E7695" w:rsidDel="00842FF2">
                <w:rPr>
                  <w:rFonts w:cstheme="minorHAnsi"/>
                  <w:noProof/>
                  <w:sz w:val="20"/>
                  <w:szCs w:val="20"/>
                  <w:lang w:val="en-GB"/>
                </w:rPr>
                <w:drawing>
                  <wp:inline distT="0" distB="0" distL="0" distR="0" wp14:anchorId="78BF591C" wp14:editId="5FCA7CE2">
                    <wp:extent cx="764434" cy="745464"/>
                    <wp:effectExtent l="0" t="0" r="0" b="0"/>
                    <wp:docPr id="11" name="Image 11" descr="Afficher l’image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fficher l’image source"/>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772506" cy="753335"/>
                            </a:xfrm>
                            <a:prstGeom prst="rect">
                              <a:avLst/>
                            </a:prstGeom>
                            <a:noFill/>
                            <a:ln>
                              <a:noFill/>
                            </a:ln>
                          </pic:spPr>
                        </pic:pic>
                      </a:graphicData>
                    </a:graphic>
                  </wp:inline>
                </w:drawing>
              </w:r>
              <w:bookmarkStart w:id="2769" w:name="_Toc143867932"/>
              <w:bookmarkStart w:id="2770" w:name="_Toc143869111"/>
              <w:bookmarkStart w:id="2771" w:name="_Toc144035260"/>
              <w:bookmarkStart w:id="2772" w:name="_Toc144051047"/>
              <w:bookmarkStart w:id="2773" w:name="_Toc144051525"/>
              <w:bookmarkStart w:id="2774" w:name="_Toc144053425"/>
              <w:bookmarkStart w:id="2775" w:name="_Toc144056300"/>
              <w:bookmarkStart w:id="2776" w:name="_Toc144189517"/>
              <w:bookmarkStart w:id="2777" w:name="_Toc144189929"/>
              <w:bookmarkStart w:id="2778" w:name="_Toc144190399"/>
              <w:bookmarkStart w:id="2779" w:name="_Toc144190676"/>
              <w:bookmarkStart w:id="2780" w:name="_Toc144199552"/>
              <w:bookmarkStart w:id="2781" w:name="_Toc144199715"/>
              <w:bookmarkEnd w:id="2769"/>
              <w:bookmarkEnd w:id="2770"/>
              <w:bookmarkEnd w:id="2771"/>
              <w:bookmarkEnd w:id="2772"/>
              <w:bookmarkEnd w:id="2773"/>
              <w:bookmarkEnd w:id="2774"/>
              <w:bookmarkEnd w:id="2775"/>
              <w:bookmarkEnd w:id="2776"/>
              <w:bookmarkEnd w:id="2777"/>
              <w:bookmarkEnd w:id="2778"/>
              <w:bookmarkEnd w:id="2779"/>
              <w:bookmarkEnd w:id="2780"/>
              <w:bookmarkEnd w:id="2781"/>
            </w:del>
          </w:p>
        </w:tc>
        <w:tc>
          <w:tcPr>
            <w:tcW w:w="4675" w:type="dxa"/>
          </w:tcPr>
          <w:p w14:paraId="669D52EC" w14:textId="2BE8DA06" w:rsidR="00D51572" w:rsidRPr="005E7695" w:rsidDel="00842FF2" w:rsidRDefault="00D51572" w:rsidP="00842FF2">
            <w:pPr>
              <w:pStyle w:val="Paragraphedeliste"/>
              <w:keepNext/>
              <w:numPr>
                <w:ilvl w:val="0"/>
                <w:numId w:val="23"/>
              </w:numPr>
              <w:pBdr>
                <w:bottom w:val="single" w:sz="36" w:space="3" w:color="3B6DA3"/>
              </w:pBdr>
              <w:spacing w:before="800" w:after="360"/>
              <w:outlineLvl w:val="0"/>
              <w:rPr>
                <w:del w:id="2782" w:author="DARMANA-LEVERT Corentin (FRA-DTI)" w:date="2023-08-25T14:38:00Z"/>
                <w:rFonts w:cstheme="minorHAnsi"/>
                <w:sz w:val="20"/>
                <w:szCs w:val="20"/>
                <w:lang w:val="en-GB"/>
              </w:rPr>
            </w:pPr>
            <w:bookmarkStart w:id="2783" w:name="_Toc143867933"/>
            <w:bookmarkStart w:id="2784" w:name="_Toc143869112"/>
            <w:bookmarkStart w:id="2785" w:name="_Toc144035261"/>
            <w:bookmarkStart w:id="2786" w:name="_Toc144051048"/>
            <w:bookmarkStart w:id="2787" w:name="_Toc144051526"/>
            <w:bookmarkStart w:id="2788" w:name="_Toc144053426"/>
            <w:bookmarkStart w:id="2789" w:name="_Toc144056301"/>
            <w:bookmarkStart w:id="2790" w:name="_Toc144189518"/>
            <w:bookmarkStart w:id="2791" w:name="_Toc144189930"/>
            <w:bookmarkStart w:id="2792" w:name="_Toc144190400"/>
            <w:bookmarkStart w:id="2793" w:name="_Toc144190677"/>
            <w:bookmarkStart w:id="2794" w:name="_Toc144199553"/>
            <w:bookmarkStart w:id="2795" w:name="_Toc144199716"/>
            <w:bookmarkEnd w:id="2783"/>
            <w:bookmarkEnd w:id="2784"/>
            <w:bookmarkEnd w:id="2785"/>
            <w:bookmarkEnd w:id="2786"/>
            <w:bookmarkEnd w:id="2787"/>
            <w:bookmarkEnd w:id="2788"/>
            <w:bookmarkEnd w:id="2789"/>
            <w:bookmarkEnd w:id="2790"/>
            <w:bookmarkEnd w:id="2791"/>
            <w:bookmarkEnd w:id="2792"/>
            <w:bookmarkEnd w:id="2793"/>
            <w:bookmarkEnd w:id="2794"/>
            <w:bookmarkEnd w:id="2795"/>
          </w:p>
          <w:p w14:paraId="3C83185A" w14:textId="0F7A152D" w:rsidR="00D51572" w:rsidRPr="005E7695" w:rsidDel="00842FF2" w:rsidRDefault="00D51572" w:rsidP="00842FF2">
            <w:pPr>
              <w:pStyle w:val="Paragraphedeliste"/>
              <w:keepNext/>
              <w:numPr>
                <w:ilvl w:val="0"/>
                <w:numId w:val="23"/>
              </w:numPr>
              <w:pBdr>
                <w:bottom w:val="single" w:sz="36" w:space="3" w:color="3B6DA3"/>
              </w:pBdr>
              <w:spacing w:before="800" w:after="360"/>
              <w:outlineLvl w:val="0"/>
              <w:rPr>
                <w:del w:id="2796" w:author="DARMANA-LEVERT Corentin (FRA-DTI)" w:date="2023-08-25T14:38:00Z"/>
                <w:rFonts w:cstheme="minorHAnsi"/>
                <w:sz w:val="20"/>
                <w:szCs w:val="20"/>
                <w:lang w:val="en-GB"/>
              </w:rPr>
            </w:pPr>
            <w:del w:id="2797" w:author="DARMANA-LEVERT Corentin (FRA-DTI)" w:date="2023-08-25T14:38:00Z">
              <w:r w:rsidRPr="005E7695" w:rsidDel="00842FF2">
                <w:rPr>
                  <w:rFonts w:cstheme="minorHAnsi"/>
                  <w:sz w:val="20"/>
                  <w:szCs w:val="20"/>
                  <w:lang w:val="en-GB"/>
                </w:rPr>
                <w:delText xml:space="preserve">Fig. </w:delText>
              </w:r>
              <w:r w:rsidRPr="005E7695" w:rsidDel="00842FF2">
                <w:rPr>
                  <w:rFonts w:cstheme="minorHAnsi"/>
                  <w:sz w:val="20"/>
                  <w:szCs w:val="20"/>
                  <w:lang w:val="en-GB"/>
                </w:rPr>
                <w:fldChar w:fldCharType="begin"/>
              </w:r>
              <w:r w:rsidRPr="005E7695" w:rsidDel="00842FF2">
                <w:rPr>
                  <w:rFonts w:cstheme="minorHAnsi"/>
                  <w:sz w:val="20"/>
                  <w:szCs w:val="20"/>
                  <w:lang w:val="en-GB"/>
                </w:rPr>
                <w:delInstrText xml:space="preserve"> SEQ Fig. \* ARABIC </w:delInstrText>
              </w:r>
              <w:r w:rsidRPr="005E7695" w:rsidDel="00842FF2">
                <w:rPr>
                  <w:rFonts w:cstheme="minorHAnsi"/>
                  <w:sz w:val="20"/>
                  <w:szCs w:val="20"/>
                  <w:lang w:val="en-GB"/>
                </w:rPr>
                <w:fldChar w:fldCharType="separate"/>
              </w:r>
              <w:r w:rsidR="000A3969" w:rsidDel="00842FF2">
                <w:rPr>
                  <w:rFonts w:cstheme="minorHAnsi"/>
                  <w:noProof/>
                  <w:sz w:val="20"/>
                  <w:szCs w:val="20"/>
                  <w:lang w:val="en-GB"/>
                </w:rPr>
                <w:delText>1</w:delText>
              </w:r>
              <w:r w:rsidRPr="005E7695" w:rsidDel="00842FF2">
                <w:rPr>
                  <w:rFonts w:cstheme="minorHAnsi"/>
                  <w:noProof/>
                  <w:sz w:val="20"/>
                  <w:szCs w:val="20"/>
                  <w:lang w:val="en-GB"/>
                </w:rPr>
                <w:fldChar w:fldCharType="end"/>
              </w:r>
              <w:r w:rsidRPr="005E7695" w:rsidDel="00842FF2">
                <w:rPr>
                  <w:rFonts w:cstheme="minorHAnsi"/>
                  <w:sz w:val="20"/>
                  <w:szCs w:val="20"/>
                  <w:lang w:val="en-GB"/>
                </w:rPr>
                <w:delText xml:space="preserve"> : </w:delText>
              </w:r>
              <w:r w:rsidR="0050695F" w:rsidDel="00842FF2">
                <w:rPr>
                  <w:rFonts w:cstheme="minorHAnsi"/>
                  <w:sz w:val="20"/>
                  <w:szCs w:val="20"/>
                  <w:lang w:val="en-GB"/>
                </w:rPr>
                <w:delText>Chemical formula of TPE (</w:delText>
              </w:r>
              <w:r w:rsidR="0050695F" w:rsidRPr="005E7695" w:rsidDel="00842FF2">
                <w:rPr>
                  <w:lang w:val="en-GB"/>
                </w:rPr>
                <w:delText>tetraphenylethylene</w:delText>
              </w:r>
              <w:r w:rsidR="0050695F" w:rsidDel="00842FF2">
                <w:rPr>
                  <w:lang w:val="en-GB"/>
                </w:rPr>
                <w:delText>)</w:delText>
              </w:r>
              <w:bookmarkStart w:id="2798" w:name="_Toc143867934"/>
              <w:bookmarkStart w:id="2799" w:name="_Toc143869113"/>
              <w:bookmarkStart w:id="2800" w:name="_Toc144035262"/>
              <w:bookmarkStart w:id="2801" w:name="_Toc144051049"/>
              <w:bookmarkStart w:id="2802" w:name="_Toc144051527"/>
              <w:bookmarkStart w:id="2803" w:name="_Toc144053427"/>
              <w:bookmarkStart w:id="2804" w:name="_Toc144056302"/>
              <w:bookmarkStart w:id="2805" w:name="_Toc144189519"/>
              <w:bookmarkStart w:id="2806" w:name="_Toc144189931"/>
              <w:bookmarkStart w:id="2807" w:name="_Toc144190401"/>
              <w:bookmarkStart w:id="2808" w:name="_Toc144190678"/>
              <w:bookmarkStart w:id="2809" w:name="_Toc144199554"/>
              <w:bookmarkStart w:id="2810" w:name="_Toc144199717"/>
              <w:bookmarkEnd w:id="2798"/>
              <w:bookmarkEnd w:id="2799"/>
              <w:bookmarkEnd w:id="2800"/>
              <w:bookmarkEnd w:id="2801"/>
              <w:bookmarkEnd w:id="2802"/>
              <w:bookmarkEnd w:id="2803"/>
              <w:bookmarkEnd w:id="2804"/>
              <w:bookmarkEnd w:id="2805"/>
              <w:bookmarkEnd w:id="2806"/>
              <w:bookmarkEnd w:id="2807"/>
              <w:bookmarkEnd w:id="2808"/>
              <w:bookmarkEnd w:id="2809"/>
              <w:bookmarkEnd w:id="2810"/>
            </w:del>
          </w:p>
          <w:p w14:paraId="0C4A0EC3" w14:textId="598B0C61" w:rsidR="00D51572" w:rsidRPr="005E7695" w:rsidDel="00842FF2" w:rsidRDefault="00D51572" w:rsidP="00842FF2">
            <w:pPr>
              <w:pStyle w:val="Paragraphedeliste"/>
              <w:numPr>
                <w:ilvl w:val="0"/>
                <w:numId w:val="23"/>
              </w:numPr>
              <w:pBdr>
                <w:bottom w:val="single" w:sz="36" w:space="3" w:color="3B6DA3"/>
              </w:pBdr>
              <w:spacing w:before="800" w:after="360"/>
              <w:outlineLvl w:val="0"/>
              <w:rPr>
                <w:del w:id="2811" w:author="DARMANA-LEVERT Corentin (FRA-DTI)" w:date="2023-08-25T14:38:00Z"/>
                <w:rFonts w:cstheme="minorHAnsi"/>
                <w:sz w:val="20"/>
                <w:szCs w:val="20"/>
                <w:lang w:val="en-GB"/>
              </w:rPr>
            </w:pPr>
            <w:bookmarkStart w:id="2812" w:name="_Toc143867935"/>
            <w:bookmarkStart w:id="2813" w:name="_Toc143869114"/>
            <w:bookmarkStart w:id="2814" w:name="_Toc144035263"/>
            <w:bookmarkStart w:id="2815" w:name="_Toc144051050"/>
            <w:bookmarkStart w:id="2816" w:name="_Toc144051528"/>
            <w:bookmarkStart w:id="2817" w:name="_Toc144053428"/>
            <w:bookmarkStart w:id="2818" w:name="_Toc144056303"/>
            <w:bookmarkStart w:id="2819" w:name="_Toc144189520"/>
            <w:bookmarkStart w:id="2820" w:name="_Toc144189932"/>
            <w:bookmarkStart w:id="2821" w:name="_Toc144190402"/>
            <w:bookmarkStart w:id="2822" w:name="_Toc144190679"/>
            <w:bookmarkStart w:id="2823" w:name="_Toc144199555"/>
            <w:bookmarkStart w:id="2824" w:name="_Toc144199718"/>
            <w:bookmarkEnd w:id="2812"/>
            <w:bookmarkEnd w:id="2813"/>
            <w:bookmarkEnd w:id="2814"/>
            <w:bookmarkEnd w:id="2815"/>
            <w:bookmarkEnd w:id="2816"/>
            <w:bookmarkEnd w:id="2817"/>
            <w:bookmarkEnd w:id="2818"/>
            <w:bookmarkEnd w:id="2819"/>
            <w:bookmarkEnd w:id="2820"/>
            <w:bookmarkEnd w:id="2821"/>
            <w:bookmarkEnd w:id="2822"/>
            <w:bookmarkEnd w:id="2823"/>
            <w:bookmarkEnd w:id="2824"/>
          </w:p>
        </w:tc>
        <w:bookmarkStart w:id="2825" w:name="_Toc143867936"/>
        <w:bookmarkStart w:id="2826" w:name="_Toc143869115"/>
        <w:bookmarkStart w:id="2827" w:name="_Toc144035264"/>
        <w:bookmarkStart w:id="2828" w:name="_Toc144051051"/>
        <w:bookmarkStart w:id="2829" w:name="_Toc144051529"/>
        <w:bookmarkStart w:id="2830" w:name="_Toc144053429"/>
        <w:bookmarkStart w:id="2831" w:name="_Toc144056304"/>
        <w:bookmarkStart w:id="2832" w:name="_Toc144189521"/>
        <w:bookmarkStart w:id="2833" w:name="_Toc144189933"/>
        <w:bookmarkStart w:id="2834" w:name="_Toc144190403"/>
        <w:bookmarkStart w:id="2835" w:name="_Toc144190680"/>
        <w:bookmarkStart w:id="2836" w:name="_Toc144199556"/>
        <w:bookmarkStart w:id="2837" w:name="_Toc144199719"/>
        <w:bookmarkEnd w:id="2825"/>
        <w:bookmarkEnd w:id="2826"/>
        <w:bookmarkEnd w:id="2827"/>
        <w:bookmarkEnd w:id="2828"/>
        <w:bookmarkEnd w:id="2829"/>
        <w:bookmarkEnd w:id="2830"/>
        <w:bookmarkEnd w:id="2831"/>
        <w:bookmarkEnd w:id="2832"/>
        <w:bookmarkEnd w:id="2833"/>
        <w:bookmarkEnd w:id="2834"/>
        <w:bookmarkEnd w:id="2835"/>
        <w:bookmarkEnd w:id="2836"/>
        <w:bookmarkEnd w:id="2837"/>
      </w:tr>
    </w:tbl>
    <w:p w14:paraId="2B2822BC" w14:textId="6FB188F1" w:rsidR="00D51572" w:rsidRPr="005E7695" w:rsidDel="00842FF2" w:rsidRDefault="00D51572" w:rsidP="00842FF2">
      <w:pPr>
        <w:numPr>
          <w:ilvl w:val="0"/>
          <w:numId w:val="23"/>
        </w:numPr>
        <w:pBdr>
          <w:bottom w:val="single" w:sz="36" w:space="3" w:color="3B6DA3"/>
        </w:pBdr>
        <w:spacing w:before="800" w:after="360"/>
        <w:contextualSpacing/>
        <w:outlineLvl w:val="0"/>
        <w:rPr>
          <w:del w:id="2838" w:author="DARMANA-LEVERT Corentin (FRA-DTI)" w:date="2023-08-25T14:38:00Z"/>
          <w:lang w:val="en-GB"/>
        </w:rPr>
      </w:pPr>
      <w:bookmarkStart w:id="2839" w:name="_Toc143867937"/>
      <w:bookmarkStart w:id="2840" w:name="_Toc143869116"/>
      <w:bookmarkStart w:id="2841" w:name="_Toc144035265"/>
      <w:bookmarkStart w:id="2842" w:name="_Toc144051052"/>
      <w:bookmarkStart w:id="2843" w:name="_Toc144051530"/>
      <w:bookmarkStart w:id="2844" w:name="_Toc144053430"/>
      <w:bookmarkStart w:id="2845" w:name="_Toc144056305"/>
      <w:bookmarkStart w:id="2846" w:name="_Toc144189522"/>
      <w:bookmarkStart w:id="2847" w:name="_Toc144189934"/>
      <w:bookmarkStart w:id="2848" w:name="_Toc144190404"/>
      <w:bookmarkStart w:id="2849" w:name="_Toc144190681"/>
      <w:bookmarkStart w:id="2850" w:name="_Toc144199557"/>
      <w:bookmarkStart w:id="2851" w:name="_Toc144199720"/>
      <w:bookmarkEnd w:id="2839"/>
      <w:bookmarkEnd w:id="2840"/>
      <w:bookmarkEnd w:id="2841"/>
      <w:bookmarkEnd w:id="2842"/>
      <w:bookmarkEnd w:id="2843"/>
      <w:bookmarkEnd w:id="2844"/>
      <w:bookmarkEnd w:id="2845"/>
      <w:bookmarkEnd w:id="2846"/>
      <w:bookmarkEnd w:id="2847"/>
      <w:bookmarkEnd w:id="2848"/>
      <w:bookmarkEnd w:id="2849"/>
      <w:bookmarkEnd w:id="2850"/>
      <w:bookmarkEnd w:id="2851"/>
    </w:p>
    <w:p w14:paraId="57C7AE47" w14:textId="58E69559" w:rsidR="00D51572" w:rsidRPr="005E7695" w:rsidDel="00842FF2" w:rsidRDefault="00D51572" w:rsidP="00842FF2">
      <w:pPr>
        <w:numPr>
          <w:ilvl w:val="0"/>
          <w:numId w:val="23"/>
        </w:numPr>
        <w:pBdr>
          <w:bottom w:val="single" w:sz="36" w:space="3" w:color="3B6DA3"/>
        </w:pBdr>
        <w:spacing w:before="800" w:after="360"/>
        <w:contextualSpacing/>
        <w:outlineLvl w:val="0"/>
        <w:rPr>
          <w:del w:id="2852" w:author="DARMANA-LEVERT Corentin (FRA-DTI)" w:date="2023-08-25T14:38:00Z"/>
          <w:lang w:val="en-GB"/>
        </w:rPr>
      </w:pPr>
      <w:del w:id="2853" w:author="DARMANA-LEVERT Corentin (FRA-DTI)" w:date="2023-08-25T14:38:00Z">
        <w:r w:rsidRPr="005E7695" w:rsidDel="00842FF2">
          <w:rPr>
            <w:lang w:val="en-GB"/>
          </w:rPr>
          <w:delText>When TPE is directly in the macromolecular chain, some authors have noticed that substituting two phenyls of a TPE with one hydrogen made the material loose the AIE property. This was highlighted in the Error! Source of reference not found.</w:delText>
        </w:r>
        <w:r w:rsidR="0050695F" w:rsidDel="00842FF2">
          <w:rPr>
            <w:lang w:val="en-GB"/>
          </w:rPr>
          <w:delText xml:space="preserve"> where compounds fluorescence can be seen. </w:delText>
        </w:r>
        <w:bookmarkStart w:id="2854" w:name="_Toc143867938"/>
        <w:bookmarkStart w:id="2855" w:name="_Toc143869117"/>
        <w:bookmarkStart w:id="2856" w:name="_Toc144035266"/>
        <w:bookmarkStart w:id="2857" w:name="_Toc144051053"/>
        <w:bookmarkStart w:id="2858" w:name="_Toc144051531"/>
        <w:bookmarkStart w:id="2859" w:name="_Toc144053431"/>
        <w:bookmarkStart w:id="2860" w:name="_Toc144056306"/>
        <w:bookmarkStart w:id="2861" w:name="_Toc144189523"/>
        <w:bookmarkStart w:id="2862" w:name="_Toc144189935"/>
        <w:bookmarkStart w:id="2863" w:name="_Toc144190405"/>
        <w:bookmarkStart w:id="2864" w:name="_Toc144190682"/>
        <w:bookmarkStart w:id="2865" w:name="_Toc144199558"/>
        <w:bookmarkStart w:id="2866" w:name="_Toc144199721"/>
        <w:bookmarkEnd w:id="2854"/>
        <w:bookmarkEnd w:id="2855"/>
        <w:bookmarkEnd w:id="2856"/>
        <w:bookmarkEnd w:id="2857"/>
        <w:bookmarkEnd w:id="2858"/>
        <w:bookmarkEnd w:id="2859"/>
        <w:bookmarkEnd w:id="2860"/>
        <w:bookmarkEnd w:id="2861"/>
        <w:bookmarkEnd w:id="2862"/>
        <w:bookmarkEnd w:id="2863"/>
        <w:bookmarkEnd w:id="2864"/>
        <w:bookmarkEnd w:id="2865"/>
        <w:bookmarkEnd w:id="2866"/>
      </w:del>
    </w:p>
    <w:p w14:paraId="0787E1F3" w14:textId="53E476E6" w:rsidR="00D51572" w:rsidRPr="005E7695" w:rsidDel="00842FF2" w:rsidRDefault="00D51572" w:rsidP="00842FF2">
      <w:pPr>
        <w:numPr>
          <w:ilvl w:val="0"/>
          <w:numId w:val="23"/>
        </w:numPr>
        <w:pBdr>
          <w:bottom w:val="single" w:sz="36" w:space="3" w:color="3B6DA3"/>
        </w:pBdr>
        <w:spacing w:before="800" w:after="360"/>
        <w:contextualSpacing/>
        <w:outlineLvl w:val="0"/>
        <w:rPr>
          <w:del w:id="2867" w:author="DARMANA-LEVERT Corentin (FRA-DTI)" w:date="2023-08-25T14:38:00Z"/>
          <w:lang w:val="en-GB"/>
        </w:rPr>
      </w:pPr>
      <w:del w:id="2868" w:author="DARMANA-LEVERT Corentin (FRA-DTI)" w:date="2023-08-25T14:38:00Z">
        <w:r w:rsidRPr="005E7695" w:rsidDel="00842FF2">
          <w:rPr>
            <w:lang w:val="en-GB"/>
          </w:rPr>
          <w:delText xml:space="preserve">P21 and P23 </w:delText>
        </w:r>
        <w:r w:rsidR="0050695F" w:rsidDel="00842FF2">
          <w:rPr>
            <w:lang w:val="en-GB"/>
          </w:rPr>
          <w:delText xml:space="preserve">fluorescence </w:delText>
        </w:r>
        <w:r w:rsidRPr="005E7695" w:rsidDel="00842FF2">
          <w:rPr>
            <w:lang w:val="en-GB"/>
          </w:rPr>
          <w:delText xml:space="preserve">increases with concentration, unlike ACQ materials. </w:delText>
        </w:r>
        <w:r w:rsidR="008111DD" w:rsidRPr="005E7695" w:rsidDel="00842FF2">
          <w:rPr>
            <w:lang w:val="en-GB"/>
          </w:rPr>
          <w:delText>If</w:delText>
        </w:r>
        <w:r w:rsidRPr="005E7695" w:rsidDel="00842FF2">
          <w:rPr>
            <w:lang w:val="en-GB"/>
          </w:rPr>
          <w:delText xml:space="preserve"> TPE is substituting polymer chains, the photophysical properties are impacted in another way and it is possible to modulate the quantum </w:delText>
        </w:r>
        <w:r w:rsidR="0050695F" w:rsidDel="00842FF2">
          <w:rPr>
            <w:lang w:val="en-GB"/>
          </w:rPr>
          <w:delText>yield</w:delText>
        </w:r>
        <w:r w:rsidR="008111DD" w:rsidDel="00842FF2">
          <w:rPr>
            <w:lang w:val="en-GB"/>
          </w:rPr>
          <w:delText xml:space="preserve"> </w:delText>
        </w:r>
        <w:r w:rsidRPr="005E7695" w:rsidDel="00842FF2">
          <w:rPr>
            <w:lang w:val="en-GB"/>
          </w:rPr>
          <w:delText>of the material (Fig. 2E).</w:delText>
        </w:r>
        <w:bookmarkStart w:id="2869" w:name="_Toc143867939"/>
        <w:bookmarkStart w:id="2870" w:name="_Toc143869118"/>
        <w:bookmarkStart w:id="2871" w:name="_Toc144035267"/>
        <w:bookmarkStart w:id="2872" w:name="_Toc144051054"/>
        <w:bookmarkStart w:id="2873" w:name="_Toc144051532"/>
        <w:bookmarkStart w:id="2874" w:name="_Toc144053432"/>
        <w:bookmarkStart w:id="2875" w:name="_Toc144056307"/>
        <w:bookmarkStart w:id="2876" w:name="_Toc144189524"/>
        <w:bookmarkStart w:id="2877" w:name="_Toc144189936"/>
        <w:bookmarkStart w:id="2878" w:name="_Toc144190406"/>
        <w:bookmarkStart w:id="2879" w:name="_Toc144190683"/>
        <w:bookmarkStart w:id="2880" w:name="_Toc144199559"/>
        <w:bookmarkStart w:id="2881" w:name="_Toc144199722"/>
        <w:bookmarkEnd w:id="2869"/>
        <w:bookmarkEnd w:id="2870"/>
        <w:bookmarkEnd w:id="2871"/>
        <w:bookmarkEnd w:id="2872"/>
        <w:bookmarkEnd w:id="2873"/>
        <w:bookmarkEnd w:id="2874"/>
        <w:bookmarkEnd w:id="2875"/>
        <w:bookmarkEnd w:id="2876"/>
        <w:bookmarkEnd w:id="2877"/>
        <w:bookmarkEnd w:id="2878"/>
        <w:bookmarkEnd w:id="2879"/>
        <w:bookmarkEnd w:id="2880"/>
        <w:bookmarkEnd w:id="2881"/>
      </w:del>
    </w:p>
    <w:p w14:paraId="312F4EAB" w14:textId="144CCD51" w:rsidR="00D51572" w:rsidRPr="005E7695" w:rsidDel="00842FF2" w:rsidRDefault="00D51572" w:rsidP="00842FF2">
      <w:pPr>
        <w:numPr>
          <w:ilvl w:val="0"/>
          <w:numId w:val="23"/>
        </w:numPr>
        <w:pBdr>
          <w:bottom w:val="single" w:sz="36" w:space="3" w:color="3B6DA3"/>
        </w:pBdr>
        <w:spacing w:before="800" w:after="360"/>
        <w:contextualSpacing/>
        <w:outlineLvl w:val="0"/>
        <w:rPr>
          <w:del w:id="2882" w:author="DARMANA-LEVERT Corentin (FRA-DTI)" w:date="2023-08-25T14:38:00Z"/>
          <w:lang w:val="en-GB"/>
        </w:rPr>
      </w:pPr>
      <w:del w:id="2883" w:author="DARMANA-LEVERT Corentin (FRA-DTI)" w:date="2023-08-25T14:38:00Z">
        <w:r w:rsidRPr="005E7695" w:rsidDel="00842FF2">
          <w:rPr>
            <w:lang w:val="en-GB"/>
          </w:rPr>
          <w:delText>Fig.</w:delText>
        </w:r>
        <w:bookmarkStart w:id="2884" w:name="_Toc143867940"/>
        <w:bookmarkStart w:id="2885" w:name="_Toc143869119"/>
        <w:bookmarkStart w:id="2886" w:name="_Toc144035268"/>
        <w:bookmarkStart w:id="2887" w:name="_Toc144051055"/>
        <w:bookmarkStart w:id="2888" w:name="_Toc144051533"/>
        <w:bookmarkStart w:id="2889" w:name="_Toc144053433"/>
        <w:bookmarkStart w:id="2890" w:name="_Toc144056308"/>
        <w:bookmarkStart w:id="2891" w:name="_Toc144189525"/>
        <w:bookmarkStart w:id="2892" w:name="_Toc144189937"/>
        <w:bookmarkStart w:id="2893" w:name="_Toc144190407"/>
        <w:bookmarkStart w:id="2894" w:name="_Toc144190684"/>
        <w:bookmarkStart w:id="2895" w:name="_Toc144199560"/>
        <w:bookmarkStart w:id="2896" w:name="_Toc144199723"/>
        <w:bookmarkEnd w:id="2884"/>
        <w:bookmarkEnd w:id="2885"/>
        <w:bookmarkEnd w:id="2886"/>
        <w:bookmarkEnd w:id="2887"/>
        <w:bookmarkEnd w:id="2888"/>
        <w:bookmarkEnd w:id="2889"/>
        <w:bookmarkEnd w:id="2890"/>
        <w:bookmarkEnd w:id="2891"/>
        <w:bookmarkEnd w:id="2892"/>
        <w:bookmarkEnd w:id="2893"/>
        <w:bookmarkEnd w:id="2894"/>
        <w:bookmarkEnd w:id="2895"/>
        <w:bookmarkEnd w:id="2896"/>
      </w:del>
    </w:p>
    <w:tbl>
      <w:tblPr>
        <w:tblStyle w:val="Grilledutableau"/>
        <w:tblW w:w="9072" w:type="dxa"/>
        <w:tblInd w:w="279" w:type="dxa"/>
        <w:tblLayout w:type="fixed"/>
        <w:tblLook w:val="04A0" w:firstRow="1" w:lastRow="0" w:firstColumn="1" w:lastColumn="0" w:noHBand="0" w:noVBand="1"/>
      </w:tblPr>
      <w:tblGrid>
        <w:gridCol w:w="6095"/>
        <w:gridCol w:w="2977"/>
      </w:tblGrid>
      <w:tr w:rsidR="00D51572" w:rsidRPr="005E7695" w:rsidDel="00842FF2" w14:paraId="0624F374" w14:textId="2E9B37E0" w:rsidTr="00291058">
        <w:trPr>
          <w:del w:id="2897" w:author="DARMANA-LEVERT Corentin (FRA-DTI)" w:date="2023-08-25T14:38:00Z"/>
        </w:trPr>
        <w:tc>
          <w:tcPr>
            <w:tcW w:w="6095" w:type="dxa"/>
          </w:tcPr>
          <w:p w14:paraId="2B8BDC5E" w14:textId="1DDD293B" w:rsidR="00D51572" w:rsidRPr="005E7695" w:rsidDel="00842FF2" w:rsidRDefault="00D51572" w:rsidP="00842FF2">
            <w:pPr>
              <w:pStyle w:val="Paragraphedeliste"/>
              <w:numPr>
                <w:ilvl w:val="0"/>
                <w:numId w:val="23"/>
              </w:numPr>
              <w:pBdr>
                <w:bottom w:val="single" w:sz="36" w:space="3" w:color="3B6DA3"/>
              </w:pBdr>
              <w:spacing w:before="800" w:after="360"/>
              <w:outlineLvl w:val="0"/>
              <w:rPr>
                <w:del w:id="2898" w:author="DARMANA-LEVERT Corentin (FRA-DTI)" w:date="2023-08-25T14:38:00Z"/>
                <w:rFonts w:cstheme="minorHAnsi"/>
                <w:noProof/>
                <w:sz w:val="20"/>
                <w:szCs w:val="20"/>
                <w:lang w:val="en-GB"/>
              </w:rPr>
            </w:pPr>
            <w:del w:id="2899" w:author="DARMANA-LEVERT Corentin (FRA-DTI)" w:date="2023-08-25T14:38:00Z">
              <w:r w:rsidRPr="005E7695" w:rsidDel="00842FF2">
                <w:rPr>
                  <w:rFonts w:cstheme="minorHAnsi"/>
                  <w:noProof/>
                  <w:sz w:val="20"/>
                  <w:szCs w:val="20"/>
                  <w:lang w:val="en-GB"/>
                </w:rPr>
                <w:drawing>
                  <wp:inline distT="0" distB="0" distL="0" distR="0" wp14:anchorId="53382F77" wp14:editId="2D81DAA6">
                    <wp:extent cx="3727884" cy="1142082"/>
                    <wp:effectExtent l="0" t="0" r="6350" b="127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cstate="print">
                              <a:extLst>
                                <a:ext uri="{28A0092B-C50C-407E-A947-70E740481C1C}">
                                  <a14:useLocalDpi xmlns:a14="http://schemas.microsoft.com/office/drawing/2010/main" val="0"/>
                                </a:ext>
                              </a:extLst>
                            </a:blip>
                            <a:srcRect t="2064"/>
                            <a:stretch/>
                          </pic:blipFill>
                          <pic:spPr bwMode="auto">
                            <a:xfrm>
                              <a:off x="0" y="0"/>
                              <a:ext cx="3741186" cy="1146157"/>
                            </a:xfrm>
                            <a:prstGeom prst="rect">
                              <a:avLst/>
                            </a:prstGeom>
                            <a:ln>
                              <a:noFill/>
                            </a:ln>
                            <a:extLst>
                              <a:ext uri="{53640926-AAD7-44D8-BBD7-CCE9431645EC}">
                                <a14:shadowObscured xmlns:a14="http://schemas.microsoft.com/office/drawing/2010/main"/>
                              </a:ext>
                            </a:extLst>
                          </pic:spPr>
                        </pic:pic>
                      </a:graphicData>
                    </a:graphic>
                  </wp:inline>
                </w:drawing>
              </w:r>
              <w:bookmarkStart w:id="2900" w:name="_Toc143867941"/>
              <w:bookmarkStart w:id="2901" w:name="_Toc143869120"/>
              <w:bookmarkStart w:id="2902" w:name="_Toc144035269"/>
              <w:bookmarkStart w:id="2903" w:name="_Toc144051056"/>
              <w:bookmarkStart w:id="2904" w:name="_Toc144051534"/>
              <w:bookmarkStart w:id="2905" w:name="_Toc144053434"/>
              <w:bookmarkStart w:id="2906" w:name="_Toc144056309"/>
              <w:bookmarkStart w:id="2907" w:name="_Toc144189526"/>
              <w:bookmarkStart w:id="2908" w:name="_Toc144189938"/>
              <w:bookmarkStart w:id="2909" w:name="_Toc144190408"/>
              <w:bookmarkStart w:id="2910" w:name="_Toc144190685"/>
              <w:bookmarkStart w:id="2911" w:name="_Toc144199561"/>
              <w:bookmarkStart w:id="2912" w:name="_Toc144199724"/>
              <w:bookmarkEnd w:id="2900"/>
              <w:bookmarkEnd w:id="2901"/>
              <w:bookmarkEnd w:id="2902"/>
              <w:bookmarkEnd w:id="2903"/>
              <w:bookmarkEnd w:id="2904"/>
              <w:bookmarkEnd w:id="2905"/>
              <w:bookmarkEnd w:id="2906"/>
              <w:bookmarkEnd w:id="2907"/>
              <w:bookmarkEnd w:id="2908"/>
              <w:bookmarkEnd w:id="2909"/>
              <w:bookmarkEnd w:id="2910"/>
              <w:bookmarkEnd w:id="2911"/>
              <w:bookmarkEnd w:id="2912"/>
            </w:del>
          </w:p>
        </w:tc>
        <w:tc>
          <w:tcPr>
            <w:tcW w:w="2977" w:type="dxa"/>
          </w:tcPr>
          <w:p w14:paraId="2F91C450" w14:textId="53F30F35" w:rsidR="00D51572" w:rsidRPr="005E7695" w:rsidDel="00842FF2" w:rsidRDefault="00D51572" w:rsidP="00842FF2">
            <w:pPr>
              <w:pStyle w:val="Paragraphedeliste"/>
              <w:numPr>
                <w:ilvl w:val="0"/>
                <w:numId w:val="23"/>
              </w:numPr>
              <w:pBdr>
                <w:bottom w:val="single" w:sz="36" w:space="3" w:color="3B6DA3"/>
              </w:pBdr>
              <w:spacing w:before="800" w:after="360"/>
              <w:outlineLvl w:val="0"/>
              <w:rPr>
                <w:del w:id="2913" w:author="DARMANA-LEVERT Corentin (FRA-DTI)" w:date="2023-08-25T14:38:00Z"/>
                <w:rFonts w:cstheme="minorHAnsi"/>
                <w:noProof/>
                <w:sz w:val="20"/>
                <w:szCs w:val="20"/>
                <w:lang w:val="en-GB"/>
              </w:rPr>
            </w:pPr>
            <w:del w:id="2914" w:author="DARMANA-LEVERT Corentin (FRA-DTI)" w:date="2023-08-25T14:38:00Z">
              <w:r w:rsidRPr="005E7695" w:rsidDel="00842FF2">
                <w:rPr>
                  <w:rFonts w:cstheme="minorHAnsi"/>
                  <w:noProof/>
                  <w:sz w:val="20"/>
                  <w:szCs w:val="20"/>
                  <w:lang w:val="en-GB"/>
                </w:rPr>
                <w:drawing>
                  <wp:inline distT="0" distB="0" distL="0" distR="0" wp14:anchorId="69ADD3CA" wp14:editId="4CA2E325">
                    <wp:extent cx="1719037" cy="1125984"/>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735414" cy="1136711"/>
                            </a:xfrm>
                            <a:prstGeom prst="rect">
                              <a:avLst/>
                            </a:prstGeom>
                            <a:noFill/>
                            <a:ln>
                              <a:noFill/>
                            </a:ln>
                          </pic:spPr>
                        </pic:pic>
                      </a:graphicData>
                    </a:graphic>
                  </wp:inline>
                </w:drawing>
              </w:r>
              <w:bookmarkStart w:id="2915" w:name="_Toc143867942"/>
              <w:bookmarkStart w:id="2916" w:name="_Toc143869121"/>
              <w:bookmarkStart w:id="2917" w:name="_Toc144035270"/>
              <w:bookmarkStart w:id="2918" w:name="_Toc144051057"/>
              <w:bookmarkStart w:id="2919" w:name="_Toc144051535"/>
              <w:bookmarkStart w:id="2920" w:name="_Toc144053435"/>
              <w:bookmarkStart w:id="2921" w:name="_Toc144056310"/>
              <w:bookmarkStart w:id="2922" w:name="_Toc144189527"/>
              <w:bookmarkStart w:id="2923" w:name="_Toc144189939"/>
              <w:bookmarkStart w:id="2924" w:name="_Toc144190409"/>
              <w:bookmarkStart w:id="2925" w:name="_Toc144190686"/>
              <w:bookmarkStart w:id="2926" w:name="_Toc144199562"/>
              <w:bookmarkStart w:id="2927" w:name="_Toc144199725"/>
              <w:bookmarkEnd w:id="2915"/>
              <w:bookmarkEnd w:id="2916"/>
              <w:bookmarkEnd w:id="2917"/>
              <w:bookmarkEnd w:id="2918"/>
              <w:bookmarkEnd w:id="2919"/>
              <w:bookmarkEnd w:id="2920"/>
              <w:bookmarkEnd w:id="2921"/>
              <w:bookmarkEnd w:id="2922"/>
              <w:bookmarkEnd w:id="2923"/>
              <w:bookmarkEnd w:id="2924"/>
              <w:bookmarkEnd w:id="2925"/>
              <w:bookmarkEnd w:id="2926"/>
              <w:bookmarkEnd w:id="2927"/>
            </w:del>
          </w:p>
        </w:tc>
        <w:bookmarkStart w:id="2928" w:name="_Toc143867943"/>
        <w:bookmarkStart w:id="2929" w:name="_Toc143869122"/>
        <w:bookmarkStart w:id="2930" w:name="_Toc144035271"/>
        <w:bookmarkStart w:id="2931" w:name="_Toc144051058"/>
        <w:bookmarkStart w:id="2932" w:name="_Toc144051536"/>
        <w:bookmarkStart w:id="2933" w:name="_Toc144053436"/>
        <w:bookmarkStart w:id="2934" w:name="_Toc144056311"/>
        <w:bookmarkStart w:id="2935" w:name="_Toc144189528"/>
        <w:bookmarkStart w:id="2936" w:name="_Toc144189940"/>
        <w:bookmarkStart w:id="2937" w:name="_Toc144190410"/>
        <w:bookmarkStart w:id="2938" w:name="_Toc144190687"/>
        <w:bookmarkStart w:id="2939" w:name="_Toc144199563"/>
        <w:bookmarkStart w:id="2940" w:name="_Toc144199726"/>
        <w:bookmarkEnd w:id="2928"/>
        <w:bookmarkEnd w:id="2929"/>
        <w:bookmarkEnd w:id="2930"/>
        <w:bookmarkEnd w:id="2931"/>
        <w:bookmarkEnd w:id="2932"/>
        <w:bookmarkEnd w:id="2933"/>
        <w:bookmarkEnd w:id="2934"/>
        <w:bookmarkEnd w:id="2935"/>
        <w:bookmarkEnd w:id="2936"/>
        <w:bookmarkEnd w:id="2937"/>
        <w:bookmarkEnd w:id="2938"/>
        <w:bookmarkEnd w:id="2939"/>
        <w:bookmarkEnd w:id="2940"/>
      </w:tr>
    </w:tbl>
    <w:p w14:paraId="529C5A11" w14:textId="20D705DA" w:rsidR="00D51572" w:rsidDel="00842FF2" w:rsidRDefault="00D51572" w:rsidP="00842FF2">
      <w:pPr>
        <w:pStyle w:val="Paragraphedeliste"/>
        <w:keepNext/>
        <w:numPr>
          <w:ilvl w:val="0"/>
          <w:numId w:val="23"/>
        </w:numPr>
        <w:pBdr>
          <w:bottom w:val="single" w:sz="36" w:space="3" w:color="3B6DA3"/>
        </w:pBdr>
        <w:spacing w:before="800" w:after="360"/>
        <w:outlineLvl w:val="0"/>
        <w:rPr>
          <w:del w:id="2941" w:author="DARMANA-LEVERT Corentin (FRA-DTI)" w:date="2023-08-25T14:38:00Z"/>
          <w:rFonts w:cstheme="minorHAnsi"/>
          <w:sz w:val="20"/>
          <w:szCs w:val="20"/>
          <w:lang w:val="en-GB"/>
        </w:rPr>
      </w:pPr>
      <w:del w:id="2942" w:author="DARMANA-LEVERT Corentin (FRA-DTI)" w:date="2023-08-25T14:38:00Z">
        <w:r w:rsidRPr="005E7695" w:rsidDel="00842FF2">
          <w:rPr>
            <w:rFonts w:cstheme="minorHAnsi"/>
            <w:sz w:val="20"/>
            <w:szCs w:val="20"/>
            <w:lang w:val="en-GB"/>
          </w:rPr>
          <w:delText xml:space="preserve"> Fig. </w:delText>
        </w:r>
        <w:r w:rsidRPr="005E7695" w:rsidDel="00842FF2">
          <w:rPr>
            <w:rFonts w:cstheme="minorHAnsi"/>
            <w:sz w:val="20"/>
            <w:szCs w:val="20"/>
            <w:lang w:val="en-GB"/>
          </w:rPr>
          <w:fldChar w:fldCharType="begin"/>
        </w:r>
        <w:r w:rsidRPr="005E7695" w:rsidDel="00842FF2">
          <w:rPr>
            <w:rFonts w:cstheme="minorHAnsi"/>
            <w:sz w:val="20"/>
            <w:szCs w:val="20"/>
            <w:lang w:val="en-GB"/>
          </w:rPr>
          <w:delInstrText xml:space="preserve"> SEQ Fig. \* ARABIC </w:delInstrText>
        </w:r>
        <w:r w:rsidRPr="005E7695" w:rsidDel="00842FF2">
          <w:rPr>
            <w:rFonts w:cstheme="minorHAnsi"/>
            <w:sz w:val="20"/>
            <w:szCs w:val="20"/>
            <w:lang w:val="en-GB"/>
          </w:rPr>
          <w:fldChar w:fldCharType="separate"/>
        </w:r>
        <w:r w:rsidR="000A3969" w:rsidDel="00842FF2">
          <w:rPr>
            <w:rFonts w:cstheme="minorHAnsi"/>
            <w:noProof/>
            <w:sz w:val="20"/>
            <w:szCs w:val="20"/>
            <w:lang w:val="en-GB"/>
          </w:rPr>
          <w:delText>2</w:delText>
        </w:r>
        <w:r w:rsidRPr="005E7695" w:rsidDel="00842FF2">
          <w:rPr>
            <w:rFonts w:cstheme="minorHAnsi"/>
            <w:noProof/>
            <w:sz w:val="20"/>
            <w:szCs w:val="20"/>
            <w:lang w:val="en-GB"/>
          </w:rPr>
          <w:fldChar w:fldCharType="end"/>
        </w:r>
        <w:r w:rsidRPr="005E7695" w:rsidDel="00842FF2">
          <w:rPr>
            <w:rFonts w:cstheme="minorHAnsi"/>
            <w:sz w:val="20"/>
            <w:szCs w:val="20"/>
            <w:lang w:val="en-GB"/>
          </w:rPr>
          <w:delText xml:space="preserve"> : Importance </w:delText>
        </w:r>
        <w:r w:rsidR="0050695F" w:rsidDel="00842FF2">
          <w:rPr>
            <w:rFonts w:cstheme="minorHAnsi"/>
            <w:sz w:val="20"/>
            <w:szCs w:val="20"/>
            <w:lang w:val="en-GB"/>
          </w:rPr>
          <w:delText>of</w:delText>
        </w:r>
        <w:r w:rsidRPr="005E7695" w:rsidDel="00842FF2">
          <w:rPr>
            <w:rFonts w:cstheme="minorHAnsi"/>
            <w:sz w:val="20"/>
            <w:szCs w:val="20"/>
            <w:lang w:val="en-GB"/>
          </w:rPr>
          <w:delText xml:space="preserve"> TPE </w:delText>
        </w:r>
        <w:r w:rsidR="008111DD" w:rsidDel="00842FF2">
          <w:rPr>
            <w:rFonts w:cstheme="minorHAnsi"/>
            <w:sz w:val="20"/>
            <w:szCs w:val="20"/>
            <w:lang w:val="en-GB"/>
          </w:rPr>
          <w:delText>group location within a polymer for AIE properties</w:delText>
        </w:r>
        <w:r w:rsidRPr="005E7695" w:rsidDel="00842FF2">
          <w:rPr>
            <w:rFonts w:cstheme="minorHAnsi"/>
            <w:sz w:val="20"/>
            <w:szCs w:val="20"/>
            <w:lang w:val="en-GB"/>
          </w:rPr>
          <w:delText xml:space="preserve"> </w:delText>
        </w:r>
      </w:del>
      <w:customXmlDelRangeStart w:id="2943" w:author="DARMANA-LEVERT Corentin (FRA-DTI)" w:date="2023-08-25T14:38:00Z"/>
      <w:sdt>
        <w:sdtPr>
          <w:rPr>
            <w:rFonts w:cstheme="minorHAnsi"/>
            <w:sz w:val="20"/>
            <w:szCs w:val="20"/>
            <w:lang w:val="en-GB"/>
          </w:rPr>
          <w:id w:val="-87930710"/>
          <w:citation/>
        </w:sdtPr>
        <w:sdtContent>
          <w:customXmlDelRangeEnd w:id="2943"/>
          <w:del w:id="2944" w:author="DARMANA-LEVERT Corentin (FRA-DTI)" w:date="2023-08-25T14:38:00Z">
            <w:r w:rsidRPr="005E7695" w:rsidDel="00842FF2">
              <w:rPr>
                <w:rFonts w:cstheme="minorHAnsi"/>
                <w:sz w:val="20"/>
                <w:szCs w:val="20"/>
                <w:lang w:val="en-GB"/>
              </w:rPr>
              <w:fldChar w:fldCharType="begin"/>
            </w:r>
            <w:r w:rsidRPr="005E7695" w:rsidDel="00842FF2">
              <w:rPr>
                <w:rFonts w:cstheme="minorHAnsi"/>
                <w:sz w:val="20"/>
                <w:szCs w:val="20"/>
                <w:lang w:val="en-GB"/>
              </w:rPr>
              <w:delInstrText xml:space="preserve"> CITATION Qiu19 \l 1036 </w:delInstrText>
            </w:r>
            <w:r w:rsidRPr="005E7695" w:rsidDel="00842FF2">
              <w:rPr>
                <w:rFonts w:cstheme="minorHAnsi"/>
                <w:sz w:val="20"/>
                <w:szCs w:val="20"/>
                <w:lang w:val="en-GB"/>
              </w:rPr>
              <w:fldChar w:fldCharType="separate"/>
            </w:r>
          </w:del>
          <w:del w:id="2945" w:author="DARMANA-LEVERT Corentin (FRA-DTI)" w:date="2023-08-10T14:38:00Z">
            <w:r w:rsidR="00AF685A" w:rsidRPr="00AF685A" w:rsidDel="00D97C1E">
              <w:rPr>
                <w:rFonts w:cstheme="minorHAnsi"/>
                <w:noProof/>
                <w:sz w:val="20"/>
                <w:szCs w:val="20"/>
                <w:lang w:val="en-GB"/>
              </w:rPr>
              <w:delText>(17)</w:delText>
            </w:r>
          </w:del>
          <w:del w:id="2946" w:author="DARMANA-LEVERT Corentin (FRA-DTI)" w:date="2023-08-25T14:38:00Z">
            <w:r w:rsidRPr="005E7695" w:rsidDel="00842FF2">
              <w:rPr>
                <w:rFonts w:cstheme="minorHAnsi"/>
                <w:sz w:val="20"/>
                <w:szCs w:val="20"/>
                <w:lang w:val="en-GB"/>
              </w:rPr>
              <w:fldChar w:fldCharType="end"/>
            </w:r>
          </w:del>
          <w:customXmlDelRangeStart w:id="2947" w:author="DARMANA-LEVERT Corentin (FRA-DTI)" w:date="2023-08-25T14:38:00Z"/>
        </w:sdtContent>
      </w:sdt>
      <w:customXmlDelRangeEnd w:id="2947"/>
      <w:bookmarkStart w:id="2948" w:name="_Toc143867944"/>
      <w:bookmarkStart w:id="2949" w:name="_Toc143869123"/>
      <w:bookmarkStart w:id="2950" w:name="_Toc144035272"/>
      <w:bookmarkStart w:id="2951" w:name="_Toc144051059"/>
      <w:bookmarkStart w:id="2952" w:name="_Toc144051537"/>
      <w:bookmarkStart w:id="2953" w:name="_Toc144053437"/>
      <w:bookmarkStart w:id="2954" w:name="_Toc144056312"/>
      <w:bookmarkStart w:id="2955" w:name="_Toc144189529"/>
      <w:bookmarkStart w:id="2956" w:name="_Toc144189941"/>
      <w:bookmarkStart w:id="2957" w:name="_Toc144190411"/>
      <w:bookmarkStart w:id="2958" w:name="_Toc144190688"/>
      <w:bookmarkStart w:id="2959" w:name="_Toc144199564"/>
      <w:bookmarkStart w:id="2960" w:name="_Toc144199727"/>
      <w:bookmarkEnd w:id="2948"/>
      <w:bookmarkEnd w:id="2949"/>
      <w:bookmarkEnd w:id="2950"/>
      <w:bookmarkEnd w:id="2951"/>
      <w:bookmarkEnd w:id="2952"/>
      <w:bookmarkEnd w:id="2953"/>
      <w:bookmarkEnd w:id="2954"/>
      <w:bookmarkEnd w:id="2955"/>
      <w:bookmarkEnd w:id="2956"/>
      <w:bookmarkEnd w:id="2957"/>
      <w:bookmarkEnd w:id="2958"/>
      <w:bookmarkEnd w:id="2959"/>
      <w:bookmarkEnd w:id="2960"/>
    </w:p>
    <w:p w14:paraId="1C6BAAA5" w14:textId="74083882" w:rsidR="008111DD" w:rsidRPr="005E7695" w:rsidDel="00842FF2" w:rsidRDefault="008111DD" w:rsidP="00842FF2">
      <w:pPr>
        <w:pStyle w:val="Paragraphedeliste"/>
        <w:keepNext/>
        <w:numPr>
          <w:ilvl w:val="0"/>
          <w:numId w:val="23"/>
        </w:numPr>
        <w:pBdr>
          <w:bottom w:val="single" w:sz="36" w:space="3" w:color="3B6DA3"/>
        </w:pBdr>
        <w:spacing w:before="800" w:after="360"/>
        <w:outlineLvl w:val="0"/>
        <w:rPr>
          <w:del w:id="2961" w:author="DARMANA-LEVERT Corentin (FRA-DTI)" w:date="2023-08-25T14:38:00Z"/>
          <w:rFonts w:cstheme="minorHAnsi"/>
          <w:sz w:val="20"/>
          <w:szCs w:val="20"/>
          <w:lang w:val="en-GB"/>
        </w:rPr>
      </w:pPr>
      <w:bookmarkStart w:id="2962" w:name="_Toc143867945"/>
      <w:bookmarkStart w:id="2963" w:name="_Toc143869124"/>
      <w:bookmarkStart w:id="2964" w:name="_Toc144035273"/>
      <w:bookmarkStart w:id="2965" w:name="_Toc144051060"/>
      <w:bookmarkStart w:id="2966" w:name="_Toc144051538"/>
      <w:bookmarkStart w:id="2967" w:name="_Toc144053438"/>
      <w:bookmarkStart w:id="2968" w:name="_Toc144056313"/>
      <w:bookmarkStart w:id="2969" w:name="_Toc144189530"/>
      <w:bookmarkStart w:id="2970" w:name="_Toc144189942"/>
      <w:bookmarkStart w:id="2971" w:name="_Toc144190412"/>
      <w:bookmarkStart w:id="2972" w:name="_Toc144190689"/>
      <w:bookmarkStart w:id="2973" w:name="_Toc144199565"/>
      <w:bookmarkStart w:id="2974" w:name="_Toc144199728"/>
      <w:bookmarkEnd w:id="2962"/>
      <w:bookmarkEnd w:id="2963"/>
      <w:bookmarkEnd w:id="2964"/>
      <w:bookmarkEnd w:id="2965"/>
      <w:bookmarkEnd w:id="2966"/>
      <w:bookmarkEnd w:id="2967"/>
      <w:bookmarkEnd w:id="2968"/>
      <w:bookmarkEnd w:id="2969"/>
      <w:bookmarkEnd w:id="2970"/>
      <w:bookmarkEnd w:id="2971"/>
      <w:bookmarkEnd w:id="2972"/>
      <w:bookmarkEnd w:id="2973"/>
      <w:bookmarkEnd w:id="2974"/>
    </w:p>
    <w:p w14:paraId="7D7924F6" w14:textId="1FD79389" w:rsidR="00D51572" w:rsidRPr="005E7695" w:rsidDel="00842FF2" w:rsidRDefault="00D51572" w:rsidP="00842FF2">
      <w:pPr>
        <w:numPr>
          <w:ilvl w:val="0"/>
          <w:numId w:val="23"/>
        </w:numPr>
        <w:pBdr>
          <w:bottom w:val="single" w:sz="36" w:space="3" w:color="3B6DA3"/>
        </w:pBdr>
        <w:spacing w:before="800" w:after="360"/>
        <w:contextualSpacing/>
        <w:outlineLvl w:val="0"/>
        <w:rPr>
          <w:del w:id="2975" w:author="DARMANA-LEVERT Corentin (FRA-DTI)" w:date="2023-08-25T14:38:00Z"/>
          <w:lang w:val="en-GB"/>
        </w:rPr>
      </w:pPr>
      <w:del w:id="2976" w:author="DARMANA-LEVERT Corentin (FRA-DTI)" w:date="2023-08-25T14:38:00Z">
        <w:r w:rsidRPr="005E7695" w:rsidDel="00842FF2">
          <w:rPr>
            <w:lang w:val="en-GB"/>
          </w:rPr>
          <w:delText>Ali Nazemi and his team investigated these AIE polymers with TPE groups (5). More precisely, they synthesized amphiphilic Janus dendrimers, of different n generations, which have a hydrophilic “face” and the other hydrophobic (Fig. 3). The synthesis of these dendrimers is based on the coupling by “Click” chemistry of dendrons functionalized on the surface by TPEs and containing an azide group, with an alkyne endowed with 3 tetraethylene glycol groups (oligomer of PEGs). The Janus dendrimers are then nanoprecipitated to cause the aggregation of the TPE groups and obtain the desired AIE photophysical properties.</w:delText>
        </w:r>
        <w:bookmarkStart w:id="2977" w:name="_Toc143867946"/>
        <w:bookmarkStart w:id="2978" w:name="_Toc143869125"/>
        <w:bookmarkStart w:id="2979" w:name="_Toc144035274"/>
        <w:bookmarkStart w:id="2980" w:name="_Toc144051061"/>
        <w:bookmarkStart w:id="2981" w:name="_Toc144051539"/>
        <w:bookmarkStart w:id="2982" w:name="_Toc144053439"/>
        <w:bookmarkStart w:id="2983" w:name="_Toc144056314"/>
        <w:bookmarkStart w:id="2984" w:name="_Toc144189531"/>
        <w:bookmarkStart w:id="2985" w:name="_Toc144189943"/>
        <w:bookmarkStart w:id="2986" w:name="_Toc144190413"/>
        <w:bookmarkStart w:id="2987" w:name="_Toc144190690"/>
        <w:bookmarkStart w:id="2988" w:name="_Toc144199566"/>
        <w:bookmarkStart w:id="2989" w:name="_Toc144199729"/>
        <w:bookmarkEnd w:id="2977"/>
        <w:bookmarkEnd w:id="2978"/>
        <w:bookmarkEnd w:id="2979"/>
        <w:bookmarkEnd w:id="2980"/>
        <w:bookmarkEnd w:id="2981"/>
        <w:bookmarkEnd w:id="2982"/>
        <w:bookmarkEnd w:id="2983"/>
        <w:bookmarkEnd w:id="2984"/>
        <w:bookmarkEnd w:id="2985"/>
        <w:bookmarkEnd w:id="2986"/>
        <w:bookmarkEnd w:id="2987"/>
        <w:bookmarkEnd w:id="2988"/>
        <w:bookmarkEnd w:id="2989"/>
      </w:del>
    </w:p>
    <w:tbl>
      <w:tblPr>
        <w:tblStyle w:val="Grilledutableau"/>
        <w:tblW w:w="0" w:type="auto"/>
        <w:tblInd w:w="720" w:type="dxa"/>
        <w:tblLook w:val="04A0" w:firstRow="1" w:lastRow="0" w:firstColumn="1" w:lastColumn="0" w:noHBand="0" w:noVBand="1"/>
      </w:tblPr>
      <w:tblGrid>
        <w:gridCol w:w="4802"/>
        <w:gridCol w:w="4672"/>
      </w:tblGrid>
      <w:tr w:rsidR="00D51572" w:rsidRPr="005E7695" w:rsidDel="00842FF2" w14:paraId="44B4022C" w14:textId="2E7777FC" w:rsidTr="00291058">
        <w:trPr>
          <w:del w:id="2990" w:author="DARMANA-LEVERT Corentin (FRA-DTI)" w:date="2023-08-25T14:38:00Z"/>
        </w:trPr>
        <w:tc>
          <w:tcPr>
            <w:tcW w:w="4675" w:type="dxa"/>
          </w:tcPr>
          <w:p w14:paraId="7BD3430D" w14:textId="6FD49D93" w:rsidR="00D51572" w:rsidRPr="005E7695" w:rsidDel="00842FF2" w:rsidRDefault="00D51572" w:rsidP="00842FF2">
            <w:pPr>
              <w:pStyle w:val="Paragraphedeliste"/>
              <w:numPr>
                <w:ilvl w:val="0"/>
                <w:numId w:val="23"/>
              </w:numPr>
              <w:pBdr>
                <w:bottom w:val="single" w:sz="36" w:space="3" w:color="3B6DA3"/>
              </w:pBdr>
              <w:spacing w:before="800" w:after="360"/>
              <w:outlineLvl w:val="0"/>
              <w:rPr>
                <w:del w:id="2991" w:author="DARMANA-LEVERT Corentin (FRA-DTI)" w:date="2023-08-25T14:38:00Z"/>
                <w:rFonts w:cstheme="minorHAnsi"/>
                <w:sz w:val="20"/>
                <w:szCs w:val="20"/>
                <w:lang w:val="en-GB"/>
              </w:rPr>
            </w:pPr>
            <w:del w:id="2992" w:author="DARMANA-LEVERT Corentin (FRA-DTI)" w:date="2023-08-25T14:38:00Z">
              <w:r w:rsidRPr="005E7695" w:rsidDel="00842FF2">
                <w:rPr>
                  <w:rFonts w:cstheme="minorHAnsi"/>
                  <w:sz w:val="20"/>
                  <w:szCs w:val="20"/>
                  <w:lang w:val="en-GB"/>
                </w:rPr>
                <w:object w:dxaOrig="10396" w:dyaOrig="4936" w14:anchorId="339BD1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3pt;height:81.65pt" o:ole="">
                    <v:imagedata r:id="rId86" o:title=""/>
                  </v:shape>
                  <o:OLEObject Type="Embed" ProgID="ChemDraw.Document.6.0" ShapeID="_x0000_i1025" DrawAspect="Content" ObjectID="_1754814120" r:id="rId87"/>
                </w:object>
              </w:r>
              <w:bookmarkStart w:id="2993" w:name="_Toc143867947"/>
              <w:bookmarkStart w:id="2994" w:name="_Toc143869126"/>
              <w:bookmarkStart w:id="2995" w:name="_Toc144035275"/>
              <w:bookmarkStart w:id="2996" w:name="_Toc144051062"/>
              <w:bookmarkStart w:id="2997" w:name="_Toc144051540"/>
              <w:bookmarkStart w:id="2998" w:name="_Toc144053440"/>
              <w:bookmarkStart w:id="2999" w:name="_Toc144056315"/>
              <w:bookmarkStart w:id="3000" w:name="_Toc144189532"/>
              <w:bookmarkStart w:id="3001" w:name="_Toc144189944"/>
              <w:bookmarkStart w:id="3002" w:name="_Toc144190414"/>
              <w:bookmarkStart w:id="3003" w:name="_Toc144190691"/>
              <w:bookmarkStart w:id="3004" w:name="_Toc144199567"/>
              <w:bookmarkStart w:id="3005" w:name="_Toc144199730"/>
              <w:bookmarkEnd w:id="2993"/>
              <w:bookmarkEnd w:id="2994"/>
              <w:bookmarkEnd w:id="2995"/>
              <w:bookmarkEnd w:id="2996"/>
              <w:bookmarkEnd w:id="2997"/>
              <w:bookmarkEnd w:id="2998"/>
              <w:bookmarkEnd w:id="2999"/>
              <w:bookmarkEnd w:id="3000"/>
              <w:bookmarkEnd w:id="3001"/>
              <w:bookmarkEnd w:id="3002"/>
              <w:bookmarkEnd w:id="3003"/>
              <w:bookmarkEnd w:id="3004"/>
              <w:bookmarkEnd w:id="3005"/>
            </w:del>
          </w:p>
        </w:tc>
        <w:tc>
          <w:tcPr>
            <w:tcW w:w="4675" w:type="dxa"/>
          </w:tcPr>
          <w:p w14:paraId="72C044C1" w14:textId="4AADFA6D" w:rsidR="00D51572" w:rsidRPr="005E7695" w:rsidDel="00842FF2" w:rsidRDefault="00D51572" w:rsidP="00842FF2">
            <w:pPr>
              <w:pStyle w:val="Lgende"/>
              <w:numPr>
                <w:ilvl w:val="0"/>
                <w:numId w:val="23"/>
              </w:numPr>
              <w:pBdr>
                <w:bottom w:val="single" w:sz="36" w:space="3" w:color="3B6DA3"/>
              </w:pBdr>
              <w:spacing w:before="800" w:after="360"/>
              <w:contextualSpacing/>
              <w:jc w:val="both"/>
              <w:outlineLvl w:val="0"/>
              <w:rPr>
                <w:del w:id="3006" w:author="DARMANA-LEVERT Corentin (FRA-DTI)" w:date="2023-08-25T14:38:00Z"/>
                <w:rFonts w:cstheme="minorHAnsi"/>
                <w:sz w:val="20"/>
                <w:lang w:val="en-GB"/>
              </w:rPr>
            </w:pPr>
            <w:bookmarkStart w:id="3007" w:name="_Toc143867948"/>
            <w:bookmarkStart w:id="3008" w:name="_Toc143869127"/>
            <w:bookmarkStart w:id="3009" w:name="_Toc144035276"/>
            <w:bookmarkStart w:id="3010" w:name="_Toc144051063"/>
            <w:bookmarkStart w:id="3011" w:name="_Toc144051541"/>
            <w:bookmarkStart w:id="3012" w:name="_Toc144053441"/>
            <w:bookmarkStart w:id="3013" w:name="_Toc144056316"/>
            <w:bookmarkStart w:id="3014" w:name="_Toc144189533"/>
            <w:bookmarkStart w:id="3015" w:name="_Toc144189945"/>
            <w:bookmarkStart w:id="3016" w:name="_Toc144190415"/>
            <w:bookmarkStart w:id="3017" w:name="_Toc144190692"/>
            <w:bookmarkStart w:id="3018" w:name="_Toc144199568"/>
            <w:bookmarkStart w:id="3019" w:name="_Toc144199731"/>
            <w:bookmarkEnd w:id="3007"/>
            <w:bookmarkEnd w:id="3008"/>
            <w:bookmarkEnd w:id="3009"/>
            <w:bookmarkEnd w:id="3010"/>
            <w:bookmarkEnd w:id="3011"/>
            <w:bookmarkEnd w:id="3012"/>
            <w:bookmarkEnd w:id="3013"/>
            <w:bookmarkEnd w:id="3014"/>
            <w:bookmarkEnd w:id="3015"/>
            <w:bookmarkEnd w:id="3016"/>
            <w:bookmarkEnd w:id="3017"/>
            <w:bookmarkEnd w:id="3018"/>
            <w:bookmarkEnd w:id="3019"/>
          </w:p>
          <w:p w14:paraId="551A83D8" w14:textId="0F6D0257" w:rsidR="00D51572" w:rsidRPr="005E7695" w:rsidDel="00842FF2" w:rsidRDefault="00D51572" w:rsidP="00842FF2">
            <w:pPr>
              <w:pStyle w:val="Lgende"/>
              <w:numPr>
                <w:ilvl w:val="0"/>
                <w:numId w:val="23"/>
              </w:numPr>
              <w:pBdr>
                <w:bottom w:val="single" w:sz="36" w:space="3" w:color="3B6DA3"/>
              </w:pBdr>
              <w:spacing w:before="800" w:after="360"/>
              <w:contextualSpacing/>
              <w:jc w:val="both"/>
              <w:outlineLvl w:val="0"/>
              <w:rPr>
                <w:del w:id="3020" w:author="DARMANA-LEVERT Corentin (FRA-DTI)" w:date="2023-08-25T14:38:00Z"/>
                <w:rFonts w:cstheme="minorHAnsi"/>
                <w:sz w:val="20"/>
                <w:lang w:val="en-GB"/>
              </w:rPr>
            </w:pPr>
            <w:bookmarkStart w:id="3021" w:name="_Toc143867949"/>
            <w:bookmarkStart w:id="3022" w:name="_Toc143869128"/>
            <w:bookmarkStart w:id="3023" w:name="_Toc144035277"/>
            <w:bookmarkStart w:id="3024" w:name="_Toc144051064"/>
            <w:bookmarkStart w:id="3025" w:name="_Toc144051542"/>
            <w:bookmarkStart w:id="3026" w:name="_Toc144053442"/>
            <w:bookmarkStart w:id="3027" w:name="_Toc144056317"/>
            <w:bookmarkStart w:id="3028" w:name="_Toc144189534"/>
            <w:bookmarkStart w:id="3029" w:name="_Toc144189946"/>
            <w:bookmarkStart w:id="3030" w:name="_Toc144190416"/>
            <w:bookmarkStart w:id="3031" w:name="_Toc144190693"/>
            <w:bookmarkStart w:id="3032" w:name="_Toc144199569"/>
            <w:bookmarkStart w:id="3033" w:name="_Toc144199732"/>
            <w:bookmarkEnd w:id="3021"/>
            <w:bookmarkEnd w:id="3022"/>
            <w:bookmarkEnd w:id="3023"/>
            <w:bookmarkEnd w:id="3024"/>
            <w:bookmarkEnd w:id="3025"/>
            <w:bookmarkEnd w:id="3026"/>
            <w:bookmarkEnd w:id="3027"/>
            <w:bookmarkEnd w:id="3028"/>
            <w:bookmarkEnd w:id="3029"/>
            <w:bookmarkEnd w:id="3030"/>
            <w:bookmarkEnd w:id="3031"/>
            <w:bookmarkEnd w:id="3032"/>
            <w:bookmarkEnd w:id="3033"/>
          </w:p>
          <w:p w14:paraId="7540C650" w14:textId="33094341" w:rsidR="00D51572" w:rsidRPr="005E7695" w:rsidDel="00842FF2" w:rsidRDefault="00D51572" w:rsidP="00842FF2">
            <w:pPr>
              <w:pStyle w:val="Lgende"/>
              <w:numPr>
                <w:ilvl w:val="0"/>
                <w:numId w:val="23"/>
              </w:numPr>
              <w:pBdr>
                <w:bottom w:val="single" w:sz="36" w:space="3" w:color="3B6DA3"/>
              </w:pBdr>
              <w:spacing w:before="800" w:after="360"/>
              <w:contextualSpacing/>
              <w:jc w:val="both"/>
              <w:outlineLvl w:val="0"/>
              <w:rPr>
                <w:del w:id="3034" w:author="DARMANA-LEVERT Corentin (FRA-DTI)" w:date="2023-08-25T14:38:00Z"/>
                <w:rFonts w:cstheme="minorHAnsi"/>
                <w:sz w:val="20"/>
                <w:lang w:val="en-GB"/>
              </w:rPr>
            </w:pPr>
            <w:del w:id="3035" w:author="DARMANA-LEVERT Corentin (FRA-DTI)" w:date="2023-08-25T14:38:00Z">
              <w:r w:rsidRPr="005E7695" w:rsidDel="00842FF2">
                <w:rPr>
                  <w:rFonts w:cstheme="minorHAnsi"/>
                  <w:sz w:val="20"/>
                  <w:lang w:val="en-GB"/>
                </w:rPr>
                <w:delText xml:space="preserve">Fig. </w:delText>
              </w:r>
              <w:r w:rsidRPr="005E7695" w:rsidDel="00842FF2">
                <w:rPr>
                  <w:rFonts w:cstheme="minorHAnsi"/>
                  <w:b w:val="0"/>
                  <w:bCs w:val="0"/>
                  <w:caps w:val="0"/>
                  <w:sz w:val="20"/>
                  <w:lang w:val="en-GB"/>
                </w:rPr>
                <w:fldChar w:fldCharType="begin"/>
              </w:r>
              <w:r w:rsidRPr="005E7695" w:rsidDel="00842FF2">
                <w:rPr>
                  <w:rFonts w:cstheme="minorHAnsi"/>
                  <w:sz w:val="20"/>
                  <w:lang w:val="en-GB"/>
                </w:rPr>
                <w:delInstrText xml:space="preserve"> SEQ Fig. \* ARABIC </w:delInstrText>
              </w:r>
              <w:r w:rsidRPr="005E7695" w:rsidDel="00842FF2">
                <w:rPr>
                  <w:rFonts w:cstheme="minorHAnsi"/>
                  <w:b w:val="0"/>
                  <w:bCs w:val="0"/>
                  <w:caps w:val="0"/>
                  <w:sz w:val="20"/>
                  <w:lang w:val="en-GB"/>
                </w:rPr>
                <w:fldChar w:fldCharType="separate"/>
              </w:r>
              <w:r w:rsidR="000A3969" w:rsidDel="00842FF2">
                <w:rPr>
                  <w:rFonts w:cstheme="minorHAnsi"/>
                  <w:noProof/>
                  <w:sz w:val="20"/>
                  <w:lang w:val="en-GB"/>
                </w:rPr>
                <w:delText>3</w:delText>
              </w:r>
              <w:r w:rsidRPr="005E7695" w:rsidDel="00842FF2">
                <w:rPr>
                  <w:rFonts w:cstheme="minorHAnsi"/>
                  <w:b w:val="0"/>
                  <w:bCs w:val="0"/>
                  <w:caps w:val="0"/>
                  <w:noProof/>
                  <w:sz w:val="20"/>
                  <w:lang w:val="en-GB"/>
                </w:rPr>
                <w:fldChar w:fldCharType="end"/>
              </w:r>
              <w:r w:rsidRPr="005E7695" w:rsidDel="00842FF2">
                <w:rPr>
                  <w:rFonts w:cstheme="minorHAnsi"/>
                  <w:sz w:val="20"/>
                  <w:lang w:val="en-GB"/>
                </w:rPr>
                <w:delText xml:space="preserve"> : </w:delText>
              </w:r>
              <w:r w:rsidR="008111DD" w:rsidDel="00842FF2">
                <w:rPr>
                  <w:rFonts w:cstheme="minorHAnsi"/>
                  <w:sz w:val="20"/>
                  <w:lang w:val="en-GB"/>
                </w:rPr>
                <w:delText>janus amphiphilic dendrimer synthesised by ali nazemi and his team</w:delText>
              </w:r>
              <w:bookmarkStart w:id="3036" w:name="_Toc143867950"/>
              <w:bookmarkStart w:id="3037" w:name="_Toc143869129"/>
              <w:bookmarkStart w:id="3038" w:name="_Toc144035278"/>
              <w:bookmarkStart w:id="3039" w:name="_Toc144051065"/>
              <w:bookmarkStart w:id="3040" w:name="_Toc144051543"/>
              <w:bookmarkStart w:id="3041" w:name="_Toc144053443"/>
              <w:bookmarkStart w:id="3042" w:name="_Toc144056318"/>
              <w:bookmarkStart w:id="3043" w:name="_Toc144189535"/>
              <w:bookmarkStart w:id="3044" w:name="_Toc144189947"/>
              <w:bookmarkStart w:id="3045" w:name="_Toc144190417"/>
              <w:bookmarkStart w:id="3046" w:name="_Toc144190694"/>
              <w:bookmarkStart w:id="3047" w:name="_Toc144199570"/>
              <w:bookmarkStart w:id="3048" w:name="_Toc144199733"/>
              <w:bookmarkEnd w:id="3036"/>
              <w:bookmarkEnd w:id="3037"/>
              <w:bookmarkEnd w:id="3038"/>
              <w:bookmarkEnd w:id="3039"/>
              <w:bookmarkEnd w:id="3040"/>
              <w:bookmarkEnd w:id="3041"/>
              <w:bookmarkEnd w:id="3042"/>
              <w:bookmarkEnd w:id="3043"/>
              <w:bookmarkEnd w:id="3044"/>
              <w:bookmarkEnd w:id="3045"/>
              <w:bookmarkEnd w:id="3046"/>
              <w:bookmarkEnd w:id="3047"/>
              <w:bookmarkEnd w:id="3048"/>
            </w:del>
          </w:p>
          <w:p w14:paraId="5104EAE4" w14:textId="0565D3B5" w:rsidR="00D51572" w:rsidRPr="005E7695" w:rsidDel="00842FF2" w:rsidRDefault="00D51572" w:rsidP="00842FF2">
            <w:pPr>
              <w:pStyle w:val="Paragraphedeliste"/>
              <w:numPr>
                <w:ilvl w:val="0"/>
                <w:numId w:val="23"/>
              </w:numPr>
              <w:pBdr>
                <w:bottom w:val="single" w:sz="36" w:space="3" w:color="3B6DA3"/>
              </w:pBdr>
              <w:spacing w:before="800" w:after="360"/>
              <w:outlineLvl w:val="0"/>
              <w:rPr>
                <w:del w:id="3049" w:author="DARMANA-LEVERT Corentin (FRA-DTI)" w:date="2023-08-25T14:38:00Z"/>
                <w:rFonts w:cstheme="minorHAnsi"/>
                <w:sz w:val="20"/>
                <w:szCs w:val="20"/>
                <w:lang w:val="en-GB"/>
              </w:rPr>
            </w:pPr>
            <w:bookmarkStart w:id="3050" w:name="_Toc143867951"/>
            <w:bookmarkStart w:id="3051" w:name="_Toc143869130"/>
            <w:bookmarkStart w:id="3052" w:name="_Toc144035279"/>
            <w:bookmarkStart w:id="3053" w:name="_Toc144051066"/>
            <w:bookmarkStart w:id="3054" w:name="_Toc144051544"/>
            <w:bookmarkStart w:id="3055" w:name="_Toc144053444"/>
            <w:bookmarkStart w:id="3056" w:name="_Toc144056319"/>
            <w:bookmarkStart w:id="3057" w:name="_Toc144189536"/>
            <w:bookmarkStart w:id="3058" w:name="_Toc144189948"/>
            <w:bookmarkStart w:id="3059" w:name="_Toc144190418"/>
            <w:bookmarkStart w:id="3060" w:name="_Toc144190695"/>
            <w:bookmarkStart w:id="3061" w:name="_Toc144199571"/>
            <w:bookmarkStart w:id="3062" w:name="_Toc144199734"/>
            <w:bookmarkEnd w:id="3050"/>
            <w:bookmarkEnd w:id="3051"/>
            <w:bookmarkEnd w:id="3052"/>
            <w:bookmarkEnd w:id="3053"/>
            <w:bookmarkEnd w:id="3054"/>
            <w:bookmarkEnd w:id="3055"/>
            <w:bookmarkEnd w:id="3056"/>
            <w:bookmarkEnd w:id="3057"/>
            <w:bookmarkEnd w:id="3058"/>
            <w:bookmarkEnd w:id="3059"/>
            <w:bookmarkEnd w:id="3060"/>
            <w:bookmarkEnd w:id="3061"/>
            <w:bookmarkEnd w:id="3062"/>
          </w:p>
        </w:tc>
        <w:bookmarkStart w:id="3063" w:name="_Toc143867952"/>
        <w:bookmarkStart w:id="3064" w:name="_Toc143869131"/>
        <w:bookmarkStart w:id="3065" w:name="_Toc144035280"/>
        <w:bookmarkStart w:id="3066" w:name="_Toc144051067"/>
        <w:bookmarkStart w:id="3067" w:name="_Toc144051545"/>
        <w:bookmarkStart w:id="3068" w:name="_Toc144053445"/>
        <w:bookmarkStart w:id="3069" w:name="_Toc144056320"/>
        <w:bookmarkStart w:id="3070" w:name="_Toc144189537"/>
        <w:bookmarkStart w:id="3071" w:name="_Toc144189949"/>
        <w:bookmarkStart w:id="3072" w:name="_Toc144190419"/>
        <w:bookmarkStart w:id="3073" w:name="_Toc144190696"/>
        <w:bookmarkStart w:id="3074" w:name="_Toc144199572"/>
        <w:bookmarkStart w:id="3075" w:name="_Toc144199735"/>
        <w:bookmarkEnd w:id="3063"/>
        <w:bookmarkEnd w:id="3064"/>
        <w:bookmarkEnd w:id="3065"/>
        <w:bookmarkEnd w:id="3066"/>
        <w:bookmarkEnd w:id="3067"/>
        <w:bookmarkEnd w:id="3068"/>
        <w:bookmarkEnd w:id="3069"/>
        <w:bookmarkEnd w:id="3070"/>
        <w:bookmarkEnd w:id="3071"/>
        <w:bookmarkEnd w:id="3072"/>
        <w:bookmarkEnd w:id="3073"/>
        <w:bookmarkEnd w:id="3074"/>
        <w:bookmarkEnd w:id="3075"/>
      </w:tr>
    </w:tbl>
    <w:p w14:paraId="63C4B167" w14:textId="3842BEFC" w:rsidR="00D51572" w:rsidRPr="005E7695" w:rsidDel="00842FF2" w:rsidRDefault="00D51572" w:rsidP="00842FF2">
      <w:pPr>
        <w:numPr>
          <w:ilvl w:val="0"/>
          <w:numId w:val="23"/>
        </w:numPr>
        <w:pBdr>
          <w:bottom w:val="single" w:sz="36" w:space="3" w:color="3B6DA3"/>
        </w:pBdr>
        <w:spacing w:before="800" w:after="360"/>
        <w:contextualSpacing/>
        <w:outlineLvl w:val="0"/>
        <w:rPr>
          <w:del w:id="3076" w:author="DARMANA-LEVERT Corentin (FRA-DTI)" w:date="2023-08-25T14:38:00Z"/>
          <w:lang w:val="en-GB"/>
        </w:rPr>
      </w:pPr>
      <w:bookmarkStart w:id="3077" w:name="_Toc143867953"/>
      <w:bookmarkStart w:id="3078" w:name="_Toc143869132"/>
      <w:bookmarkStart w:id="3079" w:name="_Toc144035281"/>
      <w:bookmarkStart w:id="3080" w:name="_Toc144051068"/>
      <w:bookmarkStart w:id="3081" w:name="_Toc144051546"/>
      <w:bookmarkStart w:id="3082" w:name="_Toc144053446"/>
      <w:bookmarkStart w:id="3083" w:name="_Toc144056321"/>
      <w:bookmarkStart w:id="3084" w:name="_Toc144189538"/>
      <w:bookmarkStart w:id="3085" w:name="_Toc144189950"/>
      <w:bookmarkStart w:id="3086" w:name="_Toc144190420"/>
      <w:bookmarkStart w:id="3087" w:name="_Toc144190697"/>
      <w:bookmarkStart w:id="3088" w:name="_Toc144199573"/>
      <w:bookmarkStart w:id="3089" w:name="_Toc144199736"/>
      <w:bookmarkEnd w:id="3077"/>
      <w:bookmarkEnd w:id="3078"/>
      <w:bookmarkEnd w:id="3079"/>
      <w:bookmarkEnd w:id="3080"/>
      <w:bookmarkEnd w:id="3081"/>
      <w:bookmarkEnd w:id="3082"/>
      <w:bookmarkEnd w:id="3083"/>
      <w:bookmarkEnd w:id="3084"/>
      <w:bookmarkEnd w:id="3085"/>
      <w:bookmarkEnd w:id="3086"/>
      <w:bookmarkEnd w:id="3087"/>
      <w:bookmarkEnd w:id="3088"/>
      <w:bookmarkEnd w:id="3089"/>
    </w:p>
    <w:p w14:paraId="7515333B" w14:textId="53B7C5F5" w:rsidR="00D51572" w:rsidRPr="005E7695" w:rsidDel="00842FF2" w:rsidRDefault="000420D7" w:rsidP="00842FF2">
      <w:pPr>
        <w:numPr>
          <w:ilvl w:val="0"/>
          <w:numId w:val="23"/>
        </w:numPr>
        <w:pBdr>
          <w:bottom w:val="single" w:sz="36" w:space="3" w:color="3B6DA3"/>
        </w:pBdr>
        <w:spacing w:before="800" w:after="360"/>
        <w:contextualSpacing/>
        <w:outlineLvl w:val="0"/>
        <w:rPr>
          <w:del w:id="3090" w:author="DARMANA-LEVERT Corentin (FRA-DTI)" w:date="2023-08-25T14:38:00Z"/>
          <w:lang w:val="en-GB"/>
        </w:rPr>
      </w:pPr>
      <w:del w:id="3091" w:author="DARMANA-LEVERT Corentin (FRA-DTI)" w:date="2023-08-25T14:38:00Z">
        <w:r w:rsidRPr="005E7695" w:rsidDel="00842FF2">
          <w:rPr>
            <w:lang w:val="en-GB"/>
          </w:rPr>
          <w:delText>Yet, r</w:delText>
        </w:r>
        <w:r w:rsidR="00D51572" w:rsidRPr="005E7695" w:rsidDel="00842FF2">
          <w:rPr>
            <w:lang w:val="en-GB"/>
          </w:rPr>
          <w:delText>ecent work shows that polyethylene glycol (PEG), which covers many nanostructures used in the biomedical field, currently suffers from criticism despite being approved by agencies such as the FDA. Indeed, after several years of use, some patients develop anti-PEG antibodies and the biostability of PEG remains a disadvantage. (6) Many teams are interested in replacing PEG with substitutes such as certain polyoxazolines or polysaccharides such as dextran, of microbial origin which is biocompatible and biodegradable. Jean-Luc SIX and his team have been working for more than 20 years on derivatives combining dextran and biodegradable/biocompatible synthetic polymers, which are then formulated into nanostructures with various morphologies (core/crown nanoparticles, cylindrical micelles, nanocapsules, polymersomes). (6)</w:delText>
        </w:r>
        <w:bookmarkStart w:id="3092" w:name="_Toc143867954"/>
        <w:bookmarkStart w:id="3093" w:name="_Toc143869133"/>
        <w:bookmarkStart w:id="3094" w:name="_Toc144035282"/>
        <w:bookmarkStart w:id="3095" w:name="_Toc144051069"/>
        <w:bookmarkStart w:id="3096" w:name="_Toc144051547"/>
        <w:bookmarkStart w:id="3097" w:name="_Toc144053447"/>
        <w:bookmarkStart w:id="3098" w:name="_Toc144056322"/>
        <w:bookmarkStart w:id="3099" w:name="_Toc144189539"/>
        <w:bookmarkStart w:id="3100" w:name="_Toc144189951"/>
        <w:bookmarkStart w:id="3101" w:name="_Toc144190421"/>
        <w:bookmarkStart w:id="3102" w:name="_Toc144190698"/>
        <w:bookmarkStart w:id="3103" w:name="_Toc144199574"/>
        <w:bookmarkStart w:id="3104" w:name="_Toc144199737"/>
        <w:bookmarkEnd w:id="3092"/>
        <w:bookmarkEnd w:id="3093"/>
        <w:bookmarkEnd w:id="3094"/>
        <w:bookmarkEnd w:id="3095"/>
        <w:bookmarkEnd w:id="3096"/>
        <w:bookmarkEnd w:id="3097"/>
        <w:bookmarkEnd w:id="3098"/>
        <w:bookmarkEnd w:id="3099"/>
        <w:bookmarkEnd w:id="3100"/>
        <w:bookmarkEnd w:id="3101"/>
        <w:bookmarkEnd w:id="3102"/>
        <w:bookmarkEnd w:id="3103"/>
        <w:bookmarkEnd w:id="3104"/>
      </w:del>
    </w:p>
    <w:p w14:paraId="495B5CB0" w14:textId="4C322C55" w:rsidR="00D51572" w:rsidRPr="005E7695" w:rsidDel="00842FF2" w:rsidRDefault="00D51572" w:rsidP="00842FF2">
      <w:pPr>
        <w:numPr>
          <w:ilvl w:val="0"/>
          <w:numId w:val="23"/>
        </w:numPr>
        <w:pBdr>
          <w:bottom w:val="single" w:sz="36" w:space="3" w:color="3B6DA3"/>
        </w:pBdr>
        <w:spacing w:before="800" w:after="360"/>
        <w:contextualSpacing/>
        <w:outlineLvl w:val="0"/>
        <w:rPr>
          <w:del w:id="3105" w:author="DARMANA-LEVERT Corentin (FRA-DTI)" w:date="2023-08-25T14:38:00Z"/>
          <w:lang w:val="en-GB"/>
        </w:rPr>
      </w:pPr>
      <w:bookmarkStart w:id="3106" w:name="_Toc143867955"/>
      <w:bookmarkStart w:id="3107" w:name="_Toc143869134"/>
      <w:bookmarkStart w:id="3108" w:name="_Toc144035283"/>
      <w:bookmarkStart w:id="3109" w:name="_Toc144051070"/>
      <w:bookmarkStart w:id="3110" w:name="_Toc144051548"/>
      <w:bookmarkStart w:id="3111" w:name="_Toc144053448"/>
      <w:bookmarkStart w:id="3112" w:name="_Toc144056323"/>
      <w:bookmarkStart w:id="3113" w:name="_Toc144189540"/>
      <w:bookmarkStart w:id="3114" w:name="_Toc144189952"/>
      <w:bookmarkStart w:id="3115" w:name="_Toc144190422"/>
      <w:bookmarkStart w:id="3116" w:name="_Toc144190699"/>
      <w:bookmarkStart w:id="3117" w:name="_Toc144199575"/>
      <w:bookmarkStart w:id="3118" w:name="_Toc144199738"/>
      <w:bookmarkEnd w:id="3106"/>
      <w:bookmarkEnd w:id="3107"/>
      <w:bookmarkEnd w:id="3108"/>
      <w:bookmarkEnd w:id="3109"/>
      <w:bookmarkEnd w:id="3110"/>
      <w:bookmarkEnd w:id="3111"/>
      <w:bookmarkEnd w:id="3112"/>
      <w:bookmarkEnd w:id="3113"/>
      <w:bookmarkEnd w:id="3114"/>
      <w:bookmarkEnd w:id="3115"/>
      <w:bookmarkEnd w:id="3116"/>
      <w:bookmarkEnd w:id="3117"/>
      <w:bookmarkEnd w:id="3118"/>
    </w:p>
    <w:p w14:paraId="39740976" w14:textId="50F13229" w:rsidR="00D51572" w:rsidRPr="005E7695" w:rsidDel="00842FF2" w:rsidRDefault="00D51572" w:rsidP="00842FF2">
      <w:pPr>
        <w:numPr>
          <w:ilvl w:val="0"/>
          <w:numId w:val="23"/>
        </w:numPr>
        <w:pBdr>
          <w:bottom w:val="single" w:sz="36" w:space="3" w:color="3B6DA3"/>
        </w:pBdr>
        <w:spacing w:before="800" w:after="360"/>
        <w:contextualSpacing/>
        <w:outlineLvl w:val="0"/>
        <w:rPr>
          <w:del w:id="3119" w:author="DARMANA-LEVERT Corentin (FRA-DTI)" w:date="2023-08-25T14:38:00Z"/>
          <w:lang w:val="en-GB"/>
        </w:rPr>
      </w:pPr>
      <w:del w:id="3120" w:author="DARMANA-LEVERT Corentin (FRA-DTI)" w:date="2023-08-25T14:38:00Z">
        <w:r w:rsidRPr="005E7695" w:rsidDel="00842FF2">
          <w:rPr>
            <w:lang w:val="en-GB"/>
          </w:rPr>
          <w:delText>This research internship supervised by Jean-Luc SIX (France) and Ali NAZEMI (</w:delText>
        </w:r>
        <w:r w:rsidR="008111DD" w:rsidDel="00842FF2">
          <w:rPr>
            <w:lang w:val="en-GB"/>
          </w:rPr>
          <w:delText>Canada</w:delText>
        </w:r>
        <w:r w:rsidRPr="005E7695" w:rsidDel="00842FF2">
          <w:rPr>
            <w:lang w:val="en-GB"/>
          </w:rPr>
          <w:delText xml:space="preserve">) </w:delText>
        </w:r>
        <w:r w:rsidR="000420D7" w:rsidRPr="005E7695" w:rsidDel="00842FF2">
          <w:rPr>
            <w:lang w:val="en-GB"/>
          </w:rPr>
          <w:delText>focused</w:delText>
        </w:r>
        <w:r w:rsidRPr="005E7695" w:rsidDel="00842FF2">
          <w:rPr>
            <w:lang w:val="en-GB"/>
          </w:rPr>
          <w:delText xml:space="preserve"> on obtaining dextrans modified by dendrons with a TPE surface. The derivatives obtained </w:delText>
        </w:r>
        <w:r w:rsidR="000420D7" w:rsidRPr="005E7695" w:rsidDel="00842FF2">
          <w:rPr>
            <w:lang w:val="en-GB"/>
          </w:rPr>
          <w:delText>are</w:delText>
        </w:r>
        <w:r w:rsidRPr="005E7695" w:rsidDel="00842FF2">
          <w:rPr>
            <w:lang w:val="en-GB"/>
          </w:rPr>
          <w:delText xml:space="preserve"> amphiphilic, can be nanoprecipitated to obtain fluorescent nano-objects with AIE properties. The encapsulation of an anti-cancer drug in the</w:delText>
        </w:r>
        <w:r w:rsidR="000420D7" w:rsidRPr="005E7695" w:rsidDel="00842FF2">
          <w:rPr>
            <w:lang w:val="en-GB"/>
          </w:rPr>
          <w:delText xml:space="preserve"> synthetized</w:delText>
        </w:r>
        <w:r w:rsidRPr="005E7695" w:rsidDel="00842FF2">
          <w:rPr>
            <w:lang w:val="en-GB"/>
          </w:rPr>
          <w:delText xml:space="preserve"> nano-objects could finally open the door to a “theranostic” application.</w:delText>
        </w:r>
        <w:bookmarkStart w:id="3121" w:name="_Toc143867956"/>
        <w:bookmarkStart w:id="3122" w:name="_Toc143869135"/>
        <w:bookmarkStart w:id="3123" w:name="_Toc144035284"/>
        <w:bookmarkStart w:id="3124" w:name="_Toc144051071"/>
        <w:bookmarkStart w:id="3125" w:name="_Toc144051549"/>
        <w:bookmarkStart w:id="3126" w:name="_Toc144053449"/>
        <w:bookmarkStart w:id="3127" w:name="_Toc144056324"/>
        <w:bookmarkStart w:id="3128" w:name="_Toc144189541"/>
        <w:bookmarkStart w:id="3129" w:name="_Toc144189953"/>
        <w:bookmarkStart w:id="3130" w:name="_Toc144190423"/>
        <w:bookmarkStart w:id="3131" w:name="_Toc144190700"/>
        <w:bookmarkStart w:id="3132" w:name="_Toc144199576"/>
        <w:bookmarkStart w:id="3133" w:name="_Toc144199739"/>
        <w:bookmarkEnd w:id="3121"/>
        <w:bookmarkEnd w:id="3122"/>
        <w:bookmarkEnd w:id="3123"/>
        <w:bookmarkEnd w:id="3124"/>
        <w:bookmarkEnd w:id="3125"/>
        <w:bookmarkEnd w:id="3126"/>
        <w:bookmarkEnd w:id="3127"/>
        <w:bookmarkEnd w:id="3128"/>
        <w:bookmarkEnd w:id="3129"/>
        <w:bookmarkEnd w:id="3130"/>
        <w:bookmarkEnd w:id="3131"/>
        <w:bookmarkEnd w:id="3132"/>
        <w:bookmarkEnd w:id="3133"/>
      </w:del>
    </w:p>
    <w:p w14:paraId="032B047A" w14:textId="32E651F4" w:rsidR="000420D7" w:rsidRPr="005E7695" w:rsidDel="00842FF2" w:rsidRDefault="000420D7" w:rsidP="00842FF2">
      <w:pPr>
        <w:pStyle w:val="Titre2"/>
        <w:numPr>
          <w:ilvl w:val="0"/>
          <w:numId w:val="23"/>
        </w:numPr>
        <w:pBdr>
          <w:bottom w:val="single" w:sz="36" w:space="3" w:color="3B6DA3"/>
        </w:pBdr>
        <w:spacing w:before="800" w:after="360"/>
        <w:contextualSpacing/>
        <w:rPr>
          <w:del w:id="3134" w:author="DARMANA-LEVERT Corentin (FRA-DTI)" w:date="2023-08-25T14:38:00Z"/>
          <w:lang w:val="en-GB"/>
        </w:rPr>
      </w:pPr>
      <w:del w:id="3135" w:author="DARMANA-LEVERT Corentin (FRA-DTI)" w:date="2023-08-25T14:38:00Z">
        <w:r w:rsidRPr="005E7695" w:rsidDel="00842FF2">
          <w:rPr>
            <w:lang w:val="en-GB"/>
          </w:rPr>
          <w:delText>Objectives of the internship</w:delText>
        </w:r>
        <w:bookmarkStart w:id="3136" w:name="_Toc143867957"/>
        <w:bookmarkStart w:id="3137" w:name="_Toc143869136"/>
        <w:bookmarkStart w:id="3138" w:name="_Toc144035285"/>
        <w:bookmarkStart w:id="3139" w:name="_Toc144051072"/>
        <w:bookmarkStart w:id="3140" w:name="_Toc144051550"/>
        <w:bookmarkStart w:id="3141" w:name="_Toc144053450"/>
        <w:bookmarkStart w:id="3142" w:name="_Toc144056325"/>
        <w:bookmarkStart w:id="3143" w:name="_Toc144189542"/>
        <w:bookmarkStart w:id="3144" w:name="_Toc144189954"/>
        <w:bookmarkStart w:id="3145" w:name="_Toc144190424"/>
        <w:bookmarkStart w:id="3146" w:name="_Toc144190701"/>
        <w:bookmarkStart w:id="3147" w:name="_Toc144199577"/>
        <w:bookmarkStart w:id="3148" w:name="_Toc144199740"/>
        <w:bookmarkEnd w:id="3136"/>
        <w:bookmarkEnd w:id="3137"/>
        <w:bookmarkEnd w:id="3138"/>
        <w:bookmarkEnd w:id="3139"/>
        <w:bookmarkEnd w:id="3140"/>
        <w:bookmarkEnd w:id="3141"/>
        <w:bookmarkEnd w:id="3142"/>
        <w:bookmarkEnd w:id="3143"/>
        <w:bookmarkEnd w:id="3144"/>
        <w:bookmarkEnd w:id="3145"/>
        <w:bookmarkEnd w:id="3146"/>
        <w:bookmarkEnd w:id="3147"/>
        <w:bookmarkEnd w:id="3148"/>
      </w:del>
    </w:p>
    <w:p w14:paraId="1FDC8F0E" w14:textId="5D6120CE" w:rsidR="000A4A51" w:rsidRPr="005E7695" w:rsidDel="00842FF2" w:rsidRDefault="000A4A51" w:rsidP="00842FF2">
      <w:pPr>
        <w:numPr>
          <w:ilvl w:val="0"/>
          <w:numId w:val="23"/>
        </w:numPr>
        <w:pBdr>
          <w:bottom w:val="single" w:sz="36" w:space="3" w:color="3B6DA3"/>
        </w:pBdr>
        <w:spacing w:before="800" w:after="360"/>
        <w:contextualSpacing/>
        <w:outlineLvl w:val="0"/>
        <w:rPr>
          <w:del w:id="3149" w:author="DARMANA-LEVERT Corentin (FRA-DTI)" w:date="2023-08-25T14:38:00Z"/>
          <w:lang w:val="en-GB"/>
        </w:rPr>
      </w:pPr>
      <w:del w:id="3150" w:author="DARMANA-LEVERT Corentin (FRA-DTI)" w:date="2023-08-25T14:38:00Z">
        <w:r w:rsidRPr="005E7695" w:rsidDel="00842FF2">
          <w:rPr>
            <w:lang w:val="en-GB"/>
          </w:rPr>
          <w:delText xml:space="preserve">The objective of this internship is to produce nano-objects that are fluorescent, endowed with AIE properties, and intended for diagnostic or even theranostic applications. These nano-objects are obtained by nanoprecipitation of modified dextrans presenting dendrons with a TPE (tetraphenylethylene) surface. To reach the objective, the complementarities of the French and Canadian teams are </w:delText>
        </w:r>
        <w:r w:rsidR="008111DD" w:rsidRPr="005E7695" w:rsidDel="00842FF2">
          <w:rPr>
            <w:lang w:val="en-GB"/>
          </w:rPr>
          <w:delText>required,</w:delText>
        </w:r>
        <w:r w:rsidRPr="005E7695" w:rsidDel="00842FF2">
          <w:rPr>
            <w:lang w:val="en-GB"/>
          </w:rPr>
          <w:delText xml:space="preserve"> and, in view of their respective expertise, the collaboration should be easily successful.</w:delText>
        </w:r>
        <w:bookmarkStart w:id="3151" w:name="_Toc143867958"/>
        <w:bookmarkStart w:id="3152" w:name="_Toc143869137"/>
        <w:bookmarkStart w:id="3153" w:name="_Toc144035286"/>
        <w:bookmarkStart w:id="3154" w:name="_Toc144051073"/>
        <w:bookmarkStart w:id="3155" w:name="_Toc144051551"/>
        <w:bookmarkStart w:id="3156" w:name="_Toc144053451"/>
        <w:bookmarkStart w:id="3157" w:name="_Toc144056326"/>
        <w:bookmarkStart w:id="3158" w:name="_Toc144189543"/>
        <w:bookmarkStart w:id="3159" w:name="_Toc144189955"/>
        <w:bookmarkStart w:id="3160" w:name="_Toc144190425"/>
        <w:bookmarkStart w:id="3161" w:name="_Toc144190702"/>
        <w:bookmarkStart w:id="3162" w:name="_Toc144199578"/>
        <w:bookmarkStart w:id="3163" w:name="_Toc144199741"/>
        <w:bookmarkEnd w:id="3151"/>
        <w:bookmarkEnd w:id="3152"/>
        <w:bookmarkEnd w:id="3153"/>
        <w:bookmarkEnd w:id="3154"/>
        <w:bookmarkEnd w:id="3155"/>
        <w:bookmarkEnd w:id="3156"/>
        <w:bookmarkEnd w:id="3157"/>
        <w:bookmarkEnd w:id="3158"/>
        <w:bookmarkEnd w:id="3159"/>
        <w:bookmarkEnd w:id="3160"/>
        <w:bookmarkEnd w:id="3161"/>
        <w:bookmarkEnd w:id="3162"/>
        <w:bookmarkEnd w:id="3163"/>
      </w:del>
    </w:p>
    <w:p w14:paraId="1C1EDAC1" w14:textId="226DFA9F" w:rsidR="000A4A51" w:rsidRPr="005E7695" w:rsidDel="00842FF2" w:rsidRDefault="000A4A51" w:rsidP="00842FF2">
      <w:pPr>
        <w:numPr>
          <w:ilvl w:val="0"/>
          <w:numId w:val="23"/>
        </w:numPr>
        <w:pBdr>
          <w:bottom w:val="single" w:sz="36" w:space="3" w:color="3B6DA3"/>
        </w:pBdr>
        <w:spacing w:before="800" w:after="360"/>
        <w:contextualSpacing/>
        <w:outlineLvl w:val="0"/>
        <w:rPr>
          <w:del w:id="3164" w:author="DARMANA-LEVERT Corentin (FRA-DTI)" w:date="2023-08-25T14:38:00Z"/>
          <w:lang w:val="en-GB"/>
        </w:rPr>
      </w:pPr>
      <w:del w:id="3165" w:author="DARMANA-LEVERT Corentin (FRA-DTI)" w:date="2023-08-25T14:38:00Z">
        <w:r w:rsidRPr="005E7695" w:rsidDel="00842FF2">
          <w:rPr>
            <w:lang w:val="en-GB"/>
          </w:rPr>
          <w:delText>These nano-objects are formulated step by step as described in Fig. 4:</w:delText>
        </w:r>
        <w:bookmarkStart w:id="3166" w:name="_Toc143867959"/>
        <w:bookmarkStart w:id="3167" w:name="_Toc143869138"/>
        <w:bookmarkStart w:id="3168" w:name="_Toc144035287"/>
        <w:bookmarkStart w:id="3169" w:name="_Toc144051074"/>
        <w:bookmarkStart w:id="3170" w:name="_Toc144051552"/>
        <w:bookmarkStart w:id="3171" w:name="_Toc144053452"/>
        <w:bookmarkStart w:id="3172" w:name="_Toc144056327"/>
        <w:bookmarkStart w:id="3173" w:name="_Toc144189544"/>
        <w:bookmarkStart w:id="3174" w:name="_Toc144189956"/>
        <w:bookmarkStart w:id="3175" w:name="_Toc144190426"/>
        <w:bookmarkStart w:id="3176" w:name="_Toc144190703"/>
        <w:bookmarkStart w:id="3177" w:name="_Toc144199579"/>
        <w:bookmarkStart w:id="3178" w:name="_Toc144199742"/>
        <w:bookmarkEnd w:id="3166"/>
        <w:bookmarkEnd w:id="3167"/>
        <w:bookmarkEnd w:id="3168"/>
        <w:bookmarkEnd w:id="3169"/>
        <w:bookmarkEnd w:id="3170"/>
        <w:bookmarkEnd w:id="3171"/>
        <w:bookmarkEnd w:id="3172"/>
        <w:bookmarkEnd w:id="3173"/>
        <w:bookmarkEnd w:id="3174"/>
        <w:bookmarkEnd w:id="3175"/>
        <w:bookmarkEnd w:id="3176"/>
        <w:bookmarkEnd w:id="3177"/>
        <w:bookmarkEnd w:id="3178"/>
      </w:del>
    </w:p>
    <w:p w14:paraId="66BAE704" w14:textId="239267DC" w:rsidR="000A4A51" w:rsidRPr="005E7695" w:rsidDel="00842FF2" w:rsidRDefault="000A4A51" w:rsidP="00842FF2">
      <w:pPr>
        <w:pStyle w:val="Paragraphedeliste"/>
        <w:numPr>
          <w:ilvl w:val="0"/>
          <w:numId w:val="23"/>
        </w:numPr>
        <w:pBdr>
          <w:bottom w:val="single" w:sz="36" w:space="3" w:color="3B6DA3"/>
        </w:pBdr>
        <w:spacing w:before="800" w:after="360"/>
        <w:outlineLvl w:val="0"/>
        <w:rPr>
          <w:del w:id="3179" w:author="DARMANA-LEVERT Corentin (FRA-DTI)" w:date="2023-08-25T14:38:00Z"/>
          <w:lang w:val="en-GB"/>
        </w:rPr>
      </w:pPr>
      <w:del w:id="3180" w:author="DARMANA-LEVERT Corentin (FRA-DTI)" w:date="2023-08-25T14:38:00Z">
        <w:r w:rsidRPr="005E7695" w:rsidDel="00842FF2">
          <w:rPr>
            <w:lang w:val="en-GB"/>
          </w:rPr>
          <w:delText>Synthesis of dendrons of different n generations, surface-modified by TPE groups. These dendrons carry an azide function and are produced in Canada. (5)</w:delText>
        </w:r>
        <w:bookmarkStart w:id="3181" w:name="_Toc143867960"/>
        <w:bookmarkStart w:id="3182" w:name="_Toc143869139"/>
        <w:bookmarkStart w:id="3183" w:name="_Toc144035288"/>
        <w:bookmarkStart w:id="3184" w:name="_Toc144051075"/>
        <w:bookmarkStart w:id="3185" w:name="_Toc144051553"/>
        <w:bookmarkStart w:id="3186" w:name="_Toc144053453"/>
        <w:bookmarkStart w:id="3187" w:name="_Toc144056328"/>
        <w:bookmarkStart w:id="3188" w:name="_Toc144189545"/>
        <w:bookmarkStart w:id="3189" w:name="_Toc144189957"/>
        <w:bookmarkStart w:id="3190" w:name="_Toc144190427"/>
        <w:bookmarkStart w:id="3191" w:name="_Toc144190704"/>
        <w:bookmarkStart w:id="3192" w:name="_Toc144199580"/>
        <w:bookmarkStart w:id="3193" w:name="_Toc144199743"/>
        <w:bookmarkEnd w:id="3181"/>
        <w:bookmarkEnd w:id="3182"/>
        <w:bookmarkEnd w:id="3183"/>
        <w:bookmarkEnd w:id="3184"/>
        <w:bookmarkEnd w:id="3185"/>
        <w:bookmarkEnd w:id="3186"/>
        <w:bookmarkEnd w:id="3187"/>
        <w:bookmarkEnd w:id="3188"/>
        <w:bookmarkEnd w:id="3189"/>
        <w:bookmarkEnd w:id="3190"/>
        <w:bookmarkEnd w:id="3191"/>
        <w:bookmarkEnd w:id="3192"/>
        <w:bookmarkEnd w:id="3193"/>
      </w:del>
    </w:p>
    <w:p w14:paraId="05D1ADB0" w14:textId="42A72A54" w:rsidR="000A4A51" w:rsidRPr="005E7695" w:rsidDel="00842FF2" w:rsidRDefault="000A4A51" w:rsidP="00842FF2">
      <w:pPr>
        <w:pStyle w:val="Paragraphedeliste"/>
        <w:numPr>
          <w:ilvl w:val="0"/>
          <w:numId w:val="23"/>
        </w:numPr>
        <w:pBdr>
          <w:bottom w:val="single" w:sz="36" w:space="3" w:color="3B6DA3"/>
        </w:pBdr>
        <w:spacing w:before="800" w:after="360"/>
        <w:outlineLvl w:val="0"/>
        <w:rPr>
          <w:del w:id="3194" w:author="DARMANA-LEVERT Corentin (FRA-DTI)" w:date="2023-08-25T14:38:00Z"/>
          <w:lang w:val="en-GB"/>
        </w:rPr>
      </w:pPr>
      <w:bookmarkStart w:id="3195" w:name="_Toc143867961"/>
      <w:bookmarkStart w:id="3196" w:name="_Toc143869140"/>
      <w:bookmarkStart w:id="3197" w:name="_Toc144035289"/>
      <w:bookmarkStart w:id="3198" w:name="_Toc144051076"/>
      <w:bookmarkStart w:id="3199" w:name="_Toc144051554"/>
      <w:bookmarkStart w:id="3200" w:name="_Toc144053454"/>
      <w:bookmarkStart w:id="3201" w:name="_Toc144056329"/>
      <w:bookmarkStart w:id="3202" w:name="_Toc144189546"/>
      <w:bookmarkStart w:id="3203" w:name="_Toc144189958"/>
      <w:bookmarkStart w:id="3204" w:name="_Toc144190428"/>
      <w:bookmarkStart w:id="3205" w:name="_Toc144190705"/>
      <w:bookmarkStart w:id="3206" w:name="_Toc144199581"/>
      <w:bookmarkStart w:id="3207" w:name="_Toc144199744"/>
      <w:bookmarkEnd w:id="3195"/>
      <w:bookmarkEnd w:id="3196"/>
      <w:bookmarkEnd w:id="3197"/>
      <w:bookmarkEnd w:id="3198"/>
      <w:bookmarkEnd w:id="3199"/>
      <w:bookmarkEnd w:id="3200"/>
      <w:bookmarkEnd w:id="3201"/>
      <w:bookmarkEnd w:id="3202"/>
      <w:bookmarkEnd w:id="3203"/>
      <w:bookmarkEnd w:id="3204"/>
      <w:bookmarkEnd w:id="3205"/>
      <w:bookmarkEnd w:id="3206"/>
      <w:bookmarkEnd w:id="3207"/>
    </w:p>
    <w:p w14:paraId="34EDC207" w14:textId="584DB187" w:rsidR="000A4A51" w:rsidRPr="005E7695" w:rsidDel="00842FF2" w:rsidRDefault="000A4A51" w:rsidP="00842FF2">
      <w:pPr>
        <w:pStyle w:val="Paragraphedeliste"/>
        <w:numPr>
          <w:ilvl w:val="0"/>
          <w:numId w:val="23"/>
        </w:numPr>
        <w:pBdr>
          <w:bottom w:val="single" w:sz="36" w:space="3" w:color="3B6DA3"/>
        </w:pBdr>
        <w:spacing w:before="800" w:after="360"/>
        <w:outlineLvl w:val="0"/>
        <w:rPr>
          <w:del w:id="3208" w:author="DARMANA-LEVERT Corentin (FRA-DTI)" w:date="2023-08-25T14:38:00Z"/>
          <w:lang w:val="en-GB"/>
        </w:rPr>
      </w:pPr>
      <w:del w:id="3209" w:author="DARMANA-LEVERT Corentin (FRA-DTI)" w:date="2023-08-25T14:38:00Z">
        <w:r w:rsidRPr="005E7695" w:rsidDel="00842FF2">
          <w:rPr>
            <w:lang w:val="en-GB"/>
          </w:rPr>
          <w:delText>Modification of dextrans to introduce alkyne groups distributed throughout the chain. It will then be possible to produce derivatives with different amount of alkyne groups on the dextran chain, as already described by the French team. (7)</w:delText>
        </w:r>
        <w:bookmarkStart w:id="3210" w:name="_Toc143867962"/>
        <w:bookmarkStart w:id="3211" w:name="_Toc143869141"/>
        <w:bookmarkStart w:id="3212" w:name="_Toc144035290"/>
        <w:bookmarkStart w:id="3213" w:name="_Toc144051077"/>
        <w:bookmarkStart w:id="3214" w:name="_Toc144051555"/>
        <w:bookmarkStart w:id="3215" w:name="_Toc144053455"/>
        <w:bookmarkStart w:id="3216" w:name="_Toc144056330"/>
        <w:bookmarkStart w:id="3217" w:name="_Toc144189547"/>
        <w:bookmarkStart w:id="3218" w:name="_Toc144189959"/>
        <w:bookmarkStart w:id="3219" w:name="_Toc144190429"/>
        <w:bookmarkStart w:id="3220" w:name="_Toc144190706"/>
        <w:bookmarkStart w:id="3221" w:name="_Toc144199582"/>
        <w:bookmarkStart w:id="3222" w:name="_Toc144199745"/>
        <w:bookmarkEnd w:id="3210"/>
        <w:bookmarkEnd w:id="3211"/>
        <w:bookmarkEnd w:id="3212"/>
        <w:bookmarkEnd w:id="3213"/>
        <w:bookmarkEnd w:id="3214"/>
        <w:bookmarkEnd w:id="3215"/>
        <w:bookmarkEnd w:id="3216"/>
        <w:bookmarkEnd w:id="3217"/>
        <w:bookmarkEnd w:id="3218"/>
        <w:bookmarkEnd w:id="3219"/>
        <w:bookmarkEnd w:id="3220"/>
        <w:bookmarkEnd w:id="3221"/>
        <w:bookmarkEnd w:id="3222"/>
      </w:del>
    </w:p>
    <w:p w14:paraId="48C476C7" w14:textId="37A06A20" w:rsidR="000A4A51" w:rsidRPr="005E7695" w:rsidDel="00842FF2" w:rsidRDefault="000A4A51" w:rsidP="00842FF2">
      <w:pPr>
        <w:pStyle w:val="Paragraphedeliste"/>
        <w:numPr>
          <w:ilvl w:val="0"/>
          <w:numId w:val="23"/>
        </w:numPr>
        <w:pBdr>
          <w:bottom w:val="single" w:sz="36" w:space="3" w:color="3B6DA3"/>
        </w:pBdr>
        <w:spacing w:before="800" w:after="360"/>
        <w:outlineLvl w:val="0"/>
        <w:rPr>
          <w:del w:id="3223" w:author="DARMANA-LEVERT Corentin (FRA-DTI)" w:date="2023-08-25T14:38:00Z"/>
          <w:lang w:val="en-GB"/>
        </w:rPr>
      </w:pPr>
      <w:bookmarkStart w:id="3224" w:name="_Toc143867963"/>
      <w:bookmarkStart w:id="3225" w:name="_Toc143869142"/>
      <w:bookmarkStart w:id="3226" w:name="_Toc144035291"/>
      <w:bookmarkStart w:id="3227" w:name="_Toc144051078"/>
      <w:bookmarkStart w:id="3228" w:name="_Toc144051556"/>
      <w:bookmarkStart w:id="3229" w:name="_Toc144053456"/>
      <w:bookmarkStart w:id="3230" w:name="_Toc144056331"/>
      <w:bookmarkStart w:id="3231" w:name="_Toc144189548"/>
      <w:bookmarkStart w:id="3232" w:name="_Toc144189960"/>
      <w:bookmarkStart w:id="3233" w:name="_Toc144190430"/>
      <w:bookmarkStart w:id="3234" w:name="_Toc144190707"/>
      <w:bookmarkStart w:id="3235" w:name="_Toc144199583"/>
      <w:bookmarkStart w:id="3236" w:name="_Toc144199746"/>
      <w:bookmarkEnd w:id="3224"/>
      <w:bookmarkEnd w:id="3225"/>
      <w:bookmarkEnd w:id="3226"/>
      <w:bookmarkEnd w:id="3227"/>
      <w:bookmarkEnd w:id="3228"/>
      <w:bookmarkEnd w:id="3229"/>
      <w:bookmarkEnd w:id="3230"/>
      <w:bookmarkEnd w:id="3231"/>
      <w:bookmarkEnd w:id="3232"/>
      <w:bookmarkEnd w:id="3233"/>
      <w:bookmarkEnd w:id="3234"/>
      <w:bookmarkEnd w:id="3235"/>
      <w:bookmarkEnd w:id="3236"/>
    </w:p>
    <w:p w14:paraId="27ECF6CA" w14:textId="20141E8D" w:rsidR="000A4A51" w:rsidRPr="005E7695" w:rsidDel="00842FF2" w:rsidRDefault="000A4A51" w:rsidP="00842FF2">
      <w:pPr>
        <w:pStyle w:val="Paragraphedeliste"/>
        <w:numPr>
          <w:ilvl w:val="0"/>
          <w:numId w:val="23"/>
        </w:numPr>
        <w:pBdr>
          <w:bottom w:val="single" w:sz="36" w:space="3" w:color="3B6DA3"/>
        </w:pBdr>
        <w:spacing w:before="800" w:after="360"/>
        <w:outlineLvl w:val="0"/>
        <w:rPr>
          <w:del w:id="3237" w:author="DARMANA-LEVERT Corentin (FRA-DTI)" w:date="2023-08-25T14:38:00Z"/>
          <w:lang w:val="en-GB"/>
        </w:rPr>
      </w:pPr>
      <w:bookmarkStart w:id="3238" w:name="_Toc143867964"/>
      <w:bookmarkStart w:id="3239" w:name="_Toc143869143"/>
      <w:bookmarkStart w:id="3240" w:name="_Toc144035292"/>
      <w:bookmarkStart w:id="3241" w:name="_Toc144051079"/>
      <w:bookmarkStart w:id="3242" w:name="_Toc144051557"/>
      <w:bookmarkStart w:id="3243" w:name="_Toc144053457"/>
      <w:bookmarkStart w:id="3244" w:name="_Toc144056332"/>
      <w:bookmarkStart w:id="3245" w:name="_Toc144189549"/>
      <w:bookmarkStart w:id="3246" w:name="_Toc144189961"/>
      <w:bookmarkStart w:id="3247" w:name="_Toc144190431"/>
      <w:bookmarkStart w:id="3248" w:name="_Toc144190708"/>
      <w:bookmarkStart w:id="3249" w:name="_Toc144199584"/>
      <w:bookmarkStart w:id="3250" w:name="_Toc144199747"/>
      <w:bookmarkEnd w:id="3238"/>
      <w:bookmarkEnd w:id="3239"/>
      <w:bookmarkEnd w:id="3240"/>
      <w:bookmarkEnd w:id="3241"/>
      <w:bookmarkEnd w:id="3242"/>
      <w:bookmarkEnd w:id="3243"/>
      <w:bookmarkEnd w:id="3244"/>
      <w:bookmarkEnd w:id="3245"/>
      <w:bookmarkEnd w:id="3246"/>
      <w:bookmarkEnd w:id="3247"/>
      <w:bookmarkEnd w:id="3248"/>
      <w:bookmarkEnd w:id="3249"/>
      <w:bookmarkEnd w:id="3250"/>
    </w:p>
    <w:p w14:paraId="7092E429" w14:textId="19FBC152" w:rsidR="000A4A51" w:rsidRPr="005E7695" w:rsidDel="00842FF2" w:rsidRDefault="000A4A51" w:rsidP="00842FF2">
      <w:pPr>
        <w:pStyle w:val="Paragraphedeliste"/>
        <w:numPr>
          <w:ilvl w:val="0"/>
          <w:numId w:val="23"/>
        </w:numPr>
        <w:pBdr>
          <w:bottom w:val="single" w:sz="36" w:space="3" w:color="3B6DA3"/>
        </w:pBdr>
        <w:spacing w:before="800" w:after="360"/>
        <w:outlineLvl w:val="0"/>
        <w:rPr>
          <w:del w:id="3251" w:author="DARMANA-LEVERT Corentin (FRA-DTI)" w:date="2023-08-25T14:38:00Z"/>
          <w:lang w:val="en-GB"/>
        </w:rPr>
      </w:pPr>
      <w:del w:id="3252" w:author="DARMANA-LEVERT Corentin (FRA-DTI)" w:date="2023-08-25T14:38:00Z">
        <w:r w:rsidRPr="005E7695" w:rsidDel="00842FF2">
          <w:rPr>
            <w:lang w:val="en-GB"/>
          </w:rPr>
          <w:delText>Coupling of alkyne-bearing dextrans with azide-bearing TPE dendrons. This coupling, known as CuAAC</w:delText>
        </w:r>
        <w:r w:rsidR="008111DD" w:rsidDel="00842FF2">
          <w:rPr>
            <w:lang w:val="en-GB"/>
          </w:rPr>
          <w:delText xml:space="preserve"> (Copper Alkyne Azide Cycloaddition)</w:delText>
        </w:r>
        <w:r w:rsidRPr="005E7695" w:rsidDel="00842FF2">
          <w:rPr>
            <w:lang w:val="en-GB"/>
          </w:rPr>
          <w:delText>, is part of the Click chemistry reactions whose interest for the scientific community has been crowned by the Nobel Prize in Chemistry 2022. These compounds will be amphiphilic due to the hydrophilicity of dextran, and the hydrophobicity of TPEs . This coupling, easy to achieve, has already been implemented by the 2 teams. It will be possible to vary the generation of dendrimers grafted onto the dextran, as well as the grafting rate. A panel of amphiphilic compounds will thus be obtained after step 3.</w:delText>
        </w:r>
        <w:bookmarkStart w:id="3253" w:name="_Toc143867965"/>
        <w:bookmarkStart w:id="3254" w:name="_Toc143869144"/>
        <w:bookmarkStart w:id="3255" w:name="_Toc144035293"/>
        <w:bookmarkStart w:id="3256" w:name="_Toc144051080"/>
        <w:bookmarkStart w:id="3257" w:name="_Toc144051558"/>
        <w:bookmarkStart w:id="3258" w:name="_Toc144053458"/>
        <w:bookmarkStart w:id="3259" w:name="_Toc144056333"/>
        <w:bookmarkStart w:id="3260" w:name="_Toc144189550"/>
        <w:bookmarkStart w:id="3261" w:name="_Toc144189962"/>
        <w:bookmarkStart w:id="3262" w:name="_Toc144190432"/>
        <w:bookmarkStart w:id="3263" w:name="_Toc144190709"/>
        <w:bookmarkStart w:id="3264" w:name="_Toc144199585"/>
        <w:bookmarkStart w:id="3265" w:name="_Toc144199748"/>
        <w:bookmarkEnd w:id="3253"/>
        <w:bookmarkEnd w:id="3254"/>
        <w:bookmarkEnd w:id="3255"/>
        <w:bookmarkEnd w:id="3256"/>
        <w:bookmarkEnd w:id="3257"/>
        <w:bookmarkEnd w:id="3258"/>
        <w:bookmarkEnd w:id="3259"/>
        <w:bookmarkEnd w:id="3260"/>
        <w:bookmarkEnd w:id="3261"/>
        <w:bookmarkEnd w:id="3262"/>
        <w:bookmarkEnd w:id="3263"/>
        <w:bookmarkEnd w:id="3264"/>
        <w:bookmarkEnd w:id="3265"/>
      </w:del>
    </w:p>
    <w:p w14:paraId="353BB966" w14:textId="6A342C52" w:rsidR="000A4A51" w:rsidRPr="005E7695" w:rsidDel="00842FF2" w:rsidRDefault="000A4A51" w:rsidP="00842FF2">
      <w:pPr>
        <w:pStyle w:val="Paragraphedeliste"/>
        <w:numPr>
          <w:ilvl w:val="0"/>
          <w:numId w:val="23"/>
        </w:numPr>
        <w:pBdr>
          <w:bottom w:val="single" w:sz="36" w:space="3" w:color="3B6DA3"/>
        </w:pBdr>
        <w:spacing w:before="800" w:after="360"/>
        <w:outlineLvl w:val="0"/>
        <w:rPr>
          <w:del w:id="3266" w:author="DARMANA-LEVERT Corentin (FRA-DTI)" w:date="2023-08-25T14:38:00Z"/>
          <w:lang w:val="en-GB"/>
        </w:rPr>
      </w:pPr>
      <w:bookmarkStart w:id="3267" w:name="_Toc143867966"/>
      <w:bookmarkStart w:id="3268" w:name="_Toc143869145"/>
      <w:bookmarkStart w:id="3269" w:name="_Toc144035294"/>
      <w:bookmarkStart w:id="3270" w:name="_Toc144051081"/>
      <w:bookmarkStart w:id="3271" w:name="_Toc144051559"/>
      <w:bookmarkStart w:id="3272" w:name="_Toc144053459"/>
      <w:bookmarkStart w:id="3273" w:name="_Toc144056334"/>
      <w:bookmarkStart w:id="3274" w:name="_Toc144189551"/>
      <w:bookmarkStart w:id="3275" w:name="_Toc144189963"/>
      <w:bookmarkStart w:id="3276" w:name="_Toc144190433"/>
      <w:bookmarkStart w:id="3277" w:name="_Toc144190710"/>
      <w:bookmarkStart w:id="3278" w:name="_Toc144199586"/>
      <w:bookmarkStart w:id="3279" w:name="_Toc144199749"/>
      <w:bookmarkEnd w:id="3267"/>
      <w:bookmarkEnd w:id="3268"/>
      <w:bookmarkEnd w:id="3269"/>
      <w:bookmarkEnd w:id="3270"/>
      <w:bookmarkEnd w:id="3271"/>
      <w:bookmarkEnd w:id="3272"/>
      <w:bookmarkEnd w:id="3273"/>
      <w:bookmarkEnd w:id="3274"/>
      <w:bookmarkEnd w:id="3275"/>
      <w:bookmarkEnd w:id="3276"/>
      <w:bookmarkEnd w:id="3277"/>
      <w:bookmarkEnd w:id="3278"/>
      <w:bookmarkEnd w:id="3279"/>
    </w:p>
    <w:p w14:paraId="1DAC14DC" w14:textId="37B4229D" w:rsidR="000A4A51" w:rsidRPr="005E7695" w:rsidDel="00842FF2" w:rsidRDefault="000A4A51" w:rsidP="00842FF2">
      <w:pPr>
        <w:pStyle w:val="Paragraphedeliste"/>
        <w:numPr>
          <w:ilvl w:val="0"/>
          <w:numId w:val="23"/>
        </w:numPr>
        <w:pBdr>
          <w:bottom w:val="single" w:sz="36" w:space="3" w:color="3B6DA3"/>
        </w:pBdr>
        <w:spacing w:before="800" w:after="360"/>
        <w:outlineLvl w:val="0"/>
        <w:rPr>
          <w:del w:id="3280" w:author="DARMANA-LEVERT Corentin (FRA-DTI)" w:date="2023-08-25T14:38:00Z"/>
          <w:lang w:val="en-GB"/>
        </w:rPr>
      </w:pPr>
      <w:del w:id="3281" w:author="DARMANA-LEVERT Corentin (FRA-DTI)" w:date="2023-08-25T14:38:00Z">
        <w:r w:rsidRPr="005E7695" w:rsidDel="00842FF2">
          <w:rPr>
            <w:lang w:val="en-GB"/>
          </w:rPr>
          <w:delText xml:space="preserve">Nanoprecipitation of these amphiphilic compounds and </w:delText>
        </w:r>
        <w:r w:rsidR="0021573B" w:rsidRPr="005E7695" w:rsidDel="00842FF2">
          <w:rPr>
            <w:lang w:val="en-GB"/>
          </w:rPr>
          <w:delText xml:space="preserve">characterization </w:delText>
        </w:r>
        <w:r w:rsidRPr="005E7695" w:rsidDel="00842FF2">
          <w:rPr>
            <w:lang w:val="en-GB"/>
          </w:rPr>
          <w:delText xml:space="preserve">of the fluorescence properties. The AIE properties will be </w:delText>
        </w:r>
        <w:r w:rsidR="0021573B" w:rsidRPr="005E7695" w:rsidDel="00842FF2">
          <w:rPr>
            <w:lang w:val="en-GB"/>
          </w:rPr>
          <w:delText>checked,</w:delText>
        </w:r>
        <w:r w:rsidRPr="005E7695" w:rsidDel="00842FF2">
          <w:rPr>
            <w:lang w:val="en-GB"/>
          </w:rPr>
          <w:delText xml:space="preserve"> these properties</w:delText>
        </w:r>
        <w:r w:rsidR="0021573B" w:rsidRPr="005E7695" w:rsidDel="00842FF2">
          <w:rPr>
            <w:lang w:val="en-GB"/>
          </w:rPr>
          <w:delText xml:space="preserve"> will be related</w:delText>
        </w:r>
        <w:r w:rsidRPr="005E7695" w:rsidDel="00842FF2">
          <w:rPr>
            <w:lang w:val="en-GB"/>
          </w:rPr>
          <w:delText xml:space="preserve"> to the macromolecular parameters of the </w:delText>
        </w:r>
        <w:r w:rsidR="0021573B" w:rsidRPr="005E7695" w:rsidDel="00842FF2">
          <w:rPr>
            <w:lang w:val="en-GB"/>
          </w:rPr>
          <w:delText xml:space="preserve">synthetized </w:delText>
        </w:r>
        <w:r w:rsidRPr="005E7695" w:rsidDel="00842FF2">
          <w:rPr>
            <w:lang w:val="en-GB"/>
          </w:rPr>
          <w:delText>dextran derivatives</w:delText>
        </w:r>
        <w:r w:rsidR="0021573B" w:rsidRPr="005E7695" w:rsidDel="00842FF2">
          <w:rPr>
            <w:lang w:val="en-GB"/>
          </w:rPr>
          <w:delText>.</w:delText>
        </w:r>
        <w:bookmarkStart w:id="3282" w:name="_Toc143867967"/>
        <w:bookmarkStart w:id="3283" w:name="_Toc143869146"/>
        <w:bookmarkStart w:id="3284" w:name="_Toc144035295"/>
        <w:bookmarkStart w:id="3285" w:name="_Toc144051082"/>
        <w:bookmarkStart w:id="3286" w:name="_Toc144051560"/>
        <w:bookmarkStart w:id="3287" w:name="_Toc144053460"/>
        <w:bookmarkStart w:id="3288" w:name="_Toc144056335"/>
        <w:bookmarkStart w:id="3289" w:name="_Toc144189552"/>
        <w:bookmarkStart w:id="3290" w:name="_Toc144189964"/>
        <w:bookmarkStart w:id="3291" w:name="_Toc144190434"/>
        <w:bookmarkStart w:id="3292" w:name="_Toc144190711"/>
        <w:bookmarkStart w:id="3293" w:name="_Toc144199587"/>
        <w:bookmarkStart w:id="3294" w:name="_Toc144199750"/>
        <w:bookmarkEnd w:id="3282"/>
        <w:bookmarkEnd w:id="3283"/>
        <w:bookmarkEnd w:id="3284"/>
        <w:bookmarkEnd w:id="3285"/>
        <w:bookmarkEnd w:id="3286"/>
        <w:bookmarkEnd w:id="3287"/>
        <w:bookmarkEnd w:id="3288"/>
        <w:bookmarkEnd w:id="3289"/>
        <w:bookmarkEnd w:id="3290"/>
        <w:bookmarkEnd w:id="3291"/>
        <w:bookmarkEnd w:id="3292"/>
        <w:bookmarkEnd w:id="3293"/>
        <w:bookmarkEnd w:id="3294"/>
      </w:del>
    </w:p>
    <w:p w14:paraId="1096E3A2" w14:textId="14A0B662" w:rsidR="0021573B" w:rsidRPr="005E7695" w:rsidDel="00842FF2" w:rsidRDefault="0021573B" w:rsidP="00842FF2">
      <w:pPr>
        <w:pStyle w:val="Paragraphedeliste"/>
        <w:numPr>
          <w:ilvl w:val="0"/>
          <w:numId w:val="23"/>
        </w:numPr>
        <w:pBdr>
          <w:bottom w:val="single" w:sz="36" w:space="3" w:color="3B6DA3"/>
        </w:pBdr>
        <w:spacing w:before="800" w:after="360"/>
        <w:outlineLvl w:val="0"/>
        <w:rPr>
          <w:del w:id="3295" w:author="DARMANA-LEVERT Corentin (FRA-DTI)" w:date="2023-08-25T14:38:00Z"/>
          <w:lang w:val="en-GB"/>
        </w:rPr>
      </w:pPr>
      <w:bookmarkStart w:id="3296" w:name="_Toc143867968"/>
      <w:bookmarkStart w:id="3297" w:name="_Toc143869147"/>
      <w:bookmarkStart w:id="3298" w:name="_Toc144035296"/>
      <w:bookmarkStart w:id="3299" w:name="_Toc144051083"/>
      <w:bookmarkStart w:id="3300" w:name="_Toc144051561"/>
      <w:bookmarkStart w:id="3301" w:name="_Toc144053461"/>
      <w:bookmarkStart w:id="3302" w:name="_Toc144056336"/>
      <w:bookmarkStart w:id="3303" w:name="_Toc144189553"/>
      <w:bookmarkStart w:id="3304" w:name="_Toc144189965"/>
      <w:bookmarkStart w:id="3305" w:name="_Toc144190435"/>
      <w:bookmarkStart w:id="3306" w:name="_Toc144190712"/>
      <w:bookmarkStart w:id="3307" w:name="_Toc144199588"/>
      <w:bookmarkStart w:id="3308" w:name="_Toc144199751"/>
      <w:bookmarkEnd w:id="3296"/>
      <w:bookmarkEnd w:id="3297"/>
      <w:bookmarkEnd w:id="3298"/>
      <w:bookmarkEnd w:id="3299"/>
      <w:bookmarkEnd w:id="3300"/>
      <w:bookmarkEnd w:id="3301"/>
      <w:bookmarkEnd w:id="3302"/>
      <w:bookmarkEnd w:id="3303"/>
      <w:bookmarkEnd w:id="3304"/>
      <w:bookmarkEnd w:id="3305"/>
      <w:bookmarkEnd w:id="3306"/>
      <w:bookmarkEnd w:id="3307"/>
      <w:bookmarkEnd w:id="3308"/>
    </w:p>
    <w:p w14:paraId="3CD69ECD" w14:textId="082A8F0F" w:rsidR="0021573B" w:rsidDel="00842FF2" w:rsidRDefault="0021573B" w:rsidP="00842FF2">
      <w:pPr>
        <w:numPr>
          <w:ilvl w:val="0"/>
          <w:numId w:val="23"/>
        </w:numPr>
        <w:pBdr>
          <w:bottom w:val="single" w:sz="36" w:space="3" w:color="3B6DA3"/>
        </w:pBdr>
        <w:spacing w:before="800" w:after="360"/>
        <w:contextualSpacing/>
        <w:outlineLvl w:val="0"/>
        <w:rPr>
          <w:del w:id="3309" w:author="DARMANA-LEVERT Corentin (FRA-DTI)" w:date="2023-08-25T14:38:00Z"/>
          <w:lang w:val="en-GB"/>
        </w:rPr>
      </w:pPr>
      <w:del w:id="3310" w:author="DARMANA-LEVERT Corentin (FRA-DTI)" w:date="2023-08-25T14:38:00Z">
        <w:r w:rsidRPr="005E7695" w:rsidDel="00842FF2">
          <w:rPr>
            <w:noProof/>
            <w:sz w:val="20"/>
            <w:szCs w:val="20"/>
            <w:lang w:val="en-GB"/>
          </w:rPr>
          <w:drawing>
            <wp:inline distT="0" distB="0" distL="0" distR="0" wp14:anchorId="602D0E57" wp14:editId="3B8C0D60">
              <wp:extent cx="5504019" cy="1642584"/>
              <wp:effectExtent l="0" t="0" r="1905" b="0"/>
              <wp:docPr id="20" name="Image 20" descr="C:\Users\cdarmanalevert\Downloads\proj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darmanalevert\Downloads\projet.JPG"/>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528630" cy="1649929"/>
                      </a:xfrm>
                      <a:prstGeom prst="rect">
                        <a:avLst/>
                      </a:prstGeom>
                      <a:noFill/>
                      <a:ln>
                        <a:noFill/>
                      </a:ln>
                    </pic:spPr>
                  </pic:pic>
                </a:graphicData>
              </a:graphic>
            </wp:inline>
          </w:drawing>
        </w:r>
        <w:bookmarkStart w:id="3311" w:name="_Toc143867969"/>
        <w:bookmarkStart w:id="3312" w:name="_Toc143869148"/>
        <w:bookmarkStart w:id="3313" w:name="_Toc144035297"/>
        <w:bookmarkStart w:id="3314" w:name="_Toc144051084"/>
        <w:bookmarkStart w:id="3315" w:name="_Toc144051562"/>
        <w:bookmarkStart w:id="3316" w:name="_Toc144053462"/>
        <w:bookmarkStart w:id="3317" w:name="_Toc144056337"/>
        <w:bookmarkStart w:id="3318" w:name="_Toc144189554"/>
        <w:bookmarkStart w:id="3319" w:name="_Toc144189966"/>
        <w:bookmarkStart w:id="3320" w:name="_Toc144190436"/>
        <w:bookmarkStart w:id="3321" w:name="_Toc144190713"/>
        <w:bookmarkStart w:id="3322" w:name="_Toc144199589"/>
        <w:bookmarkStart w:id="3323" w:name="_Toc144199752"/>
        <w:bookmarkEnd w:id="3311"/>
        <w:bookmarkEnd w:id="3312"/>
        <w:bookmarkEnd w:id="3313"/>
        <w:bookmarkEnd w:id="3314"/>
        <w:bookmarkEnd w:id="3315"/>
        <w:bookmarkEnd w:id="3316"/>
        <w:bookmarkEnd w:id="3317"/>
        <w:bookmarkEnd w:id="3318"/>
        <w:bookmarkEnd w:id="3319"/>
        <w:bookmarkEnd w:id="3320"/>
        <w:bookmarkEnd w:id="3321"/>
        <w:bookmarkEnd w:id="3322"/>
        <w:bookmarkEnd w:id="3323"/>
      </w:del>
    </w:p>
    <w:p w14:paraId="35A68986" w14:textId="77777777" w:rsidR="00842FF2" w:rsidRPr="00F07906" w:rsidRDefault="00534258" w:rsidP="00842FF2">
      <w:pPr>
        <w:pStyle w:val="Titre1"/>
        <w:rPr>
          <w:ins w:id="3324" w:author="DARMANA-LEVERT Corentin (FRA-DTI)" w:date="2023-08-25T14:38:00Z"/>
          <w:lang w:val="en-GB"/>
        </w:rPr>
      </w:pPr>
      <w:del w:id="3325" w:author="DARMANA-LEVERT Corentin (FRA-DTI)" w:date="2023-08-25T14:38:00Z">
        <w:r w:rsidDel="00842FF2">
          <w:rPr>
            <w:lang w:val="en-GB"/>
          </w:rPr>
          <w:delText>Parts 1 and 2 were already completed by Ali Nazemi’s team and Jean-Luc Six’s respectively. My involvement in the project then started at step 3, which was the Click reaction of the alkyne-containing dextrans with the azide-containing TPE groups.</w:delText>
        </w:r>
        <w:r w:rsidR="00976A55" w:rsidDel="00842FF2">
          <w:rPr>
            <w:lang w:val="en-GB"/>
          </w:rPr>
          <w:delText xml:space="preserve"> Upon receiving the samples from France, the reactions was carried out as followed : </w:delText>
        </w:r>
      </w:del>
      <w:bookmarkStart w:id="3326" w:name="_Toc143521160"/>
      <w:bookmarkStart w:id="3327" w:name="_Toc144199753"/>
      <w:ins w:id="3328" w:author="DARMANA-LEVERT Corentin (FRA-DTI)" w:date="2023-08-25T14:38:00Z">
        <w:r w:rsidR="00842FF2" w:rsidRPr="00F07906">
          <w:rPr>
            <w:lang w:val="en-GB"/>
          </w:rPr>
          <w:t>Industrial internship report</w:t>
        </w:r>
        <w:bookmarkEnd w:id="3326"/>
        <w:bookmarkEnd w:id="3327"/>
      </w:ins>
    </w:p>
    <w:p w14:paraId="50F69EB0" w14:textId="77777777" w:rsidR="00842FF2" w:rsidRPr="00F07906" w:rsidRDefault="00842FF2" w:rsidP="00842FF2">
      <w:pPr>
        <w:pStyle w:val="Titre2"/>
        <w:rPr>
          <w:ins w:id="3329" w:author="DARMANA-LEVERT Corentin (FRA-DTI)" w:date="2023-08-25T14:38:00Z"/>
          <w:lang w:val="en-GB"/>
        </w:rPr>
      </w:pPr>
      <w:bookmarkStart w:id="3330" w:name="_Toc139404863"/>
      <w:bookmarkStart w:id="3331" w:name="_Toc143521161"/>
      <w:bookmarkStart w:id="3332" w:name="_Toc144199754"/>
      <w:ins w:id="3333" w:author="DARMANA-LEVERT Corentin (FRA-DTI)" w:date="2023-08-25T14:38:00Z">
        <w:r w:rsidRPr="00F07906">
          <w:rPr>
            <w:lang w:val="en-GB"/>
          </w:rPr>
          <w:t>Context</w:t>
        </w:r>
        <w:bookmarkEnd w:id="3330"/>
        <w:bookmarkEnd w:id="3331"/>
        <w:bookmarkEnd w:id="3332"/>
      </w:ins>
    </w:p>
    <w:p w14:paraId="2032AAF1" w14:textId="77777777" w:rsidR="00842FF2" w:rsidRPr="00F07906" w:rsidRDefault="00842FF2" w:rsidP="00842FF2">
      <w:pPr>
        <w:rPr>
          <w:ins w:id="3334" w:author="DARMANA-LEVERT Corentin (FRA-DTI)" w:date="2023-08-25T14:38:00Z"/>
          <w:lang w:val="en-GB"/>
        </w:rPr>
      </w:pPr>
      <w:ins w:id="3335" w:author="DARMANA-LEVERT Corentin (FRA-DTI)" w:date="2023-08-25T14:38:00Z">
        <w:r w:rsidRPr="00F07906">
          <w:rPr>
            <w:lang w:val="en-GB"/>
          </w:rPr>
          <w:t xml:space="preserve">This internship was completely independent and unrelated to Framatome’s framework because of the incapacity of finding an internship at a client’s, </w:t>
        </w:r>
        <w:proofErr w:type="gramStart"/>
        <w:r w:rsidRPr="00F07906">
          <w:rPr>
            <w:lang w:val="en-GB"/>
          </w:rPr>
          <w:t>partner’s</w:t>
        </w:r>
        <w:proofErr w:type="gramEnd"/>
        <w:r w:rsidRPr="00F07906">
          <w:rPr>
            <w:lang w:val="en-GB"/>
          </w:rPr>
          <w:t xml:space="preserve"> or affiliated research lab’s place. I was willing to find an internship myself and decided to get in touch with Ali Nazemi who was my teacher back in Winter 2020 at UQAM while being an exchange student there. Ali Nazemi replied positively to my request and on common agreement with the school and Framatome, the internship was set up. For the record, my apprenticeship contract was suspended during all this internship period.</w:t>
        </w:r>
      </w:ins>
    </w:p>
    <w:p w14:paraId="52D4B3B2" w14:textId="77777777" w:rsidR="00842FF2" w:rsidRPr="00F07906" w:rsidRDefault="00842FF2" w:rsidP="00842FF2">
      <w:pPr>
        <w:rPr>
          <w:ins w:id="3336" w:author="DARMANA-LEVERT Corentin (FRA-DTI)" w:date="2023-08-25T14:38:00Z"/>
          <w:lang w:val="en-GB"/>
        </w:rPr>
      </w:pPr>
      <w:ins w:id="3337" w:author="DARMANA-LEVERT Corentin (FRA-DTI)" w:date="2023-08-25T14:38:00Z">
        <w:r w:rsidRPr="00F07906">
          <w:rPr>
            <w:lang w:val="en-GB"/>
          </w:rPr>
          <w:t xml:space="preserve">This industrial internship was a research internship carried out </w:t>
        </w:r>
        <w:r>
          <w:rPr>
            <w:lang w:val="en-GB"/>
          </w:rPr>
          <w:t xml:space="preserve">in the </w:t>
        </w:r>
        <w:proofErr w:type="spellStart"/>
        <w:r>
          <w:rPr>
            <w:lang w:val="en-GB"/>
          </w:rPr>
          <w:t>Département</w:t>
        </w:r>
        <w:proofErr w:type="spellEnd"/>
        <w:r>
          <w:rPr>
            <w:lang w:val="en-GB"/>
          </w:rPr>
          <w:t xml:space="preserve"> de </w:t>
        </w:r>
        <w:proofErr w:type="spellStart"/>
        <w:r>
          <w:rPr>
            <w:lang w:val="en-GB"/>
          </w:rPr>
          <w:t>Chimie</w:t>
        </w:r>
        <w:proofErr w:type="spellEnd"/>
        <w:r>
          <w:rPr>
            <w:lang w:val="en-GB"/>
          </w:rPr>
          <w:t xml:space="preserve"> at</w:t>
        </w:r>
        <w:r w:rsidRPr="00F07906">
          <w:rPr>
            <w:lang w:val="en-GB"/>
          </w:rPr>
          <w:t xml:space="preserve"> Université du Québec à Montréal, Canada. I worked at Ali </w:t>
        </w:r>
        <w:proofErr w:type="spellStart"/>
        <w:r w:rsidRPr="00F07906">
          <w:rPr>
            <w:lang w:val="en-GB"/>
          </w:rPr>
          <w:t>Nazemi’s</w:t>
        </w:r>
        <w:proofErr w:type="spellEnd"/>
        <w:r w:rsidRPr="00F07906">
          <w:rPr>
            <w:lang w:val="en-GB"/>
          </w:rPr>
          <w:t xml:space="preserve"> lab from the 15th of May to the 04th of August 2023. It was conjointly supervised by Ali Nazemi from UQAM and Jean-Luc Six from Université de Lorraine. The internship was financed by </w:t>
        </w:r>
        <w:proofErr w:type="spellStart"/>
        <w:r w:rsidRPr="00F07906">
          <w:rPr>
            <w:lang w:val="en-GB"/>
          </w:rPr>
          <w:t>Mitacs</w:t>
        </w:r>
        <w:proofErr w:type="spellEnd"/>
        <w:r w:rsidRPr="00F07906">
          <w:rPr>
            <w:lang w:val="en-GB"/>
          </w:rPr>
          <w:t xml:space="preserve"> </w:t>
        </w:r>
        <w:proofErr w:type="spellStart"/>
        <w:r w:rsidRPr="00F07906">
          <w:rPr>
            <w:lang w:val="en-GB"/>
          </w:rPr>
          <w:t>GlobalLink</w:t>
        </w:r>
        <w:proofErr w:type="spellEnd"/>
        <w:r w:rsidRPr="00F07906">
          <w:rPr>
            <w:lang w:val="en-GB"/>
          </w:rPr>
          <w:t xml:space="preserve"> Research and provided living expenses. The subject was entitled “Production of fluorescent nano-objects, obtained by nanoprecipitation of dextrans modified by the addition of dendrons of TPE (</w:t>
        </w:r>
        <w:proofErr w:type="spellStart"/>
        <w:r w:rsidRPr="00F07906">
          <w:rPr>
            <w:lang w:val="en-GB"/>
          </w:rPr>
          <w:t>tetraphenylethylene</w:t>
        </w:r>
        <w:proofErr w:type="spellEnd"/>
        <w:r w:rsidRPr="00F07906">
          <w:rPr>
            <w:lang w:val="en-GB"/>
          </w:rPr>
          <w:t>)”.</w:t>
        </w:r>
      </w:ins>
    </w:p>
    <w:p w14:paraId="44FE8CD4" w14:textId="77777777" w:rsidR="00842FF2" w:rsidRPr="00F07906" w:rsidRDefault="00842FF2" w:rsidP="00842FF2">
      <w:pPr>
        <w:rPr>
          <w:ins w:id="3338" w:author="DARMANA-LEVERT Corentin (FRA-DTI)" w:date="2023-08-25T14:38:00Z"/>
          <w:lang w:val="en-GB"/>
        </w:rPr>
      </w:pPr>
    </w:p>
    <w:p w14:paraId="27EF2B25" w14:textId="42933478" w:rsidR="00842FF2" w:rsidRPr="002D4994" w:rsidRDefault="00842FF2" w:rsidP="00842FF2">
      <w:pPr>
        <w:pStyle w:val="Titre2"/>
        <w:rPr>
          <w:ins w:id="3339" w:author="DARMANA-LEVERT Corentin (FRA-DTI)" w:date="2023-08-25T14:38:00Z"/>
          <w:lang w:val="en-GB"/>
        </w:rPr>
      </w:pPr>
      <w:bookmarkStart w:id="3340" w:name="_Toc139404864"/>
      <w:bookmarkStart w:id="3341" w:name="_Toc143521162"/>
      <w:bookmarkStart w:id="3342" w:name="_Toc144199755"/>
      <w:ins w:id="3343" w:author="DARMANA-LEVERT Corentin (FRA-DTI)" w:date="2023-08-25T14:38:00Z">
        <w:r w:rsidRPr="00F07906">
          <w:rPr>
            <w:lang w:val="en-GB"/>
          </w:rPr>
          <w:t>State of the art</w:t>
        </w:r>
        <w:bookmarkEnd w:id="3340"/>
        <w:bookmarkEnd w:id="3341"/>
        <w:bookmarkEnd w:id="3342"/>
      </w:ins>
    </w:p>
    <w:p w14:paraId="1D56F54C" w14:textId="031D60D8" w:rsidR="00842FF2" w:rsidRPr="00F07906" w:rsidRDefault="00842FF2" w:rsidP="00842FF2">
      <w:pPr>
        <w:spacing w:before="0"/>
        <w:rPr>
          <w:ins w:id="3344" w:author="DARMANA-LEVERT Corentin (FRA-DTI)" w:date="2023-08-25T14:38:00Z"/>
          <w:lang w:val="en-GB"/>
        </w:rPr>
      </w:pPr>
      <w:ins w:id="3345" w:author="DARMANA-LEVERT Corentin (FRA-DTI)" w:date="2023-08-25T14:38:00Z">
        <w:r w:rsidRPr="00F07906">
          <w:rPr>
            <w:lang w:val="en-GB"/>
          </w:rPr>
          <w:t>So-called luminescent organic molecules have been widely used in biological fields and optoelectronics for their photophysical properties. Many studies have attempted to improve these properties because these molecules show high fluorescence in diluted medium, that however decreases as concentration of this molecule increases or when it is in the solid stat</w:t>
        </w:r>
      </w:ins>
      <w:ins w:id="3346" w:author="DARMANA-LEVERT Corentin (FRA-DTI)" w:date="2023-08-27T17:50:00Z">
        <w:r w:rsidR="002D4994">
          <w:rPr>
            <w:lang w:val="en-GB"/>
          </w:rPr>
          <w:t>e</w:t>
        </w:r>
      </w:ins>
      <w:customXmlInsRangeStart w:id="3347" w:author="DARMANA-LEVERT Corentin (FRA-DTI)" w:date="2023-08-27T17:50:00Z"/>
      <w:sdt>
        <w:sdtPr>
          <w:rPr>
            <w:lang w:val="en-GB"/>
          </w:rPr>
          <w:id w:val="-2001333210"/>
          <w:citation/>
        </w:sdtPr>
        <w:sdtContent>
          <w:customXmlInsRangeEnd w:id="3347"/>
          <w:ins w:id="3348" w:author="DARMANA-LEVERT Corentin (FRA-DTI)" w:date="2023-08-27T17:50:00Z">
            <w:r w:rsidR="002D4994">
              <w:rPr>
                <w:lang w:val="en-GB"/>
              </w:rPr>
              <w:fldChar w:fldCharType="begin"/>
            </w:r>
          </w:ins>
          <w:ins w:id="3349" w:author="DARMANA-LEVERT Corentin (FRA-DTI)" w:date="2023-08-27T19:27:00Z">
            <w:r w:rsidR="00E97EC0">
              <w:rPr>
                <w:lang w:val="fr-FR"/>
              </w:rPr>
              <w:instrText xml:space="preserve">CITATION Qiu191 \l 1036 </w:instrText>
            </w:r>
          </w:ins>
          <w:r w:rsidR="002D4994">
            <w:rPr>
              <w:lang w:val="en-GB"/>
            </w:rPr>
            <w:fldChar w:fldCharType="separate"/>
          </w:r>
          <w:ins w:id="3350" w:author="DARMANA-LEVERT Corentin (FRA-DTI)" w:date="2023-08-29T11:08:00Z">
            <w:r w:rsidR="00321898">
              <w:rPr>
                <w:noProof/>
                <w:lang w:val="fr-FR"/>
              </w:rPr>
              <w:t xml:space="preserve"> </w:t>
            </w:r>
            <w:r w:rsidR="00321898" w:rsidRPr="00321898">
              <w:rPr>
                <w:noProof/>
                <w:lang w:val="fr-FR"/>
              </w:rPr>
              <w:t>(21)</w:t>
            </w:r>
          </w:ins>
          <w:del w:id="3351" w:author="DARMANA-LEVERT Corentin (FRA-DTI)" w:date="2023-08-29T08:18:00Z">
            <w:r w:rsidR="00D45538" w:rsidDel="00850BFD">
              <w:rPr>
                <w:noProof/>
                <w:lang w:val="fr-FR"/>
              </w:rPr>
              <w:delText xml:space="preserve"> </w:delText>
            </w:r>
            <w:r w:rsidR="00D45538" w:rsidRPr="00D45538" w:rsidDel="00850BFD">
              <w:rPr>
                <w:noProof/>
                <w:lang w:val="fr-FR"/>
              </w:rPr>
              <w:delText>(21)</w:delText>
            </w:r>
          </w:del>
          <w:ins w:id="3352" w:author="DARMANA-LEVERT Corentin (FRA-DTI)" w:date="2023-08-27T17:50:00Z">
            <w:r w:rsidR="002D4994">
              <w:rPr>
                <w:lang w:val="en-GB"/>
              </w:rPr>
              <w:fldChar w:fldCharType="end"/>
            </w:r>
          </w:ins>
          <w:customXmlInsRangeStart w:id="3353" w:author="DARMANA-LEVERT Corentin (FRA-DTI)" w:date="2023-08-27T17:50:00Z"/>
        </w:sdtContent>
      </w:sdt>
      <w:customXmlInsRangeEnd w:id="3353"/>
      <w:ins w:id="3354" w:author="DARMANA-LEVERT Corentin (FRA-DTI)" w:date="2023-08-25T14:38:00Z">
        <w:r w:rsidRPr="00F07906">
          <w:rPr>
            <w:lang w:val="en-GB"/>
          </w:rPr>
          <w:t>. These fluorophores are indeed victims of an attenuation of fluorescence due to the aggregation of molecules between them. This effect has been known since 1954 and is called ACQ (</w:t>
        </w:r>
        <w:r>
          <w:rPr>
            <w:lang w:val="en-GB"/>
          </w:rPr>
          <w:t>a</w:t>
        </w:r>
        <w:r w:rsidRPr="00F07906">
          <w:rPr>
            <w:lang w:val="en-GB"/>
          </w:rPr>
          <w:t>ggregation-</w:t>
        </w:r>
        <w:r>
          <w:rPr>
            <w:lang w:val="en-GB"/>
          </w:rPr>
          <w:t>c</w:t>
        </w:r>
        <w:r w:rsidRPr="00F07906">
          <w:rPr>
            <w:lang w:val="en-GB"/>
          </w:rPr>
          <w:t xml:space="preserve">aused </w:t>
        </w:r>
        <w:r>
          <w:rPr>
            <w:lang w:val="en-GB"/>
          </w:rPr>
          <w:t>q</w:t>
        </w:r>
        <w:r w:rsidRPr="00F07906">
          <w:rPr>
            <w:lang w:val="en-GB"/>
          </w:rPr>
          <w:t xml:space="preserve">uenching). It is the reason why many researchers have tried to suppress this ACQ effect by modifying the chemical structure or the aggregation properties of these molecules. However, the results obtained are very limited because attenuation by aggregation is thermodynamically favoured, which is then very difficult to counter. As a result, applications of these molecules are greatly reduced. </w:t>
        </w:r>
      </w:ins>
    </w:p>
    <w:p w14:paraId="2C0D29B2" w14:textId="2C8EC88F" w:rsidR="00842FF2" w:rsidRPr="00F07906" w:rsidRDefault="00842FF2" w:rsidP="00842FF2">
      <w:pPr>
        <w:spacing w:before="0"/>
        <w:rPr>
          <w:ins w:id="3355" w:author="DARMANA-LEVERT Corentin (FRA-DTI)" w:date="2023-08-25T14:38:00Z"/>
          <w:lang w:val="en-GB"/>
        </w:rPr>
      </w:pPr>
      <w:ins w:id="3356" w:author="DARMANA-LEVERT Corentin (FRA-DTI)" w:date="2023-08-25T14:38:00Z">
        <w:r w:rsidRPr="00F07906">
          <w:rPr>
            <w:lang w:val="en-GB"/>
          </w:rPr>
          <w:t>To overcome this drawback, researchers have turned to less studied molecules, with opposite properties: AIE (</w:t>
        </w:r>
        <w:r>
          <w:rPr>
            <w:lang w:val="en-GB"/>
          </w:rPr>
          <w:t>a</w:t>
        </w:r>
        <w:r w:rsidRPr="00F07906">
          <w:rPr>
            <w:lang w:val="en-GB"/>
          </w:rPr>
          <w:t>ggregation-induced emission) molecules which, unlike the previously mentioned structures, exhibit increased fluorescence properties in the aggregated state. Their macromolecular homologs (AIE polymers) constitute a new family of AIE-type luminescent</w:t>
        </w:r>
        <w:r>
          <w:rPr>
            <w:lang w:val="en-GB"/>
          </w:rPr>
          <w:t xml:space="preserve"> </w:t>
        </w:r>
        <w:r w:rsidRPr="00F07906">
          <w:rPr>
            <w:lang w:val="en-GB"/>
          </w:rPr>
          <w:t xml:space="preserve">materials, that are even less studied than AIE molecules and still show numerous advantages. We can mention the ability of these AIE polymers to form films, synergistic effects, the good control of their morphology, etc. It is also possible to modulate structures of these polymers as desired </w:t>
        </w:r>
        <w:proofErr w:type="gramStart"/>
        <w:r w:rsidRPr="00F07906">
          <w:rPr>
            <w:lang w:val="en-GB"/>
          </w:rPr>
          <w:t>in order to</w:t>
        </w:r>
        <w:proofErr w:type="gramEnd"/>
        <w:r w:rsidRPr="00F07906">
          <w:rPr>
            <w:lang w:val="en-GB"/>
          </w:rPr>
          <w:t xml:space="preserve"> obtain a wide variety of macromolecules intended for very specific applications. Earliest works on AIE polymers date back to 2003</w:t>
        </w:r>
      </w:ins>
      <w:customXmlInsRangeStart w:id="3357" w:author="DARMANA-LEVERT Corentin (FRA-DTI)" w:date="2023-08-25T14:38:00Z"/>
      <w:sdt>
        <w:sdtPr>
          <w:rPr>
            <w:lang w:val="en-GB"/>
          </w:rPr>
          <w:id w:val="1444815800"/>
          <w:citation/>
        </w:sdtPr>
        <w:sdtContent>
          <w:customXmlInsRangeEnd w:id="3357"/>
          <w:ins w:id="3358" w:author="DARMANA-LEVERT Corentin (FRA-DTI)" w:date="2023-08-25T14:38:00Z">
            <w:r w:rsidRPr="00F07906">
              <w:rPr>
                <w:lang w:val="en-GB"/>
              </w:rPr>
              <w:fldChar w:fldCharType="begin"/>
            </w:r>
            <w:r w:rsidRPr="006C73D7">
              <w:rPr>
                <w:lang w:val="en-CA"/>
              </w:rPr>
              <w:instrText xml:space="preserve"> CITATION Qiu19 \l 1036 </w:instrText>
            </w:r>
            <w:r w:rsidRPr="00F07906">
              <w:rPr>
                <w:lang w:val="en-GB"/>
              </w:rPr>
              <w:fldChar w:fldCharType="separate"/>
            </w:r>
          </w:ins>
          <w:ins w:id="3359" w:author="DARMANA-LEVERT Corentin (FRA-DTI)" w:date="2023-08-29T11:08:00Z">
            <w:r w:rsidR="00321898">
              <w:rPr>
                <w:noProof/>
                <w:lang w:val="en-CA"/>
              </w:rPr>
              <w:t xml:space="preserve"> </w:t>
            </w:r>
            <w:r w:rsidR="00321898" w:rsidRPr="00321898">
              <w:rPr>
                <w:noProof/>
                <w:lang w:val="en-CA"/>
              </w:rPr>
              <w:t>(20)</w:t>
            </w:r>
          </w:ins>
          <w:del w:id="3360" w:author="DARMANA-LEVERT Corentin (FRA-DTI)" w:date="2023-08-29T08:18:00Z">
            <w:r w:rsidR="00D45538" w:rsidDel="00850BFD">
              <w:rPr>
                <w:noProof/>
                <w:lang w:val="en-CA"/>
              </w:rPr>
              <w:delText xml:space="preserve"> </w:delText>
            </w:r>
            <w:r w:rsidR="00D45538" w:rsidRPr="00D45538" w:rsidDel="00850BFD">
              <w:rPr>
                <w:noProof/>
                <w:lang w:val="en-CA"/>
              </w:rPr>
              <w:delText>(20)</w:delText>
            </w:r>
          </w:del>
          <w:ins w:id="3361" w:author="DARMANA-LEVERT Corentin (FRA-DTI)" w:date="2023-08-25T14:38:00Z">
            <w:r w:rsidRPr="00F07906">
              <w:rPr>
                <w:lang w:val="en-GB"/>
              </w:rPr>
              <w:fldChar w:fldCharType="end"/>
            </w:r>
          </w:ins>
          <w:customXmlInsRangeStart w:id="3362" w:author="DARMANA-LEVERT Corentin (FRA-DTI)" w:date="2023-08-25T14:38:00Z"/>
        </w:sdtContent>
      </w:sdt>
      <w:customXmlInsRangeEnd w:id="3362"/>
      <w:ins w:id="3363" w:author="DARMANA-LEVERT Corentin (FRA-DTI)" w:date="2023-08-25T14:38:00Z">
        <w:r w:rsidRPr="00F07906">
          <w:rPr>
            <w:lang w:val="en-GB"/>
          </w:rPr>
          <w:t xml:space="preserve"> and several fields of applications are already offered. In the optoelectronic field, these AIE materials can be used to replace the conjugated </w:t>
        </w:r>
        <w:r w:rsidRPr="00F07906">
          <w:rPr>
            <w:lang w:val="en-GB"/>
          </w:rPr>
          <w:lastRenderedPageBreak/>
          <w:t>polymers currently used in standard PLEDs (Polymeric Light Emitting Diodes) which suffer from aggregation-caused quenching.</w:t>
        </w:r>
      </w:ins>
    </w:p>
    <w:p w14:paraId="10055747" w14:textId="634A1D26" w:rsidR="00842FF2" w:rsidRPr="00F07906" w:rsidRDefault="00842FF2" w:rsidP="00842FF2">
      <w:pPr>
        <w:spacing w:before="0"/>
        <w:rPr>
          <w:ins w:id="3364" w:author="DARMANA-LEVERT Corentin (FRA-DTI)" w:date="2023-08-25T14:38:00Z"/>
          <w:lang w:val="en-GB"/>
        </w:rPr>
      </w:pPr>
      <w:ins w:id="3365" w:author="DARMANA-LEVERT Corentin (FRA-DTI)" w:date="2023-08-25T14:38:00Z">
        <w:r w:rsidRPr="00F07906">
          <w:rPr>
            <w:lang w:val="en-GB"/>
          </w:rPr>
          <w:t xml:space="preserve">Zhao et al. </w:t>
        </w:r>
      </w:ins>
      <w:customXmlInsRangeStart w:id="3366" w:author="DARMANA-LEVERT Corentin (FRA-DTI)" w:date="2023-08-25T14:38:00Z"/>
      <w:sdt>
        <w:sdtPr>
          <w:rPr>
            <w:lang w:val="en-GB"/>
          </w:rPr>
          <w:id w:val="1708609213"/>
          <w:citation/>
        </w:sdtPr>
        <w:sdtContent>
          <w:customXmlInsRangeEnd w:id="3366"/>
          <w:ins w:id="3367" w:author="DARMANA-LEVERT Corentin (FRA-DTI)" w:date="2023-08-25T14:38:00Z">
            <w:r w:rsidRPr="00F07906">
              <w:rPr>
                <w:lang w:val="en-GB"/>
              </w:rPr>
              <w:fldChar w:fldCharType="begin"/>
            </w:r>
          </w:ins>
          <w:ins w:id="3368" w:author="DARMANA-LEVERT Corentin (FRA-DTI)" w:date="2023-08-27T19:29:00Z">
            <w:r w:rsidR="00E97EC0">
              <w:rPr>
                <w:lang w:val="en-CA"/>
              </w:rPr>
              <w:instrText xml:space="preserve">CITATION Zho17 \l 1036 </w:instrText>
            </w:r>
          </w:ins>
          <w:ins w:id="3369" w:author="DARMANA-LEVERT Corentin (FRA-DTI)" w:date="2023-08-25T14:38:00Z">
            <w:r w:rsidRPr="00F07906">
              <w:rPr>
                <w:lang w:val="en-GB"/>
              </w:rPr>
              <w:fldChar w:fldCharType="separate"/>
            </w:r>
          </w:ins>
          <w:r w:rsidR="00321898" w:rsidRPr="00321898">
            <w:rPr>
              <w:noProof/>
              <w:lang w:val="en-CA"/>
            </w:rPr>
            <w:t>(22)</w:t>
          </w:r>
          <w:ins w:id="3370" w:author="DARMANA-LEVERT Corentin (FRA-DTI)" w:date="2023-08-25T14:38:00Z">
            <w:r w:rsidRPr="00F07906">
              <w:rPr>
                <w:lang w:val="en-GB"/>
              </w:rPr>
              <w:fldChar w:fldCharType="end"/>
            </w:r>
          </w:ins>
          <w:customXmlInsRangeStart w:id="3371" w:author="DARMANA-LEVERT Corentin (FRA-DTI)" w:date="2023-08-25T14:38:00Z"/>
        </w:sdtContent>
      </w:sdt>
      <w:customXmlInsRangeEnd w:id="3371"/>
      <w:ins w:id="3372" w:author="DARMANA-LEVERT Corentin (FRA-DTI)" w:date="2023-08-25T14:38:00Z">
        <w:r w:rsidRPr="00F07906">
          <w:rPr>
            <w:lang w:val="en-GB"/>
          </w:rPr>
          <w:t xml:space="preserve"> investigated the matter by introducing TPE, a component that will be presented below. Some AIE polymers can also be used as fluorescen</w:t>
        </w:r>
        <w:r>
          <w:rPr>
            <w:lang w:val="en-GB"/>
          </w:rPr>
          <w:t>t</w:t>
        </w:r>
        <w:r w:rsidRPr="00F07906">
          <w:rPr>
            <w:lang w:val="en-GB"/>
          </w:rPr>
          <w:t xml:space="preserve"> sensors for which a small variation in their environment will result in a significant change in fluorescence properties. This property has been applied in the field of security, to detect explosives for example as indicated by </w:t>
        </w:r>
        <w:proofErr w:type="spellStart"/>
        <w:r w:rsidRPr="00F07906">
          <w:rPr>
            <w:lang w:val="en-GB"/>
          </w:rPr>
          <w:t>Scherf</w:t>
        </w:r>
        <w:proofErr w:type="spellEnd"/>
        <w:r w:rsidRPr="00F07906">
          <w:rPr>
            <w:lang w:val="en-GB"/>
          </w:rPr>
          <w:t xml:space="preserve"> in his work</w:t>
        </w:r>
      </w:ins>
      <w:customXmlInsRangeStart w:id="3373" w:author="DARMANA-LEVERT Corentin (FRA-DTI)" w:date="2023-08-25T14:38:00Z"/>
      <w:sdt>
        <w:sdtPr>
          <w:rPr>
            <w:lang w:val="en-GB"/>
          </w:rPr>
          <w:id w:val="-1225683233"/>
          <w:citation/>
        </w:sdtPr>
        <w:sdtContent>
          <w:customXmlInsRangeEnd w:id="3373"/>
          <w:ins w:id="3374" w:author="DARMANA-LEVERT Corentin (FRA-DTI)" w:date="2023-08-25T14:38:00Z">
            <w:r w:rsidRPr="00F07906">
              <w:rPr>
                <w:lang w:val="en-GB"/>
              </w:rPr>
              <w:fldChar w:fldCharType="begin"/>
            </w:r>
          </w:ins>
          <w:ins w:id="3375" w:author="DARMANA-LEVERT Corentin (FRA-DTI)" w:date="2023-08-27T19:30:00Z">
            <w:r w:rsidR="00D45538">
              <w:rPr>
                <w:lang w:val="en-CA"/>
              </w:rPr>
              <w:instrText xml:space="preserve">CITATION Don14 \l 1036 </w:instrText>
            </w:r>
          </w:ins>
          <w:ins w:id="3376" w:author="DARMANA-LEVERT Corentin (FRA-DTI)" w:date="2023-08-25T14:38:00Z">
            <w:r w:rsidRPr="00F07906">
              <w:rPr>
                <w:lang w:val="en-GB"/>
              </w:rPr>
              <w:fldChar w:fldCharType="separate"/>
            </w:r>
          </w:ins>
          <w:ins w:id="3377" w:author="DARMANA-LEVERT Corentin (FRA-DTI)" w:date="2023-08-29T11:08:00Z">
            <w:r w:rsidR="00321898">
              <w:rPr>
                <w:noProof/>
                <w:lang w:val="en-CA"/>
              </w:rPr>
              <w:t xml:space="preserve"> </w:t>
            </w:r>
            <w:r w:rsidR="00321898" w:rsidRPr="00321898">
              <w:rPr>
                <w:noProof/>
                <w:lang w:val="en-CA"/>
              </w:rPr>
              <w:t>(23)</w:t>
            </w:r>
          </w:ins>
          <w:del w:id="3378" w:author="DARMANA-LEVERT Corentin (FRA-DTI)" w:date="2023-08-29T08:18:00Z">
            <w:r w:rsidR="00D45538" w:rsidDel="00850BFD">
              <w:rPr>
                <w:noProof/>
                <w:lang w:val="en-CA"/>
              </w:rPr>
              <w:delText xml:space="preserve"> </w:delText>
            </w:r>
            <w:r w:rsidR="00D45538" w:rsidRPr="00D45538" w:rsidDel="00850BFD">
              <w:rPr>
                <w:noProof/>
                <w:lang w:val="en-CA"/>
              </w:rPr>
              <w:delText>(23)</w:delText>
            </w:r>
          </w:del>
          <w:ins w:id="3379" w:author="DARMANA-LEVERT Corentin (FRA-DTI)" w:date="2023-08-25T14:38:00Z">
            <w:r w:rsidRPr="00F07906">
              <w:rPr>
                <w:lang w:val="en-GB"/>
              </w:rPr>
              <w:fldChar w:fldCharType="end"/>
            </w:r>
          </w:ins>
          <w:customXmlInsRangeStart w:id="3380" w:author="DARMANA-LEVERT Corentin (FRA-DTI)" w:date="2023-08-25T14:38:00Z"/>
        </w:sdtContent>
      </w:sdt>
      <w:customXmlInsRangeEnd w:id="3380"/>
      <w:ins w:id="3381" w:author="DARMANA-LEVERT Corentin (FRA-DTI)" w:date="2023-08-25T14:38:00Z">
        <w:r w:rsidRPr="00F07906">
          <w:rPr>
            <w:lang w:val="en-GB"/>
          </w:rPr>
          <w:t>. In the biomedical field, materials with fluorescent properties play an important role in imaging diagnostics. The organic polymers currently used, however, suffer from the attenuation by the aggregation effect. Many research groups are therefore interested in replacing these polymers with AIE materials, allowing more sensitive and accurate imaging.</w:t>
        </w:r>
      </w:ins>
    </w:p>
    <w:p w14:paraId="37F1E874" w14:textId="699B4A64" w:rsidR="00842FF2" w:rsidRPr="00F07906" w:rsidRDefault="00842FF2" w:rsidP="00842FF2">
      <w:pPr>
        <w:spacing w:before="0"/>
        <w:rPr>
          <w:ins w:id="3382" w:author="DARMANA-LEVERT Corentin (FRA-DTI)" w:date="2023-08-25T14:38:00Z"/>
          <w:lang w:val="en-GB"/>
        </w:rPr>
      </w:pPr>
      <w:ins w:id="3383" w:author="DARMANA-LEVERT Corentin (FRA-DTI)" w:date="2023-08-25T14:38:00Z">
        <w:r w:rsidRPr="00F07906">
          <w:rPr>
            <w:lang w:val="en-GB"/>
          </w:rPr>
          <w:t>Among the AIE polymers, there exist TPE-based ones (</w:t>
        </w:r>
      </w:ins>
      <w:ins w:id="3384" w:author="DARMANA-LEVERT Corentin (FRA-DTI)" w:date="2023-08-27T16:28:00Z">
        <w:r w:rsidR="00D940E7">
          <w:rPr>
            <w:lang w:val="en-GB"/>
          </w:rPr>
          <w:fldChar w:fldCharType="begin"/>
        </w:r>
        <w:r w:rsidR="00D940E7">
          <w:rPr>
            <w:lang w:val="en-GB"/>
          </w:rPr>
          <w:instrText xml:space="preserve"> REF _Ref144046124 \h </w:instrText>
        </w:r>
      </w:ins>
      <w:r w:rsidR="00D940E7">
        <w:rPr>
          <w:lang w:val="en-GB"/>
        </w:rPr>
      </w:r>
      <w:r w:rsidR="00D940E7">
        <w:rPr>
          <w:lang w:val="en-GB"/>
        </w:rPr>
        <w:fldChar w:fldCharType="separate"/>
      </w:r>
      <w:ins w:id="3385" w:author="DARMANA-LEVERT Corentin (FRA-DTI)" w:date="2023-08-29T11:08:00Z">
        <w:r w:rsidR="00321898">
          <w:t xml:space="preserve">Figure </w:t>
        </w:r>
        <w:r w:rsidR="00321898">
          <w:rPr>
            <w:noProof/>
          </w:rPr>
          <w:t>51</w:t>
        </w:r>
      </w:ins>
      <w:ins w:id="3386" w:author="DARMANA-LEVERT Corentin (FRA-DTI)" w:date="2023-08-27T16:28:00Z">
        <w:r w:rsidR="00D940E7">
          <w:rPr>
            <w:lang w:val="en-GB"/>
          </w:rPr>
          <w:fldChar w:fldCharType="end"/>
        </w:r>
      </w:ins>
      <w:ins w:id="3387" w:author="DARMANA-LEVERT Corentin (FRA-DTI)" w:date="2023-08-25T14:38:00Z">
        <w:r w:rsidRPr="00F07906">
          <w:rPr>
            <w:lang w:val="en-GB"/>
          </w:rPr>
          <w:t xml:space="preserve">). We can also list AIE polymers based on </w:t>
        </w:r>
        <w:proofErr w:type="spellStart"/>
        <w:r w:rsidRPr="00F07906">
          <w:rPr>
            <w:lang w:val="en-GB"/>
          </w:rPr>
          <w:t>distyreneanthracene</w:t>
        </w:r>
        <w:proofErr w:type="spellEnd"/>
        <w:r w:rsidRPr="00F07906">
          <w:rPr>
            <w:lang w:val="en-GB"/>
          </w:rPr>
          <w:t xml:space="preserve"> (DSA), </w:t>
        </w:r>
        <w:proofErr w:type="spellStart"/>
        <w:r w:rsidRPr="00F07906">
          <w:rPr>
            <w:lang w:val="en-GB"/>
          </w:rPr>
          <w:t>hexaphenylsilole</w:t>
        </w:r>
        <w:proofErr w:type="spellEnd"/>
        <w:r w:rsidRPr="00F07906">
          <w:rPr>
            <w:lang w:val="en-GB"/>
          </w:rPr>
          <w:t xml:space="preserve"> (HPS), 1,8-napthalimide, 2,4,6-triphenylpyridine or even </w:t>
        </w:r>
        <w:proofErr w:type="spellStart"/>
        <w:r w:rsidRPr="00F07906">
          <w:rPr>
            <w:lang w:val="en-GB"/>
          </w:rPr>
          <w:t>tetraphenylpyrazine</w:t>
        </w:r>
        <w:proofErr w:type="spellEnd"/>
        <w:r w:rsidRPr="00F07906">
          <w:rPr>
            <w:lang w:val="en-GB"/>
          </w:rPr>
          <w:t xml:space="preserve"> (TPP). The TPE group can be directly included in the main chain of the polymer or as a substituent.</w:t>
        </w:r>
      </w:ins>
    </w:p>
    <w:p w14:paraId="566F83AE" w14:textId="77777777" w:rsidR="00842FF2" w:rsidRPr="00F07906" w:rsidRDefault="00842FF2" w:rsidP="00842FF2">
      <w:pPr>
        <w:spacing w:before="0"/>
        <w:rPr>
          <w:ins w:id="3388" w:author="DARMANA-LEVERT Corentin (FRA-DTI)" w:date="2023-08-25T14:38:00Z"/>
          <w:lang w:val="en-GB"/>
        </w:rPr>
      </w:pPr>
    </w:p>
    <w:p w14:paraId="71D61EFA" w14:textId="77777777" w:rsidR="00794EE5" w:rsidRDefault="00842FF2" w:rsidP="00794EE5">
      <w:pPr>
        <w:keepNext/>
        <w:spacing w:before="0"/>
        <w:jc w:val="center"/>
        <w:rPr>
          <w:ins w:id="3389" w:author="DARMANA-LEVERT Corentin (FRA-DTI)" w:date="2023-08-25T14:52:00Z"/>
        </w:rPr>
      </w:pPr>
      <w:ins w:id="3390" w:author="DARMANA-LEVERT Corentin (FRA-DTI)" w:date="2023-08-25T14:38:00Z">
        <w:r w:rsidRPr="00F07906">
          <w:rPr>
            <w:rFonts w:cstheme="minorHAnsi"/>
            <w:noProof/>
            <w:sz w:val="20"/>
            <w:szCs w:val="20"/>
            <w:lang w:val="en-GB"/>
          </w:rPr>
          <w:drawing>
            <wp:inline distT="0" distB="0" distL="0" distR="0" wp14:anchorId="0D41AFE7" wp14:editId="2C05FB06">
              <wp:extent cx="764434" cy="745464"/>
              <wp:effectExtent l="0" t="0" r="0" b="0"/>
              <wp:docPr id="73" name="Image 73" descr="Afficher l’image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fficher l’image source"/>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772506" cy="753335"/>
                      </a:xfrm>
                      <a:prstGeom prst="rect">
                        <a:avLst/>
                      </a:prstGeom>
                      <a:noFill/>
                      <a:ln>
                        <a:noFill/>
                      </a:ln>
                    </pic:spPr>
                  </pic:pic>
                </a:graphicData>
              </a:graphic>
            </wp:inline>
          </w:drawing>
        </w:r>
      </w:ins>
    </w:p>
    <w:p w14:paraId="0F1B8660" w14:textId="7E8A6735" w:rsidR="00842FF2" w:rsidRPr="00F07906" w:rsidRDefault="00794EE5" w:rsidP="00794EE5">
      <w:pPr>
        <w:pStyle w:val="Lgende"/>
        <w:rPr>
          <w:ins w:id="3391" w:author="DARMANA-LEVERT Corentin (FRA-DTI)" w:date="2023-08-25T14:38:00Z"/>
        </w:rPr>
      </w:pPr>
      <w:bookmarkStart w:id="3392" w:name="_Ref144046124"/>
      <w:bookmarkStart w:id="3393" w:name="_Toc144199811"/>
      <w:ins w:id="3394" w:author="DARMANA-LEVERT Corentin (FRA-DTI)" w:date="2023-08-25T14:52:00Z">
        <w:r>
          <w:t xml:space="preserve">Figure </w:t>
        </w:r>
        <w:r>
          <w:fldChar w:fldCharType="begin"/>
        </w:r>
        <w:r>
          <w:instrText xml:space="preserve"> SEQ Figure \* ARABIC </w:instrText>
        </w:r>
      </w:ins>
      <w:r>
        <w:fldChar w:fldCharType="separate"/>
      </w:r>
      <w:ins w:id="3395" w:author="DARMANA-LEVERT Corentin (FRA-DTI)" w:date="2023-08-29T11:08:00Z">
        <w:r w:rsidR="00321898">
          <w:rPr>
            <w:noProof/>
          </w:rPr>
          <w:t>51</w:t>
        </w:r>
      </w:ins>
      <w:ins w:id="3396" w:author="DARMANA-LEVERT Corentin (FRA-DTI)" w:date="2023-08-25T14:52:00Z">
        <w:r>
          <w:fldChar w:fldCharType="end"/>
        </w:r>
        <w:bookmarkEnd w:id="3392"/>
        <w:r>
          <w:t xml:space="preserve"> : </w:t>
        </w:r>
        <w:r w:rsidRPr="008B5DD4">
          <w:t>Chemical Formula of the TPE (Tetraphenylethylene).</w:t>
        </w:r>
      </w:ins>
      <w:bookmarkEnd w:id="3393"/>
    </w:p>
    <w:p w14:paraId="2426A6B2" w14:textId="77777777" w:rsidR="00842FF2" w:rsidRPr="00F07906" w:rsidRDefault="00842FF2" w:rsidP="00842FF2">
      <w:pPr>
        <w:rPr>
          <w:ins w:id="3397" w:author="DARMANA-LEVERT Corentin (FRA-DTI)" w:date="2023-08-25T14:38:00Z"/>
        </w:rPr>
      </w:pPr>
    </w:p>
    <w:p w14:paraId="79D5AE23" w14:textId="4F20F104" w:rsidR="00842FF2" w:rsidRPr="00F07906" w:rsidRDefault="00842FF2" w:rsidP="00842FF2">
      <w:pPr>
        <w:spacing w:before="0"/>
        <w:rPr>
          <w:ins w:id="3398" w:author="DARMANA-LEVERT Corentin (FRA-DTI)" w:date="2023-08-25T14:38:00Z"/>
          <w:lang w:val="en-GB"/>
        </w:rPr>
      </w:pPr>
      <w:ins w:id="3399" w:author="DARMANA-LEVERT Corentin (FRA-DTI)" w:date="2023-08-25T14:38:00Z">
        <w:r w:rsidRPr="00F07906">
          <w:rPr>
            <w:lang w:val="en-GB"/>
          </w:rPr>
          <w:t xml:space="preserve">When TPE is directly in the macromolecular chain, some authors have noticed that substituting two phenyls of a TPE with one hydrogen made the material loose the AIE property. This was highlighted in </w:t>
        </w:r>
      </w:ins>
      <w:ins w:id="3400" w:author="DARMANA-LEVERT Corentin (FRA-DTI)" w:date="2023-08-27T17:54:00Z">
        <w:r w:rsidR="002D4994">
          <w:rPr>
            <w:lang w:val="en-GB"/>
          </w:rPr>
          <w:fldChar w:fldCharType="begin"/>
        </w:r>
        <w:r w:rsidR="002D4994">
          <w:rPr>
            <w:lang w:val="en-GB"/>
          </w:rPr>
          <w:instrText xml:space="preserve"> REF _Ref144046139 \h </w:instrText>
        </w:r>
      </w:ins>
      <w:r w:rsidR="002D4994">
        <w:rPr>
          <w:lang w:val="en-GB"/>
        </w:rPr>
      </w:r>
      <w:r w:rsidR="002D4994">
        <w:rPr>
          <w:lang w:val="en-GB"/>
        </w:rPr>
        <w:fldChar w:fldCharType="separate"/>
      </w:r>
      <w:ins w:id="3401" w:author="DARMANA-LEVERT Corentin (FRA-DTI)" w:date="2023-08-29T11:08:00Z">
        <w:r w:rsidR="00321898">
          <w:t xml:space="preserve">Figure </w:t>
        </w:r>
        <w:r w:rsidR="00321898">
          <w:rPr>
            <w:noProof/>
          </w:rPr>
          <w:t>52</w:t>
        </w:r>
      </w:ins>
      <w:ins w:id="3402" w:author="DARMANA-LEVERT Corentin (FRA-DTI)" w:date="2023-08-27T17:54:00Z">
        <w:r w:rsidR="002D4994">
          <w:rPr>
            <w:lang w:val="en-GB"/>
          </w:rPr>
          <w:fldChar w:fldCharType="end"/>
        </w:r>
      </w:ins>
      <w:ins w:id="3403" w:author="DARMANA-LEVERT Corentin (FRA-DTI)" w:date="2023-08-25T14:38:00Z">
        <w:r w:rsidRPr="00F07906">
          <w:rPr>
            <w:lang w:val="en-GB"/>
          </w:rPr>
          <w:t xml:space="preserve">A where compounds fluorescence can be seen. </w:t>
        </w:r>
      </w:ins>
    </w:p>
    <w:p w14:paraId="15866CC1" w14:textId="1BA1EB46" w:rsidR="00842FF2" w:rsidRPr="00F07906" w:rsidRDefault="00842FF2" w:rsidP="00842FF2">
      <w:pPr>
        <w:spacing w:before="0"/>
        <w:rPr>
          <w:ins w:id="3404" w:author="DARMANA-LEVERT Corentin (FRA-DTI)" w:date="2023-08-25T14:38:00Z"/>
          <w:lang w:val="en-GB"/>
        </w:rPr>
      </w:pPr>
      <w:ins w:id="3405" w:author="DARMANA-LEVERT Corentin (FRA-DTI)" w:date="2023-08-25T14:38:00Z">
        <w:r w:rsidRPr="00F07906">
          <w:rPr>
            <w:lang w:val="en-GB"/>
          </w:rPr>
          <w:t>P21 and P23 fluorescence increases with concentration, unlike ACQ materials. If TPE is substituting polymer chains, the photophysical properties are impacted in another way and it is possible to modulate the quantum yield of the material (</w:t>
        </w:r>
      </w:ins>
      <w:ins w:id="3406" w:author="DARMANA-LEVERT Corentin (FRA-DTI)" w:date="2023-08-27T16:29:00Z">
        <w:r w:rsidR="00D940E7">
          <w:rPr>
            <w:lang w:val="en-GB"/>
          </w:rPr>
          <w:fldChar w:fldCharType="begin"/>
        </w:r>
        <w:r w:rsidR="00D940E7">
          <w:rPr>
            <w:lang w:val="en-GB"/>
          </w:rPr>
          <w:instrText xml:space="preserve"> REF _Ref144046139 \h </w:instrText>
        </w:r>
      </w:ins>
      <w:r w:rsidR="00D940E7">
        <w:rPr>
          <w:lang w:val="en-GB"/>
        </w:rPr>
      </w:r>
      <w:r w:rsidR="00D940E7">
        <w:rPr>
          <w:lang w:val="en-GB"/>
        </w:rPr>
        <w:fldChar w:fldCharType="separate"/>
      </w:r>
      <w:ins w:id="3407" w:author="DARMANA-LEVERT Corentin (FRA-DTI)" w:date="2023-08-29T11:08:00Z">
        <w:r w:rsidR="00321898">
          <w:t xml:space="preserve">Figure </w:t>
        </w:r>
        <w:r w:rsidR="00321898">
          <w:rPr>
            <w:noProof/>
          </w:rPr>
          <w:t>52</w:t>
        </w:r>
      </w:ins>
      <w:ins w:id="3408" w:author="DARMANA-LEVERT Corentin (FRA-DTI)" w:date="2023-08-27T16:29:00Z">
        <w:r w:rsidR="00D940E7">
          <w:rPr>
            <w:lang w:val="en-GB"/>
          </w:rPr>
          <w:fldChar w:fldCharType="end"/>
        </w:r>
      </w:ins>
      <w:ins w:id="3409" w:author="DARMANA-LEVERT Corentin (FRA-DTI)" w:date="2023-08-25T14:38:00Z">
        <w:r w:rsidRPr="00F07906">
          <w:rPr>
            <w:lang w:val="en-GB"/>
          </w:rPr>
          <w:t>E).</w:t>
        </w:r>
      </w:ins>
    </w:p>
    <w:p w14:paraId="6106DB4A" w14:textId="77777777" w:rsidR="00842FF2" w:rsidRPr="00F07906" w:rsidRDefault="00842FF2" w:rsidP="00842FF2">
      <w:pPr>
        <w:spacing w:before="0"/>
        <w:rPr>
          <w:ins w:id="3410" w:author="DARMANA-LEVERT Corentin (FRA-DTI)" w:date="2023-08-25T14:38:00Z"/>
          <w:lang w:val="en-GB"/>
        </w:rPr>
      </w:pPr>
    </w:p>
    <w:p w14:paraId="7A94A84E" w14:textId="77777777" w:rsidR="00794EE5" w:rsidRDefault="00842FF2" w:rsidP="00794EE5">
      <w:pPr>
        <w:keepNext/>
        <w:spacing w:before="0"/>
        <w:rPr>
          <w:ins w:id="3411" w:author="DARMANA-LEVERT Corentin (FRA-DTI)" w:date="2023-08-25T14:52:00Z"/>
        </w:rPr>
      </w:pPr>
      <w:ins w:id="3412" w:author="DARMANA-LEVERT Corentin (FRA-DTI)" w:date="2023-08-25T14:38:00Z">
        <w:r w:rsidRPr="00F07906">
          <w:rPr>
            <w:noProof/>
          </w:rPr>
          <w:drawing>
            <wp:inline distT="0" distB="0" distL="0" distR="0" wp14:anchorId="7C7BE14E" wp14:editId="377F5C28">
              <wp:extent cx="6479540" cy="1389380"/>
              <wp:effectExtent l="0" t="0" r="0" b="127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479540" cy="1389380"/>
                      </a:xfrm>
                      <a:prstGeom prst="rect">
                        <a:avLst/>
                      </a:prstGeom>
                    </pic:spPr>
                  </pic:pic>
                </a:graphicData>
              </a:graphic>
            </wp:inline>
          </w:drawing>
        </w:r>
      </w:ins>
    </w:p>
    <w:p w14:paraId="5F17820B" w14:textId="21F6B3D1" w:rsidR="00842FF2" w:rsidRPr="00F07906" w:rsidRDefault="00794EE5" w:rsidP="00794EE5">
      <w:pPr>
        <w:pStyle w:val="Lgende"/>
        <w:rPr>
          <w:ins w:id="3413" w:author="DARMANA-LEVERT Corentin (FRA-DTI)" w:date="2023-08-25T14:38:00Z"/>
        </w:rPr>
      </w:pPr>
      <w:bookmarkStart w:id="3414" w:name="_Ref144046139"/>
      <w:bookmarkStart w:id="3415" w:name="_Toc144199812"/>
      <w:ins w:id="3416" w:author="DARMANA-LEVERT Corentin (FRA-DTI)" w:date="2023-08-25T14:52:00Z">
        <w:r>
          <w:t xml:space="preserve">Figure </w:t>
        </w:r>
        <w:r>
          <w:fldChar w:fldCharType="begin"/>
        </w:r>
        <w:r>
          <w:instrText xml:space="preserve"> SEQ Figure \* ARABIC </w:instrText>
        </w:r>
      </w:ins>
      <w:r>
        <w:fldChar w:fldCharType="separate"/>
      </w:r>
      <w:ins w:id="3417" w:author="DARMANA-LEVERT Corentin (FRA-DTI)" w:date="2023-08-29T11:08:00Z">
        <w:r w:rsidR="00321898">
          <w:rPr>
            <w:noProof/>
          </w:rPr>
          <w:t>52</w:t>
        </w:r>
      </w:ins>
      <w:ins w:id="3418" w:author="DARMANA-LEVERT Corentin (FRA-DTI)" w:date="2023-08-25T14:52:00Z">
        <w:r>
          <w:fldChar w:fldCharType="end"/>
        </w:r>
        <w:bookmarkEnd w:id="3414"/>
        <w:r>
          <w:t xml:space="preserve"> : </w:t>
        </w:r>
        <w:r w:rsidRPr="00A1225B">
          <w:t xml:space="preserve">Importance of TPE group location within a polymer for AIE </w:t>
        </w:r>
      </w:ins>
      <w:ins w:id="3419" w:author="DARMANA-LEVERT Corentin (FRA-DTI)" w:date="2023-08-27T13:33:00Z">
        <w:r w:rsidR="005A24E2">
          <w:t>properties</w:t>
        </w:r>
      </w:ins>
      <w:ins w:id="3420" w:author="DARMANA-LEVERT Corentin (FRA-DTI)" w:date="2023-08-25T14:52:00Z">
        <w:r w:rsidRPr="00A1225B">
          <w:t>. (17)</w:t>
        </w:r>
      </w:ins>
      <w:bookmarkEnd w:id="3415"/>
    </w:p>
    <w:p w14:paraId="1B213CBE" w14:textId="77777777" w:rsidR="00842FF2" w:rsidRPr="00F07906" w:rsidRDefault="00842FF2" w:rsidP="00842FF2">
      <w:pPr>
        <w:pStyle w:val="Paragraphedeliste"/>
        <w:keepNext/>
        <w:jc w:val="center"/>
        <w:rPr>
          <w:ins w:id="3421" w:author="DARMANA-LEVERT Corentin (FRA-DTI)" w:date="2023-08-25T14:38:00Z"/>
          <w:rFonts w:cstheme="minorHAnsi"/>
          <w:sz w:val="20"/>
          <w:szCs w:val="20"/>
          <w:lang w:val="en-GB"/>
        </w:rPr>
      </w:pPr>
    </w:p>
    <w:p w14:paraId="6523F87F" w14:textId="0C3D17F2" w:rsidR="00842FF2" w:rsidRPr="00F07906" w:rsidRDefault="00842FF2" w:rsidP="00842FF2">
      <w:pPr>
        <w:spacing w:before="0"/>
        <w:rPr>
          <w:ins w:id="3422" w:author="DARMANA-LEVERT Corentin (FRA-DTI)" w:date="2023-08-25T14:38:00Z"/>
          <w:lang w:val="en-GB"/>
        </w:rPr>
      </w:pPr>
      <w:ins w:id="3423" w:author="DARMANA-LEVERT Corentin (FRA-DTI)" w:date="2023-08-25T14:38:00Z">
        <w:r w:rsidRPr="00F07906">
          <w:rPr>
            <w:lang w:val="en-GB"/>
          </w:rPr>
          <w:t xml:space="preserve">Ali Nazemi and his team investigated these AIE polymers with TPE groups </w:t>
        </w:r>
      </w:ins>
      <w:customXmlInsRangeStart w:id="3424" w:author="DARMANA-LEVERT Corentin (FRA-DTI)" w:date="2023-08-25T14:38:00Z"/>
      <w:sdt>
        <w:sdtPr>
          <w:rPr>
            <w:lang w:val="en-GB"/>
          </w:rPr>
          <w:id w:val="-838159113"/>
          <w:citation/>
        </w:sdtPr>
        <w:sdtContent>
          <w:customXmlInsRangeEnd w:id="3424"/>
          <w:ins w:id="3425" w:author="DARMANA-LEVERT Corentin (FRA-DTI)" w:date="2023-08-25T14:38:00Z">
            <w:r w:rsidRPr="00F07906">
              <w:rPr>
                <w:lang w:val="en-GB"/>
              </w:rPr>
              <w:fldChar w:fldCharType="begin"/>
            </w:r>
            <w:r w:rsidRPr="006C73D7">
              <w:rPr>
                <w:lang w:val="en-CA"/>
              </w:rPr>
              <w:instrText xml:space="preserve"> CITATION Mar21 \l 1036 </w:instrText>
            </w:r>
            <w:r w:rsidRPr="00F07906">
              <w:rPr>
                <w:lang w:val="en-GB"/>
              </w:rPr>
              <w:fldChar w:fldCharType="separate"/>
            </w:r>
          </w:ins>
          <w:r w:rsidR="00321898" w:rsidRPr="00321898">
            <w:rPr>
              <w:noProof/>
              <w:lang w:val="en-CA"/>
            </w:rPr>
            <w:t>(24)</w:t>
          </w:r>
          <w:ins w:id="3426" w:author="DARMANA-LEVERT Corentin (FRA-DTI)" w:date="2023-08-25T14:38:00Z">
            <w:r w:rsidRPr="00F07906">
              <w:rPr>
                <w:lang w:val="en-GB"/>
              </w:rPr>
              <w:fldChar w:fldCharType="end"/>
            </w:r>
          </w:ins>
          <w:customXmlInsRangeStart w:id="3427" w:author="DARMANA-LEVERT Corentin (FRA-DTI)" w:date="2023-08-25T14:38:00Z"/>
        </w:sdtContent>
      </w:sdt>
      <w:customXmlInsRangeEnd w:id="3427"/>
      <w:ins w:id="3428" w:author="DARMANA-LEVERT Corentin (FRA-DTI)" w:date="2023-08-25T14:38:00Z">
        <w:r w:rsidRPr="00F07906">
          <w:rPr>
            <w:lang w:val="en-GB"/>
          </w:rPr>
          <w:t>. More precisely, they synthesized amphiphilic Janus dendrimers (</w:t>
        </w:r>
      </w:ins>
      <w:ins w:id="3429" w:author="DARMANA-LEVERT Corentin (FRA-DTI)" w:date="2023-08-27T16:29:00Z">
        <w:r w:rsidR="00D940E7">
          <w:rPr>
            <w:lang w:val="en-GB"/>
          </w:rPr>
          <w:fldChar w:fldCharType="begin"/>
        </w:r>
        <w:r w:rsidR="00D940E7">
          <w:rPr>
            <w:lang w:val="en-GB"/>
          </w:rPr>
          <w:instrText xml:space="preserve"> REF _Ref144046184 \h </w:instrText>
        </w:r>
      </w:ins>
      <w:r w:rsidR="00D940E7">
        <w:rPr>
          <w:lang w:val="en-GB"/>
        </w:rPr>
      </w:r>
      <w:r w:rsidR="00D940E7">
        <w:rPr>
          <w:lang w:val="en-GB"/>
        </w:rPr>
        <w:fldChar w:fldCharType="separate"/>
      </w:r>
      <w:ins w:id="3430" w:author="DARMANA-LEVERT Corentin (FRA-DTI)" w:date="2023-08-29T11:08:00Z">
        <w:r w:rsidR="00321898">
          <w:t xml:space="preserve">Figure </w:t>
        </w:r>
        <w:r w:rsidR="00321898">
          <w:rPr>
            <w:noProof/>
          </w:rPr>
          <w:t>53</w:t>
        </w:r>
      </w:ins>
      <w:ins w:id="3431" w:author="DARMANA-LEVERT Corentin (FRA-DTI)" w:date="2023-08-27T16:29:00Z">
        <w:r w:rsidR="00D940E7">
          <w:rPr>
            <w:lang w:val="en-GB"/>
          </w:rPr>
          <w:fldChar w:fldCharType="end"/>
        </w:r>
      </w:ins>
      <w:ins w:id="3432" w:author="DARMANA-LEVERT Corentin (FRA-DTI)" w:date="2023-08-25T14:38:00Z">
        <w:r w:rsidRPr="00F07906">
          <w:rPr>
            <w:lang w:val="en-GB"/>
          </w:rPr>
          <w:t>), of different generations</w:t>
        </w:r>
        <w:r>
          <w:rPr>
            <w:lang w:val="en-GB"/>
          </w:rPr>
          <w:t xml:space="preserve"> (n)</w:t>
        </w:r>
        <w:r w:rsidRPr="00F07906">
          <w:rPr>
            <w:lang w:val="en-GB"/>
          </w:rPr>
          <w:t>, which have a hydrophilic “face” and the other hydrophobic. The synthesis of these dendrimers is based on the coupling by “</w:t>
        </w:r>
        <w:r>
          <w:rPr>
            <w:lang w:val="en-GB"/>
          </w:rPr>
          <w:t>c</w:t>
        </w:r>
        <w:r w:rsidRPr="00F07906">
          <w:rPr>
            <w:lang w:val="en-GB"/>
          </w:rPr>
          <w:t xml:space="preserve">lick” chemistry of dendrons functionalized on the surface by TPEs and containing an </w:t>
        </w:r>
        <w:proofErr w:type="spellStart"/>
        <w:r w:rsidRPr="00F07906">
          <w:rPr>
            <w:lang w:val="en-GB"/>
          </w:rPr>
          <w:t>azide</w:t>
        </w:r>
        <w:proofErr w:type="spellEnd"/>
        <w:r w:rsidRPr="00F07906">
          <w:rPr>
            <w:lang w:val="en-GB"/>
          </w:rPr>
          <w:t xml:space="preserve"> group, with an alkyne endowed with 3 </w:t>
        </w:r>
        <w:proofErr w:type="spellStart"/>
        <w:r w:rsidRPr="00F07906">
          <w:rPr>
            <w:lang w:val="en-GB"/>
          </w:rPr>
          <w:t>tetraethylene</w:t>
        </w:r>
        <w:proofErr w:type="spellEnd"/>
        <w:r w:rsidRPr="00F07906">
          <w:rPr>
            <w:lang w:val="en-GB"/>
          </w:rPr>
          <w:t xml:space="preserve"> glycol groups (oligomer of PEGs). The Janus dendrimers are then </w:t>
        </w:r>
        <w:proofErr w:type="spellStart"/>
        <w:r w:rsidRPr="00F07906">
          <w:rPr>
            <w:lang w:val="en-GB"/>
          </w:rPr>
          <w:t>nanoprecipitated</w:t>
        </w:r>
        <w:proofErr w:type="spellEnd"/>
        <w:r w:rsidRPr="00F07906">
          <w:rPr>
            <w:lang w:val="en-GB"/>
          </w:rPr>
          <w:t xml:space="preserve"> to cause the aggregation of the TPE groups and obtain the desired AIE photophysical properties.</w:t>
        </w:r>
      </w:ins>
    </w:p>
    <w:p w14:paraId="3001182C" w14:textId="77777777" w:rsidR="00842FF2" w:rsidRPr="00F07906" w:rsidRDefault="00842FF2" w:rsidP="00842FF2">
      <w:pPr>
        <w:spacing w:before="0"/>
        <w:rPr>
          <w:ins w:id="3433" w:author="DARMANA-LEVERT Corentin (FRA-DTI)" w:date="2023-08-25T14:38:00Z"/>
          <w:lang w:val="en-GB"/>
        </w:rPr>
      </w:pPr>
    </w:p>
    <w:p w14:paraId="33B10DFD" w14:textId="5C90E869" w:rsidR="00794EE5" w:rsidRDefault="002D4994" w:rsidP="00794EE5">
      <w:pPr>
        <w:keepNext/>
        <w:spacing w:before="0"/>
        <w:jc w:val="center"/>
        <w:rPr>
          <w:ins w:id="3434" w:author="DARMANA-LEVERT Corentin (FRA-DTI)" w:date="2023-08-25T14:53:00Z"/>
        </w:rPr>
      </w:pPr>
      <w:ins w:id="3435" w:author="DARMANA-LEVERT Corentin (FRA-DTI)" w:date="2023-08-25T14:38:00Z">
        <w:r w:rsidRPr="00F07906">
          <w:rPr>
            <w:rFonts w:cstheme="minorHAnsi"/>
            <w:noProof/>
            <w:sz w:val="20"/>
            <w:szCs w:val="20"/>
            <w:lang w:val="en-GB"/>
          </w:rPr>
          <w:object w:dxaOrig="10396" w:dyaOrig="4936" w14:anchorId="10DE27B8">
            <v:shape id="_x0000_i1026" type="#_x0000_t75" alt="" style="width:323.45pt;height:153.65pt;mso-width-percent:0;mso-height-percent:0;mso-width-percent:0;mso-height-percent:0" o:ole="">
              <v:imagedata r:id="rId86" o:title=""/>
            </v:shape>
            <o:OLEObject Type="Embed" ProgID="ChemDraw.Document.6.0" ShapeID="_x0000_i1026" DrawAspect="Content" ObjectID="_1754814121" r:id="rId90"/>
          </w:object>
        </w:r>
      </w:ins>
    </w:p>
    <w:p w14:paraId="35092960" w14:textId="331BA683" w:rsidR="00842FF2" w:rsidRPr="00F07906" w:rsidRDefault="00794EE5" w:rsidP="00794EE5">
      <w:pPr>
        <w:pStyle w:val="Lgende"/>
        <w:rPr>
          <w:ins w:id="3436" w:author="DARMANA-LEVERT Corentin (FRA-DTI)" w:date="2023-08-25T14:38:00Z"/>
        </w:rPr>
      </w:pPr>
      <w:bookmarkStart w:id="3437" w:name="_Ref144046184"/>
      <w:bookmarkStart w:id="3438" w:name="_Toc144199813"/>
      <w:ins w:id="3439" w:author="DARMANA-LEVERT Corentin (FRA-DTI)" w:date="2023-08-25T14:53:00Z">
        <w:r>
          <w:t xml:space="preserve">Figure </w:t>
        </w:r>
        <w:r>
          <w:fldChar w:fldCharType="begin"/>
        </w:r>
        <w:r>
          <w:instrText xml:space="preserve"> SEQ Figure \* ARABIC </w:instrText>
        </w:r>
      </w:ins>
      <w:r>
        <w:fldChar w:fldCharType="separate"/>
      </w:r>
      <w:ins w:id="3440" w:author="DARMANA-LEVERT Corentin (FRA-DTI)" w:date="2023-08-29T11:08:00Z">
        <w:r w:rsidR="00321898">
          <w:rPr>
            <w:noProof/>
          </w:rPr>
          <w:t>53</w:t>
        </w:r>
      </w:ins>
      <w:ins w:id="3441" w:author="DARMANA-LEVERT Corentin (FRA-DTI)" w:date="2023-08-25T14:53:00Z">
        <w:r>
          <w:fldChar w:fldCharType="end"/>
        </w:r>
        <w:bookmarkEnd w:id="3437"/>
        <w:r>
          <w:t xml:space="preserve"> : </w:t>
        </w:r>
        <w:r w:rsidRPr="00286973">
          <w:t>An example of a 1</w:t>
        </w:r>
      </w:ins>
      <w:ins w:id="3442" w:author="DARMANA-LEVERT Corentin (FRA-DTI)" w:date="2023-08-27T13:35:00Z">
        <w:r w:rsidR="005A24E2" w:rsidRPr="005A24E2">
          <w:rPr>
            <w:vertAlign w:val="superscript"/>
          </w:rPr>
          <w:t>st</w:t>
        </w:r>
        <w:r w:rsidR="005A24E2">
          <w:t xml:space="preserve"> </w:t>
        </w:r>
      </w:ins>
      <w:ins w:id="3443" w:author="DARMANA-LEVERT Corentin (FRA-DTI)" w:date="2023-08-25T14:53:00Z">
        <w:r w:rsidRPr="00286973">
          <w:t>generation Janus amphiphilic dendrimer synthesized by Ali Nazemi and his team.</w:t>
        </w:r>
      </w:ins>
      <w:bookmarkEnd w:id="3438"/>
    </w:p>
    <w:p w14:paraId="7BADAF32" w14:textId="77777777" w:rsidR="00842FF2" w:rsidRPr="00F07906" w:rsidRDefault="00842FF2" w:rsidP="00842FF2">
      <w:pPr>
        <w:spacing w:before="0"/>
        <w:rPr>
          <w:ins w:id="3444" w:author="DARMANA-LEVERT Corentin (FRA-DTI)" w:date="2023-08-25T14:38:00Z"/>
          <w:lang w:val="en-GB"/>
        </w:rPr>
      </w:pPr>
    </w:p>
    <w:p w14:paraId="60BE4CE5" w14:textId="4C2FD316" w:rsidR="00842FF2" w:rsidRPr="00F07906" w:rsidRDefault="00842FF2" w:rsidP="00842FF2">
      <w:pPr>
        <w:spacing w:before="0"/>
        <w:rPr>
          <w:ins w:id="3445" w:author="DARMANA-LEVERT Corentin (FRA-DTI)" w:date="2023-08-25T14:38:00Z"/>
          <w:lang w:val="en-GB"/>
        </w:rPr>
      </w:pPr>
      <w:ins w:id="3446" w:author="DARMANA-LEVERT Corentin (FRA-DTI)" w:date="2023-08-25T14:38:00Z">
        <w:r w:rsidRPr="00F07906">
          <w:rPr>
            <w:lang w:val="en-GB"/>
          </w:rPr>
          <w:t xml:space="preserve">Yet, recent work shows that polyethylene glycol (PEG), which covers many nanostructures used in the biomedical field, currently suffers from criticism despite being approved by agencies such as the FDA. Indeed, after several years of use, some patients develop anti-PEG antibodies and the biostability of PEG remains a disadvantage.  Many teams are interested in replacing PEG with substitutes such as certain polyoxazolines or polysaccharides such as dextran, of microbial origin which is biocompatible and biodegradable. Jean-Luc SIX and his team have been working for more than 20 years on derivatives combining dextran and biodegradable/biocompatible synthetic polymers, which are then formulated into nanostructures with various morphologies (core/crown nanoparticles, cylindrical micelles, </w:t>
        </w:r>
        <w:proofErr w:type="spellStart"/>
        <w:r w:rsidRPr="00F07906">
          <w:rPr>
            <w:lang w:val="en-GB"/>
          </w:rPr>
          <w:t>nanocapsules</w:t>
        </w:r>
        <w:proofErr w:type="spellEnd"/>
        <w:r w:rsidRPr="00F07906">
          <w:rPr>
            <w:lang w:val="en-GB"/>
          </w:rPr>
          <w:t xml:space="preserve">, </w:t>
        </w:r>
        <w:proofErr w:type="spellStart"/>
        <w:r w:rsidRPr="00F07906">
          <w:rPr>
            <w:lang w:val="en-GB"/>
          </w:rPr>
          <w:t>polymersomes</w:t>
        </w:r>
        <w:proofErr w:type="spellEnd"/>
        <w:r w:rsidRPr="00F07906">
          <w:rPr>
            <w:lang w:val="en-GB"/>
          </w:rPr>
          <w:t>)</w:t>
        </w:r>
      </w:ins>
      <w:customXmlInsRangeStart w:id="3447" w:author="DARMANA-LEVERT Corentin (FRA-DTI)" w:date="2023-08-25T14:38:00Z"/>
      <w:sdt>
        <w:sdtPr>
          <w:rPr>
            <w:lang w:val="en-GB"/>
          </w:rPr>
          <w:id w:val="-684820204"/>
          <w:citation/>
        </w:sdtPr>
        <w:sdtContent>
          <w:customXmlInsRangeEnd w:id="3447"/>
          <w:ins w:id="3448" w:author="DARMANA-LEVERT Corentin (FRA-DTI)" w:date="2023-08-25T14:38:00Z">
            <w:r w:rsidRPr="00F07906">
              <w:rPr>
                <w:lang w:val="en-GB"/>
              </w:rPr>
              <w:fldChar w:fldCharType="begin"/>
            </w:r>
            <w:r w:rsidRPr="006C73D7">
              <w:rPr>
                <w:lang w:val="en-CA"/>
              </w:rPr>
              <w:instrText xml:space="preserve"> CITATION Kha18 \l 1036 </w:instrText>
            </w:r>
            <w:r w:rsidRPr="00F07906">
              <w:rPr>
                <w:lang w:val="en-GB"/>
              </w:rPr>
              <w:fldChar w:fldCharType="separate"/>
            </w:r>
          </w:ins>
          <w:ins w:id="3449" w:author="DARMANA-LEVERT Corentin (FRA-DTI)" w:date="2023-08-29T11:08:00Z">
            <w:r w:rsidR="00321898">
              <w:rPr>
                <w:noProof/>
                <w:lang w:val="en-CA"/>
              </w:rPr>
              <w:t xml:space="preserve"> </w:t>
            </w:r>
            <w:r w:rsidR="00321898" w:rsidRPr="00321898">
              <w:rPr>
                <w:noProof/>
                <w:lang w:val="en-CA"/>
              </w:rPr>
              <w:t>(25)</w:t>
            </w:r>
          </w:ins>
          <w:del w:id="3450" w:author="DARMANA-LEVERT Corentin (FRA-DTI)" w:date="2023-08-29T08:18:00Z">
            <w:r w:rsidR="00D45538" w:rsidDel="00850BFD">
              <w:rPr>
                <w:noProof/>
                <w:lang w:val="en-CA"/>
              </w:rPr>
              <w:delText xml:space="preserve"> </w:delText>
            </w:r>
            <w:r w:rsidR="00D45538" w:rsidRPr="00D45538" w:rsidDel="00850BFD">
              <w:rPr>
                <w:noProof/>
                <w:lang w:val="en-CA"/>
              </w:rPr>
              <w:delText>(25)</w:delText>
            </w:r>
          </w:del>
          <w:ins w:id="3451" w:author="DARMANA-LEVERT Corentin (FRA-DTI)" w:date="2023-08-25T14:38:00Z">
            <w:r w:rsidRPr="00F07906">
              <w:rPr>
                <w:lang w:val="en-GB"/>
              </w:rPr>
              <w:fldChar w:fldCharType="end"/>
            </w:r>
          </w:ins>
          <w:customXmlInsRangeStart w:id="3452" w:author="DARMANA-LEVERT Corentin (FRA-DTI)" w:date="2023-08-25T14:38:00Z"/>
        </w:sdtContent>
      </w:sdt>
      <w:customXmlInsRangeEnd w:id="3452"/>
      <w:ins w:id="3453" w:author="DARMANA-LEVERT Corentin (FRA-DTI)" w:date="2023-08-27T17:58:00Z">
        <w:r w:rsidR="0090325B">
          <w:rPr>
            <w:lang w:val="en-GB"/>
          </w:rPr>
          <w:t>.</w:t>
        </w:r>
      </w:ins>
    </w:p>
    <w:p w14:paraId="7F98CFA5" w14:textId="77777777" w:rsidR="00842FF2" w:rsidRPr="00F07906" w:rsidRDefault="00842FF2" w:rsidP="00842FF2">
      <w:pPr>
        <w:spacing w:before="0"/>
        <w:rPr>
          <w:ins w:id="3454" w:author="DARMANA-LEVERT Corentin (FRA-DTI)" w:date="2023-08-25T14:38:00Z"/>
          <w:lang w:val="en-GB"/>
        </w:rPr>
      </w:pPr>
      <w:ins w:id="3455" w:author="DARMANA-LEVERT Corentin (FRA-DTI)" w:date="2023-08-25T14:38:00Z">
        <w:r w:rsidRPr="00F07906">
          <w:rPr>
            <w:lang w:val="en-GB"/>
          </w:rPr>
          <w:t xml:space="preserve">This research internship supervised by Jean-Luc SIX (France) and Ali NAZEMI (Canada) focused on obtaining dextrans modified by dendrons with a TPE surface. The derivatives obtained are amphiphilic, can be </w:t>
        </w:r>
        <w:proofErr w:type="spellStart"/>
        <w:r w:rsidRPr="00F07906">
          <w:rPr>
            <w:lang w:val="en-GB"/>
          </w:rPr>
          <w:t>nanoprecipitated</w:t>
        </w:r>
        <w:proofErr w:type="spellEnd"/>
        <w:r w:rsidRPr="00F07906">
          <w:rPr>
            <w:lang w:val="en-GB"/>
          </w:rPr>
          <w:t xml:space="preserve"> to obtain fluorescent nano-objects with AIE properties. The encapsulation of an anti-cancer drug in the synthetized nano-objects could finally open the door to a “</w:t>
        </w:r>
        <w:proofErr w:type="spellStart"/>
        <w:r w:rsidRPr="00F07906">
          <w:rPr>
            <w:lang w:val="en-GB"/>
          </w:rPr>
          <w:t>theranostic</w:t>
        </w:r>
        <w:proofErr w:type="spellEnd"/>
        <w:r w:rsidRPr="00F07906">
          <w:rPr>
            <w:lang w:val="en-GB"/>
          </w:rPr>
          <w:t>” application.</w:t>
        </w:r>
      </w:ins>
    </w:p>
    <w:p w14:paraId="2462E0B5" w14:textId="77777777" w:rsidR="00842FF2" w:rsidRPr="00F07906" w:rsidRDefault="00842FF2" w:rsidP="00842FF2">
      <w:pPr>
        <w:spacing w:before="0"/>
        <w:rPr>
          <w:ins w:id="3456" w:author="DARMANA-LEVERT Corentin (FRA-DTI)" w:date="2023-08-25T14:38:00Z"/>
          <w:lang w:val="en-GB"/>
        </w:rPr>
      </w:pPr>
    </w:p>
    <w:p w14:paraId="00534BA9" w14:textId="77777777" w:rsidR="00842FF2" w:rsidRPr="00F07906" w:rsidRDefault="00842FF2" w:rsidP="00842FF2">
      <w:pPr>
        <w:pStyle w:val="Titre2"/>
        <w:rPr>
          <w:ins w:id="3457" w:author="DARMANA-LEVERT Corentin (FRA-DTI)" w:date="2023-08-25T14:38:00Z"/>
          <w:lang w:val="en-GB"/>
        </w:rPr>
      </w:pPr>
      <w:bookmarkStart w:id="3458" w:name="_Toc139404865"/>
      <w:bookmarkStart w:id="3459" w:name="_Toc143521163"/>
      <w:bookmarkStart w:id="3460" w:name="_Toc144199756"/>
      <w:ins w:id="3461" w:author="DARMANA-LEVERT Corentin (FRA-DTI)" w:date="2023-08-25T14:38:00Z">
        <w:r w:rsidRPr="00F07906">
          <w:rPr>
            <w:lang w:val="en-GB"/>
          </w:rPr>
          <w:t>Objectives of the internship</w:t>
        </w:r>
        <w:bookmarkEnd w:id="3458"/>
        <w:bookmarkEnd w:id="3459"/>
        <w:bookmarkEnd w:id="3460"/>
      </w:ins>
    </w:p>
    <w:p w14:paraId="168A45F3" w14:textId="77777777" w:rsidR="00842FF2" w:rsidRPr="00F07906" w:rsidRDefault="00842FF2" w:rsidP="00842FF2">
      <w:pPr>
        <w:rPr>
          <w:ins w:id="3462" w:author="DARMANA-LEVERT Corentin (FRA-DTI)" w:date="2023-08-25T14:38:00Z"/>
          <w:lang w:val="en-GB"/>
        </w:rPr>
      </w:pPr>
      <w:ins w:id="3463" w:author="DARMANA-LEVERT Corentin (FRA-DTI)" w:date="2023-08-25T14:38:00Z">
        <w:r w:rsidRPr="00F07906">
          <w:rPr>
            <w:lang w:val="en-GB"/>
          </w:rPr>
          <w:t xml:space="preserve">The objective of this internship is to produce nano-objects that are fluorescent, endowed with AIE properties, and intended for diagnostic or even </w:t>
        </w:r>
        <w:proofErr w:type="spellStart"/>
        <w:r w:rsidRPr="00F07906">
          <w:rPr>
            <w:lang w:val="en-GB"/>
          </w:rPr>
          <w:t>theranostic</w:t>
        </w:r>
        <w:proofErr w:type="spellEnd"/>
        <w:r w:rsidRPr="00F07906">
          <w:rPr>
            <w:lang w:val="en-GB"/>
          </w:rPr>
          <w:t xml:space="preserve"> applications. These nano-objects are obtained by nanoprecipitation of modified dextrans containing dendrons with a TPE (</w:t>
        </w:r>
        <w:proofErr w:type="spellStart"/>
        <w:r w:rsidRPr="00F07906">
          <w:rPr>
            <w:lang w:val="en-GB"/>
          </w:rPr>
          <w:t>tetraphenylethylene</w:t>
        </w:r>
        <w:proofErr w:type="spellEnd"/>
        <w:r w:rsidRPr="00F07906">
          <w:rPr>
            <w:lang w:val="en-GB"/>
          </w:rPr>
          <w:t>) surface. To reach the objective, the complementarities of the French and Canadian teams are required.</w:t>
        </w:r>
      </w:ins>
    </w:p>
    <w:p w14:paraId="51AA2D8E" w14:textId="35E9189E" w:rsidR="00842FF2" w:rsidRPr="00F07906" w:rsidRDefault="00842FF2" w:rsidP="00842FF2">
      <w:pPr>
        <w:rPr>
          <w:ins w:id="3464" w:author="DARMANA-LEVERT Corentin (FRA-DTI)" w:date="2023-08-25T14:38:00Z"/>
          <w:lang w:val="en-GB"/>
        </w:rPr>
      </w:pPr>
      <w:ins w:id="3465" w:author="DARMANA-LEVERT Corentin (FRA-DTI)" w:date="2023-08-25T14:38:00Z">
        <w:r w:rsidRPr="00F07906">
          <w:rPr>
            <w:lang w:val="en-GB"/>
          </w:rPr>
          <w:t>These nano-objects are formulated step by step as described in</w:t>
        </w:r>
      </w:ins>
      <w:ins w:id="3466" w:author="DARMANA-LEVERT Corentin (FRA-DTI)" w:date="2023-08-27T16:29:00Z">
        <w:r w:rsidR="00D940E7">
          <w:rPr>
            <w:lang w:val="en-GB"/>
          </w:rPr>
          <w:t xml:space="preserve"> </w:t>
        </w:r>
        <w:r w:rsidR="00D940E7">
          <w:rPr>
            <w:lang w:val="en-GB"/>
          </w:rPr>
          <w:fldChar w:fldCharType="begin"/>
        </w:r>
        <w:r w:rsidR="00D940E7">
          <w:rPr>
            <w:lang w:val="en-GB"/>
          </w:rPr>
          <w:instrText xml:space="preserve"> REF _Ref144046201 \h </w:instrText>
        </w:r>
      </w:ins>
      <w:r w:rsidR="00D940E7">
        <w:rPr>
          <w:lang w:val="en-GB"/>
        </w:rPr>
      </w:r>
      <w:r w:rsidR="00D940E7">
        <w:rPr>
          <w:lang w:val="en-GB"/>
        </w:rPr>
        <w:fldChar w:fldCharType="separate"/>
      </w:r>
      <w:ins w:id="3467" w:author="DARMANA-LEVERT Corentin (FRA-DTI)" w:date="2023-08-29T11:08:00Z">
        <w:r w:rsidR="00321898">
          <w:t xml:space="preserve">Figure </w:t>
        </w:r>
        <w:r w:rsidR="00321898">
          <w:rPr>
            <w:noProof/>
          </w:rPr>
          <w:t>54</w:t>
        </w:r>
      </w:ins>
      <w:ins w:id="3468" w:author="DARMANA-LEVERT Corentin (FRA-DTI)" w:date="2023-08-27T16:29:00Z">
        <w:r w:rsidR="00D940E7">
          <w:rPr>
            <w:lang w:val="en-GB"/>
          </w:rPr>
          <w:fldChar w:fldCharType="end"/>
        </w:r>
      </w:ins>
      <w:ins w:id="3469" w:author="DARMANA-LEVERT Corentin (FRA-DTI)" w:date="2023-08-25T14:38:00Z">
        <w:r w:rsidRPr="00F07906">
          <w:rPr>
            <w:lang w:val="en-GB"/>
          </w:rPr>
          <w:t>:</w:t>
        </w:r>
      </w:ins>
    </w:p>
    <w:p w14:paraId="08A2843A" w14:textId="527D710A" w:rsidR="00842FF2" w:rsidRPr="00F07906" w:rsidRDefault="00842FF2" w:rsidP="00842FF2">
      <w:pPr>
        <w:pStyle w:val="Paragraphedeliste"/>
        <w:numPr>
          <w:ilvl w:val="0"/>
          <w:numId w:val="34"/>
        </w:numPr>
        <w:rPr>
          <w:ins w:id="3470" w:author="DARMANA-LEVERT Corentin (FRA-DTI)" w:date="2023-08-25T14:38:00Z"/>
          <w:lang w:val="en-GB"/>
        </w:rPr>
      </w:pPr>
      <w:ins w:id="3471" w:author="DARMANA-LEVERT Corentin (FRA-DTI)" w:date="2023-08-25T14:38:00Z">
        <w:r w:rsidRPr="00F07906">
          <w:rPr>
            <w:lang w:val="en-GB"/>
          </w:rPr>
          <w:t>Synthesis of dendrons of different generation</w:t>
        </w:r>
        <w:r>
          <w:rPr>
            <w:lang w:val="en-GB"/>
          </w:rPr>
          <w:t xml:space="preserve"> numbers (n)</w:t>
        </w:r>
        <w:r w:rsidRPr="00F07906">
          <w:rPr>
            <w:lang w:val="en-GB"/>
          </w:rPr>
          <w:t xml:space="preserve">, </w:t>
        </w:r>
        <w:proofErr w:type="gramStart"/>
        <w:r w:rsidRPr="00F07906">
          <w:rPr>
            <w:lang w:val="en-GB"/>
          </w:rPr>
          <w:t>surface-modified</w:t>
        </w:r>
        <w:proofErr w:type="gramEnd"/>
        <w:r w:rsidRPr="00F07906">
          <w:rPr>
            <w:lang w:val="en-GB"/>
          </w:rPr>
          <w:t xml:space="preserve"> by TPE groups. These dendrons carry an </w:t>
        </w:r>
        <w:proofErr w:type="spellStart"/>
        <w:r w:rsidRPr="00F07906">
          <w:rPr>
            <w:lang w:val="en-GB"/>
          </w:rPr>
          <w:t>azide</w:t>
        </w:r>
        <w:proofErr w:type="spellEnd"/>
        <w:r w:rsidRPr="00F07906">
          <w:rPr>
            <w:lang w:val="en-GB"/>
          </w:rPr>
          <w:t xml:space="preserve"> function </w:t>
        </w:r>
        <w:r>
          <w:rPr>
            <w:lang w:val="en-GB"/>
          </w:rPr>
          <w:t xml:space="preserve">at their focal point </w:t>
        </w:r>
        <w:r w:rsidRPr="00F07906">
          <w:rPr>
            <w:lang w:val="en-GB"/>
          </w:rPr>
          <w:t xml:space="preserve">and are produced in </w:t>
        </w:r>
        <w:r>
          <w:rPr>
            <w:lang w:val="en-GB"/>
          </w:rPr>
          <w:t>Nazemi group</w:t>
        </w:r>
        <w:r w:rsidRPr="00F07906">
          <w:rPr>
            <w:lang w:val="en-GB"/>
          </w:rPr>
          <w:t xml:space="preserve">. </w:t>
        </w:r>
      </w:ins>
      <w:customXmlInsRangeStart w:id="3472" w:author="DARMANA-LEVERT Corentin (FRA-DTI)" w:date="2023-08-25T14:38:00Z"/>
      <w:sdt>
        <w:sdtPr>
          <w:rPr>
            <w:lang w:val="en-GB"/>
          </w:rPr>
          <w:id w:val="-1481609215"/>
          <w:citation/>
        </w:sdtPr>
        <w:sdtContent>
          <w:customXmlInsRangeEnd w:id="3472"/>
          <w:ins w:id="3473" w:author="DARMANA-LEVERT Corentin (FRA-DTI)" w:date="2023-08-25T14:38:00Z">
            <w:r w:rsidRPr="00F07906">
              <w:rPr>
                <w:lang w:val="en-GB"/>
              </w:rPr>
              <w:fldChar w:fldCharType="begin"/>
            </w:r>
            <w:r w:rsidRPr="006C73D7">
              <w:rPr>
                <w:lang w:val="en-CA"/>
              </w:rPr>
              <w:instrText xml:space="preserve"> CITATION Mar21 \l 1036 </w:instrText>
            </w:r>
            <w:r w:rsidRPr="00F07906">
              <w:rPr>
                <w:lang w:val="en-GB"/>
              </w:rPr>
              <w:fldChar w:fldCharType="separate"/>
            </w:r>
          </w:ins>
          <w:r w:rsidR="00321898" w:rsidRPr="00321898">
            <w:rPr>
              <w:noProof/>
              <w:lang w:val="en-CA"/>
            </w:rPr>
            <w:t>(24)</w:t>
          </w:r>
          <w:ins w:id="3474" w:author="DARMANA-LEVERT Corentin (FRA-DTI)" w:date="2023-08-25T14:38:00Z">
            <w:r w:rsidRPr="00F07906">
              <w:rPr>
                <w:lang w:val="en-GB"/>
              </w:rPr>
              <w:fldChar w:fldCharType="end"/>
            </w:r>
          </w:ins>
          <w:customXmlInsRangeStart w:id="3475" w:author="DARMANA-LEVERT Corentin (FRA-DTI)" w:date="2023-08-25T14:38:00Z"/>
        </w:sdtContent>
      </w:sdt>
      <w:customXmlInsRangeEnd w:id="3475"/>
    </w:p>
    <w:p w14:paraId="5DB75061" w14:textId="77777777" w:rsidR="00842FF2" w:rsidRPr="00F07906" w:rsidRDefault="00842FF2" w:rsidP="00842FF2">
      <w:pPr>
        <w:pStyle w:val="Paragraphedeliste"/>
        <w:rPr>
          <w:ins w:id="3476" w:author="DARMANA-LEVERT Corentin (FRA-DTI)" w:date="2023-08-25T14:38:00Z"/>
          <w:lang w:val="en-GB"/>
        </w:rPr>
      </w:pPr>
    </w:p>
    <w:p w14:paraId="023808B8" w14:textId="1F03CE87" w:rsidR="0090325B" w:rsidRDefault="00842FF2" w:rsidP="0090325B">
      <w:pPr>
        <w:pStyle w:val="Paragraphedeliste"/>
        <w:numPr>
          <w:ilvl w:val="0"/>
          <w:numId w:val="34"/>
        </w:numPr>
        <w:spacing w:before="0" w:after="0"/>
        <w:rPr>
          <w:ins w:id="3477" w:author="DARMANA-LEVERT Corentin (FRA-DTI)" w:date="2023-08-27T17:56:00Z"/>
          <w:lang w:val="en-GB"/>
        </w:rPr>
      </w:pPr>
      <w:ins w:id="3478" w:author="DARMANA-LEVERT Corentin (FRA-DTI)" w:date="2023-08-25T14:38:00Z">
        <w:r w:rsidRPr="00F07906">
          <w:rPr>
            <w:lang w:val="en-GB"/>
          </w:rPr>
          <w:t>Modification of dextrans to introduce alkyne groups distributed throughout the chain. It will then be possible to produce derivatives with different amount of alkyne groups on the dextran chain, as already described by the French team</w:t>
        </w:r>
      </w:ins>
      <w:ins w:id="3479" w:author="DARMANA-LEVERT Corentin (FRA-DTI)" w:date="2023-08-27T16:30:00Z">
        <w:r w:rsidR="000615A1" w:rsidRPr="000615A1">
          <w:rPr>
            <w:lang w:val="en-GB"/>
          </w:rPr>
          <w:t xml:space="preserve"> </w:t>
        </w:r>
      </w:ins>
      <w:customXmlInsRangeStart w:id="3480" w:author="DARMANA-LEVERT Corentin (FRA-DTI)" w:date="2023-08-27T16:30:00Z"/>
      <w:sdt>
        <w:sdtPr>
          <w:rPr>
            <w:lang w:val="en-GB"/>
          </w:rPr>
          <w:id w:val="-1583672290"/>
          <w:citation/>
        </w:sdtPr>
        <w:sdtContent>
          <w:customXmlInsRangeEnd w:id="3480"/>
          <w:ins w:id="3481" w:author="DARMANA-LEVERT Corentin (FRA-DTI)" w:date="2023-08-27T16:30:00Z">
            <w:r w:rsidR="000615A1" w:rsidRPr="00F07906">
              <w:rPr>
                <w:lang w:val="en-GB"/>
              </w:rPr>
              <w:fldChar w:fldCharType="begin"/>
            </w:r>
            <w:r w:rsidR="000615A1" w:rsidRPr="006C73D7">
              <w:rPr>
                <w:lang w:val="en-CA"/>
              </w:rPr>
              <w:instrText xml:space="preserve"> CITATION Sol16 \l 1036 </w:instrText>
            </w:r>
            <w:r w:rsidR="000615A1" w:rsidRPr="00F07906">
              <w:rPr>
                <w:lang w:val="en-GB"/>
              </w:rPr>
              <w:fldChar w:fldCharType="separate"/>
            </w:r>
          </w:ins>
          <w:r w:rsidR="00321898" w:rsidRPr="00321898">
            <w:rPr>
              <w:noProof/>
              <w:lang w:val="en-CA"/>
            </w:rPr>
            <w:t>(26)</w:t>
          </w:r>
          <w:ins w:id="3482" w:author="DARMANA-LEVERT Corentin (FRA-DTI)" w:date="2023-08-27T16:30:00Z">
            <w:r w:rsidR="000615A1" w:rsidRPr="00F07906">
              <w:rPr>
                <w:lang w:val="en-GB"/>
              </w:rPr>
              <w:fldChar w:fldCharType="end"/>
            </w:r>
          </w:ins>
          <w:customXmlInsRangeStart w:id="3483" w:author="DARMANA-LEVERT Corentin (FRA-DTI)" w:date="2023-08-27T16:30:00Z"/>
        </w:sdtContent>
      </w:sdt>
      <w:customXmlInsRangeEnd w:id="3483"/>
      <w:ins w:id="3484" w:author="DARMANA-LEVERT Corentin (FRA-DTI)" w:date="2023-08-25T14:38:00Z">
        <w:r w:rsidRPr="00F07906">
          <w:rPr>
            <w:lang w:val="en-GB"/>
          </w:rPr>
          <w:t>.</w:t>
        </w:r>
      </w:ins>
    </w:p>
    <w:p w14:paraId="515F6F94" w14:textId="77777777" w:rsidR="0090325B" w:rsidRPr="0090325B" w:rsidRDefault="0090325B" w:rsidP="0090325B">
      <w:pPr>
        <w:spacing w:before="0" w:after="0"/>
        <w:rPr>
          <w:ins w:id="3485" w:author="DARMANA-LEVERT Corentin (FRA-DTI)" w:date="2023-08-25T14:38:00Z"/>
          <w:lang w:val="en-GB"/>
        </w:rPr>
      </w:pPr>
    </w:p>
    <w:p w14:paraId="0CA839C7" w14:textId="77777777" w:rsidR="00842FF2" w:rsidRPr="00F07906" w:rsidRDefault="00842FF2" w:rsidP="0090325B">
      <w:pPr>
        <w:pStyle w:val="Paragraphedeliste"/>
        <w:numPr>
          <w:ilvl w:val="0"/>
          <w:numId w:val="34"/>
        </w:numPr>
        <w:spacing w:before="0" w:after="0"/>
        <w:rPr>
          <w:ins w:id="3486" w:author="DARMANA-LEVERT Corentin (FRA-DTI)" w:date="2023-08-25T14:38:00Z"/>
          <w:lang w:val="en-GB"/>
        </w:rPr>
      </w:pPr>
      <w:ins w:id="3487" w:author="DARMANA-LEVERT Corentin (FRA-DTI)" w:date="2023-08-25T14:38:00Z">
        <w:r w:rsidRPr="00F07906">
          <w:rPr>
            <w:lang w:val="en-GB"/>
          </w:rPr>
          <w:t xml:space="preserve">Coupling of alkyne-bearing dextrans with </w:t>
        </w:r>
        <w:proofErr w:type="spellStart"/>
        <w:r w:rsidRPr="00F07906">
          <w:rPr>
            <w:lang w:val="en-GB"/>
          </w:rPr>
          <w:t>azide</w:t>
        </w:r>
        <w:proofErr w:type="spellEnd"/>
        <w:r w:rsidRPr="00F07906">
          <w:rPr>
            <w:lang w:val="en-GB"/>
          </w:rPr>
          <w:t>-bearing TPE</w:t>
        </w:r>
        <w:r>
          <w:rPr>
            <w:lang w:val="en-GB"/>
          </w:rPr>
          <w:t>-containing</w:t>
        </w:r>
        <w:r w:rsidRPr="00F07906">
          <w:rPr>
            <w:lang w:val="en-GB"/>
          </w:rPr>
          <w:t xml:space="preserve"> dendrons. This coupling, known as </w:t>
        </w:r>
        <w:proofErr w:type="spellStart"/>
        <w:r w:rsidRPr="00F07906">
          <w:rPr>
            <w:lang w:val="en-GB"/>
          </w:rPr>
          <w:t>CuAAC</w:t>
        </w:r>
        <w:proofErr w:type="spellEnd"/>
        <w:r w:rsidRPr="00F07906">
          <w:rPr>
            <w:lang w:val="en-GB"/>
          </w:rPr>
          <w:t xml:space="preserve"> (</w:t>
        </w:r>
        <w:r>
          <w:rPr>
            <w:lang w:val="en-GB"/>
          </w:rPr>
          <w:t>co</w:t>
        </w:r>
        <w:r w:rsidRPr="00F07906">
          <w:rPr>
            <w:lang w:val="en-GB"/>
          </w:rPr>
          <w:t>pper</w:t>
        </w:r>
        <w:r>
          <w:rPr>
            <w:lang w:val="en-GB"/>
          </w:rPr>
          <w:t>-catalysed</w:t>
        </w:r>
        <w:r w:rsidRPr="00F07906">
          <w:rPr>
            <w:lang w:val="en-GB"/>
          </w:rPr>
          <w:t xml:space="preserve"> </w:t>
        </w:r>
        <w:r>
          <w:rPr>
            <w:lang w:val="en-GB"/>
          </w:rPr>
          <w:t>a</w:t>
        </w:r>
        <w:r w:rsidRPr="00F07906">
          <w:rPr>
            <w:lang w:val="en-GB"/>
          </w:rPr>
          <w:t>lkyne</w:t>
        </w:r>
        <w:r>
          <w:rPr>
            <w:lang w:val="en-GB"/>
          </w:rPr>
          <w:t>-</w:t>
        </w:r>
        <w:proofErr w:type="spellStart"/>
        <w:r>
          <w:rPr>
            <w:lang w:val="en-GB"/>
          </w:rPr>
          <w:t>a</w:t>
        </w:r>
        <w:r w:rsidRPr="00F07906">
          <w:rPr>
            <w:lang w:val="en-GB"/>
          </w:rPr>
          <w:t>zide</w:t>
        </w:r>
        <w:proofErr w:type="spellEnd"/>
        <w:r w:rsidRPr="00F07906">
          <w:rPr>
            <w:lang w:val="en-GB"/>
          </w:rPr>
          <w:t xml:space="preserve"> </w:t>
        </w:r>
        <w:r>
          <w:rPr>
            <w:lang w:val="en-GB"/>
          </w:rPr>
          <w:t>c</w:t>
        </w:r>
        <w:r w:rsidRPr="00F07906">
          <w:rPr>
            <w:lang w:val="en-GB"/>
          </w:rPr>
          <w:t xml:space="preserve">ycloaddition), is part of the </w:t>
        </w:r>
        <w:r>
          <w:rPr>
            <w:lang w:val="en-GB"/>
          </w:rPr>
          <w:t>c</w:t>
        </w:r>
        <w:r w:rsidRPr="00F07906">
          <w:rPr>
            <w:lang w:val="en-GB"/>
          </w:rPr>
          <w:t>lick chemistry reactions whose interest for the scientific community has been crowned by the Nobel Prize in Chemistry 2022. These compounds will be amphiphilic due to the hydrophilicity of dextran, and the hydrophobicity of TPEs. This coupling, easy to achieve, has already been implemented by the 2 teams. It will be possible to vary the generation of dendrimers grafted onto the dextran, as well as the grafting rate. A panel of amphiphilic compounds will thus be obtained after step 3.</w:t>
        </w:r>
      </w:ins>
    </w:p>
    <w:p w14:paraId="2CBD41D0" w14:textId="77777777" w:rsidR="00842FF2" w:rsidRPr="00F07906" w:rsidRDefault="00842FF2" w:rsidP="00842FF2">
      <w:pPr>
        <w:pStyle w:val="Paragraphedeliste"/>
        <w:rPr>
          <w:ins w:id="3488" w:author="DARMANA-LEVERT Corentin (FRA-DTI)" w:date="2023-08-25T14:38:00Z"/>
          <w:lang w:val="en-GB"/>
        </w:rPr>
      </w:pPr>
    </w:p>
    <w:p w14:paraId="73929D14" w14:textId="77777777" w:rsidR="00842FF2" w:rsidRPr="00F07906" w:rsidRDefault="00842FF2" w:rsidP="00842FF2">
      <w:pPr>
        <w:pStyle w:val="Paragraphedeliste"/>
        <w:numPr>
          <w:ilvl w:val="0"/>
          <w:numId w:val="34"/>
        </w:numPr>
        <w:rPr>
          <w:ins w:id="3489" w:author="DARMANA-LEVERT Corentin (FRA-DTI)" w:date="2023-08-25T14:38:00Z"/>
          <w:lang w:val="en-GB"/>
        </w:rPr>
      </w:pPr>
      <w:ins w:id="3490" w:author="DARMANA-LEVERT Corentin (FRA-DTI)" w:date="2023-08-25T14:38:00Z">
        <w:r w:rsidRPr="00F07906">
          <w:rPr>
            <w:lang w:val="en-GB"/>
          </w:rPr>
          <w:lastRenderedPageBreak/>
          <w:t xml:space="preserve">Nanoprecipitation of these amphiphilic compounds and characterization of the fluorescence properties. The AIE properties will be </w:t>
        </w:r>
        <w:r>
          <w:rPr>
            <w:lang w:val="en-GB"/>
          </w:rPr>
          <w:t>investigated</w:t>
        </w:r>
        <w:r w:rsidRPr="00F07906">
          <w:rPr>
            <w:lang w:val="en-GB"/>
          </w:rPr>
          <w:t>, these properties will be related to the macromolecular parameters of the synthetized dextran derivatives.</w:t>
        </w:r>
      </w:ins>
    </w:p>
    <w:p w14:paraId="5AA10445" w14:textId="77777777" w:rsidR="00842FF2" w:rsidRPr="00F07906" w:rsidRDefault="00842FF2" w:rsidP="00842FF2">
      <w:pPr>
        <w:pStyle w:val="Paragraphedeliste"/>
        <w:rPr>
          <w:ins w:id="3491" w:author="DARMANA-LEVERT Corentin (FRA-DTI)" w:date="2023-08-25T14:38:00Z"/>
          <w:lang w:val="en-GB"/>
        </w:rPr>
      </w:pPr>
    </w:p>
    <w:p w14:paraId="09F393AF" w14:textId="77777777" w:rsidR="00794EE5" w:rsidRDefault="00842FF2" w:rsidP="00794EE5">
      <w:pPr>
        <w:keepNext/>
        <w:jc w:val="center"/>
        <w:rPr>
          <w:ins w:id="3492" w:author="DARMANA-LEVERT Corentin (FRA-DTI)" w:date="2023-08-25T14:53:00Z"/>
        </w:rPr>
      </w:pPr>
      <w:ins w:id="3493" w:author="DARMANA-LEVERT Corentin (FRA-DTI)" w:date="2023-08-25T14:38:00Z">
        <w:r w:rsidRPr="00F07906">
          <w:rPr>
            <w:noProof/>
            <w:sz w:val="20"/>
            <w:szCs w:val="20"/>
            <w:lang w:val="en-GB"/>
          </w:rPr>
          <w:drawing>
            <wp:inline distT="0" distB="0" distL="0" distR="0" wp14:anchorId="2BFF36E2" wp14:editId="78E95976">
              <wp:extent cx="5504019" cy="1642584"/>
              <wp:effectExtent l="0" t="0" r="1905" b="0"/>
              <wp:docPr id="76" name="Image 76" descr="C:\Users\cdarmanalevert\Downloads\proj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darmanalevert\Downloads\projet.JPG"/>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528630" cy="1649929"/>
                      </a:xfrm>
                      <a:prstGeom prst="rect">
                        <a:avLst/>
                      </a:prstGeom>
                      <a:noFill/>
                      <a:ln>
                        <a:noFill/>
                      </a:ln>
                    </pic:spPr>
                  </pic:pic>
                </a:graphicData>
              </a:graphic>
            </wp:inline>
          </w:drawing>
        </w:r>
      </w:ins>
    </w:p>
    <w:p w14:paraId="6E2DBC95" w14:textId="6CD1EBD0" w:rsidR="00842FF2" w:rsidRPr="00F07906" w:rsidRDefault="00794EE5" w:rsidP="00794EE5">
      <w:pPr>
        <w:pStyle w:val="Lgende"/>
        <w:rPr>
          <w:ins w:id="3494" w:author="DARMANA-LEVERT Corentin (FRA-DTI)" w:date="2023-08-25T14:38:00Z"/>
        </w:rPr>
      </w:pPr>
      <w:bookmarkStart w:id="3495" w:name="_Ref144046201"/>
      <w:bookmarkStart w:id="3496" w:name="_Toc144199814"/>
      <w:ins w:id="3497" w:author="DARMANA-LEVERT Corentin (FRA-DTI)" w:date="2023-08-25T14:53:00Z">
        <w:r>
          <w:t xml:space="preserve">Figure </w:t>
        </w:r>
        <w:r>
          <w:fldChar w:fldCharType="begin"/>
        </w:r>
        <w:r>
          <w:instrText xml:space="preserve"> SEQ Figure \* ARABIC </w:instrText>
        </w:r>
      </w:ins>
      <w:r>
        <w:fldChar w:fldCharType="separate"/>
      </w:r>
      <w:ins w:id="3498" w:author="DARMANA-LEVERT Corentin (FRA-DTI)" w:date="2023-08-29T11:08:00Z">
        <w:r w:rsidR="00321898">
          <w:rPr>
            <w:noProof/>
          </w:rPr>
          <w:t>54</w:t>
        </w:r>
      </w:ins>
      <w:ins w:id="3499" w:author="DARMANA-LEVERT Corentin (FRA-DTI)" w:date="2023-08-25T14:53:00Z">
        <w:r>
          <w:fldChar w:fldCharType="end"/>
        </w:r>
        <w:bookmarkEnd w:id="3495"/>
        <w:r>
          <w:t xml:space="preserve"> : </w:t>
        </w:r>
        <w:r w:rsidRPr="00D610E1">
          <w:t>Schematic overview of the project</w:t>
        </w:r>
      </w:ins>
      <w:bookmarkEnd w:id="3496"/>
    </w:p>
    <w:p w14:paraId="3A6D04A1" w14:textId="77777777" w:rsidR="00842FF2" w:rsidRPr="00F07906" w:rsidRDefault="00842FF2" w:rsidP="00842FF2">
      <w:pPr>
        <w:rPr>
          <w:ins w:id="3500" w:author="DARMANA-LEVERT Corentin (FRA-DTI)" w:date="2023-08-25T14:38:00Z"/>
        </w:rPr>
      </w:pPr>
    </w:p>
    <w:p w14:paraId="03577407" w14:textId="77777777" w:rsidR="00842FF2" w:rsidRPr="00F07906" w:rsidRDefault="00842FF2" w:rsidP="00A364F0">
      <w:pPr>
        <w:rPr>
          <w:ins w:id="3501" w:author="DARMANA-LEVERT Corentin (FRA-DTI)" w:date="2023-08-25T14:38:00Z"/>
          <w:lang w:val="en-GB"/>
        </w:rPr>
      </w:pPr>
      <w:ins w:id="3502" w:author="DARMANA-LEVERT Corentin (FRA-DTI)" w:date="2023-08-25T14:38:00Z">
        <w:r w:rsidRPr="00F07906">
          <w:rPr>
            <w:lang w:val="en-GB"/>
          </w:rPr>
          <w:t xml:space="preserve">Parts 1 and 2 were already completed by Ali </w:t>
        </w:r>
        <w:proofErr w:type="spellStart"/>
        <w:r w:rsidRPr="00F07906">
          <w:rPr>
            <w:lang w:val="en-GB"/>
          </w:rPr>
          <w:t>Nazemi’s</w:t>
        </w:r>
        <w:proofErr w:type="spellEnd"/>
        <w:r w:rsidRPr="00F07906">
          <w:rPr>
            <w:lang w:val="en-GB"/>
          </w:rPr>
          <w:t xml:space="preserve"> and Jean-Luc Six’s </w:t>
        </w:r>
        <w:r>
          <w:rPr>
            <w:lang w:val="en-GB"/>
          </w:rPr>
          <w:t xml:space="preserve">teams, </w:t>
        </w:r>
        <w:r w:rsidRPr="00F07906">
          <w:rPr>
            <w:lang w:val="en-GB"/>
          </w:rPr>
          <w:t xml:space="preserve">respectively. My involvement in the project started at step 3, which was the </w:t>
        </w:r>
        <w:r>
          <w:rPr>
            <w:lang w:val="en-GB"/>
          </w:rPr>
          <w:t>c</w:t>
        </w:r>
        <w:r w:rsidRPr="00F07906">
          <w:rPr>
            <w:lang w:val="en-GB"/>
          </w:rPr>
          <w:t xml:space="preserve">lick reaction of the alkyne-containing dextrans with the </w:t>
        </w:r>
        <w:proofErr w:type="spellStart"/>
        <w:r w:rsidRPr="00F07906">
          <w:rPr>
            <w:lang w:val="en-GB"/>
          </w:rPr>
          <w:t>azide</w:t>
        </w:r>
        <w:proofErr w:type="spellEnd"/>
        <w:r w:rsidRPr="00F07906">
          <w:rPr>
            <w:lang w:val="en-GB"/>
          </w:rPr>
          <w:t>-containing TPE derivative. Upon receiving the samples from France, the reactions were carried out as follows.</w:t>
        </w:r>
      </w:ins>
    </w:p>
    <w:p w14:paraId="4D0AD45C" w14:textId="77777777" w:rsidR="00842FF2" w:rsidRPr="00F07906" w:rsidRDefault="00842FF2" w:rsidP="00842FF2">
      <w:pPr>
        <w:jc w:val="left"/>
        <w:rPr>
          <w:ins w:id="3503" w:author="DARMANA-LEVERT Corentin (FRA-DTI)" w:date="2023-08-25T14:38:00Z"/>
          <w:lang w:val="en-GB"/>
        </w:rPr>
      </w:pPr>
    </w:p>
    <w:p w14:paraId="0EF7D2A8" w14:textId="24D8AD3C" w:rsidR="00842FF2" w:rsidRPr="0090325B" w:rsidRDefault="00842FF2" w:rsidP="00842FF2">
      <w:pPr>
        <w:pStyle w:val="Titre2"/>
        <w:rPr>
          <w:ins w:id="3504" w:author="DARMANA-LEVERT Corentin (FRA-DTI)" w:date="2023-08-25T14:38:00Z"/>
          <w:lang w:val="en-GB"/>
        </w:rPr>
      </w:pPr>
      <w:bookmarkStart w:id="3505" w:name="_Toc143521164"/>
      <w:bookmarkStart w:id="3506" w:name="_Toc144199757"/>
      <w:ins w:id="3507" w:author="DARMANA-LEVERT Corentin (FRA-DTI)" w:date="2023-08-25T14:38:00Z">
        <w:r w:rsidRPr="00F07906">
          <w:rPr>
            <w:lang w:val="en-GB"/>
          </w:rPr>
          <w:t>Synthesis and characterisation</w:t>
        </w:r>
        <w:bookmarkEnd w:id="3505"/>
        <w:bookmarkEnd w:id="3506"/>
      </w:ins>
    </w:p>
    <w:p w14:paraId="54591D52" w14:textId="36CE052C" w:rsidR="00842FF2" w:rsidRPr="00F07906" w:rsidRDefault="00842FF2" w:rsidP="00842FF2">
      <w:pPr>
        <w:rPr>
          <w:ins w:id="3508" w:author="DARMANA-LEVERT Corentin (FRA-DTI)" w:date="2023-08-25T14:38:00Z"/>
          <w:lang w:val="en-GB"/>
        </w:rPr>
      </w:pPr>
      <w:ins w:id="3509" w:author="DARMANA-LEVERT Corentin (FRA-DTI)" w:date="2023-08-25T14:38:00Z">
        <w:r w:rsidRPr="00F07906">
          <w:rPr>
            <w:lang w:val="en-GB"/>
          </w:rPr>
          <w:t xml:space="preserve">The dextrans alkyne and the TPE </w:t>
        </w:r>
        <w:proofErr w:type="spellStart"/>
        <w:r w:rsidRPr="00F07906">
          <w:rPr>
            <w:lang w:val="en-GB"/>
          </w:rPr>
          <w:t>azide</w:t>
        </w:r>
        <w:proofErr w:type="spellEnd"/>
        <w:r w:rsidRPr="00F07906">
          <w:rPr>
            <w:lang w:val="en-GB"/>
          </w:rPr>
          <w:t xml:space="preserve"> derivatives were coupled via a famous </w:t>
        </w:r>
        <w:r>
          <w:rPr>
            <w:lang w:val="en-GB"/>
          </w:rPr>
          <w:t>c</w:t>
        </w:r>
        <w:r w:rsidRPr="00F07906">
          <w:rPr>
            <w:lang w:val="en-GB"/>
          </w:rPr>
          <w:t xml:space="preserve">lick reaction called the </w:t>
        </w:r>
        <w:proofErr w:type="spellStart"/>
        <w:r w:rsidRPr="00F07906">
          <w:rPr>
            <w:lang w:val="en-GB"/>
          </w:rPr>
          <w:t>CuAAC</w:t>
        </w:r>
        <w:proofErr w:type="spellEnd"/>
        <w:r w:rsidRPr="00F07906">
          <w:rPr>
            <w:lang w:val="en-GB"/>
          </w:rPr>
          <w:t>. This reaction is very well documented and allows for high yield, low cost, and environmentally friendly chemistry. Ali NAZEMI’s group has already used this reaction many times in the past meaning they have come around to mastering it. The reaction general mechanism is shown in</w:t>
        </w:r>
      </w:ins>
      <w:ins w:id="3510" w:author="DARMANA-LEVERT Corentin (FRA-DTI)" w:date="2023-08-27T18:08:00Z">
        <w:r w:rsidR="005E3E46">
          <w:rPr>
            <w:lang w:val="en-GB"/>
          </w:rPr>
          <w:t xml:space="preserve"> </w:t>
        </w:r>
        <w:r w:rsidR="005E3E46">
          <w:rPr>
            <w:lang w:val="en-GB"/>
          </w:rPr>
          <w:fldChar w:fldCharType="begin"/>
        </w:r>
        <w:r w:rsidR="005E3E46">
          <w:rPr>
            <w:lang w:val="en-GB"/>
          </w:rPr>
          <w:instrText xml:space="preserve"> REF _Ref144052151 \h </w:instrText>
        </w:r>
      </w:ins>
      <w:r w:rsidR="005E3E46">
        <w:rPr>
          <w:lang w:val="en-GB"/>
        </w:rPr>
      </w:r>
      <w:r w:rsidR="005E3E46">
        <w:rPr>
          <w:lang w:val="en-GB"/>
        </w:rPr>
        <w:fldChar w:fldCharType="separate"/>
      </w:r>
      <w:ins w:id="3511" w:author="DARMANA-LEVERT Corentin (FRA-DTI)" w:date="2023-08-29T11:08:00Z">
        <w:r w:rsidR="00321898">
          <w:t xml:space="preserve">Figure </w:t>
        </w:r>
        <w:r w:rsidR="00321898">
          <w:rPr>
            <w:noProof/>
          </w:rPr>
          <w:t>55</w:t>
        </w:r>
      </w:ins>
      <w:ins w:id="3512" w:author="DARMANA-LEVERT Corentin (FRA-DTI)" w:date="2023-08-27T18:08:00Z">
        <w:r w:rsidR="005E3E46">
          <w:rPr>
            <w:lang w:val="en-GB"/>
          </w:rPr>
          <w:fldChar w:fldCharType="end"/>
        </w:r>
      </w:ins>
      <w:ins w:id="3513" w:author="DARMANA-LEVERT Corentin (FRA-DTI)" w:date="2023-08-25T14:38:00Z">
        <w:r w:rsidRPr="00F07906">
          <w:rPr>
            <w:lang w:val="en-GB"/>
          </w:rPr>
          <w:t>. This is the concerted bimetallic mechanism involving two copper atoms.</w:t>
        </w:r>
      </w:ins>
    </w:p>
    <w:p w14:paraId="79C6A5A8" w14:textId="4E644BE1" w:rsidR="00842FF2" w:rsidRPr="00F07906" w:rsidRDefault="00842FF2" w:rsidP="00842FF2">
      <w:pPr>
        <w:rPr>
          <w:ins w:id="3514" w:author="DARMANA-LEVERT Corentin (FRA-DTI)" w:date="2023-08-25T14:38:00Z"/>
          <w:lang w:val="en-GB"/>
        </w:rPr>
      </w:pPr>
      <w:ins w:id="3515" w:author="DARMANA-LEVERT Corentin (FRA-DTI)" w:date="2023-08-25T14:38:00Z">
        <w:r w:rsidRPr="00F07906">
          <w:rPr>
            <w:lang w:val="en-GB"/>
          </w:rPr>
          <w:t xml:space="preserve">The </w:t>
        </w:r>
        <w:proofErr w:type="spellStart"/>
        <w:r w:rsidRPr="00F07906">
          <w:rPr>
            <w:lang w:val="en-GB"/>
          </w:rPr>
          <w:t>CuAAC</w:t>
        </w:r>
        <w:proofErr w:type="spellEnd"/>
        <w:r w:rsidRPr="00F07906">
          <w:rPr>
            <w:lang w:val="en-GB"/>
          </w:rPr>
          <w:t xml:space="preserve"> reaction </w:t>
        </w:r>
        <w:r>
          <w:rPr>
            <w:lang w:val="en-GB"/>
          </w:rPr>
          <w:t xml:space="preserve">is </w:t>
        </w:r>
        <w:r w:rsidRPr="00F07906">
          <w:rPr>
            <w:lang w:val="en-GB"/>
          </w:rPr>
          <w:t>initiate</w:t>
        </w:r>
        <w:r>
          <w:rPr>
            <w:lang w:val="en-GB"/>
          </w:rPr>
          <w:t>d</w:t>
        </w:r>
        <w:r w:rsidRPr="00F07906">
          <w:rPr>
            <w:lang w:val="en-GB"/>
          </w:rPr>
          <w:t xml:space="preserve"> with the reduction of </w:t>
        </w:r>
        <w:proofErr w:type="spellStart"/>
        <w:r w:rsidRPr="00F07906">
          <w:rPr>
            <w:lang w:val="en-GB"/>
          </w:rPr>
          <w:t>Cu</w:t>
        </w:r>
        <w:r w:rsidRPr="005E3E46">
          <w:rPr>
            <w:vertAlign w:val="superscript"/>
            <w:lang w:val="en-GB"/>
          </w:rPr>
          <w:t>II</w:t>
        </w:r>
        <w:proofErr w:type="spellEnd"/>
        <w:r w:rsidRPr="005E3E46">
          <w:rPr>
            <w:vertAlign w:val="superscript"/>
            <w:lang w:val="en-GB"/>
          </w:rPr>
          <w:t xml:space="preserve"> </w:t>
        </w:r>
        <w:r w:rsidRPr="00F07906">
          <w:rPr>
            <w:lang w:val="en-GB"/>
          </w:rPr>
          <w:t xml:space="preserve">salts to form </w:t>
        </w:r>
        <w:proofErr w:type="spellStart"/>
        <w:r w:rsidRPr="00F07906">
          <w:rPr>
            <w:lang w:val="en-GB"/>
          </w:rPr>
          <w:t>Cu</w:t>
        </w:r>
        <w:r w:rsidRPr="005E3E46">
          <w:rPr>
            <w:vertAlign w:val="superscript"/>
            <w:lang w:val="en-GB"/>
          </w:rPr>
          <w:t>I</w:t>
        </w:r>
        <w:proofErr w:type="spellEnd"/>
        <w:r w:rsidRPr="005E3E46">
          <w:rPr>
            <w:vertAlign w:val="superscript"/>
            <w:lang w:val="en-GB"/>
          </w:rPr>
          <w:t xml:space="preserve"> </w:t>
        </w:r>
        <w:r w:rsidRPr="00F07906">
          <w:rPr>
            <w:lang w:val="en-GB"/>
          </w:rPr>
          <w:t xml:space="preserve">active species, which then become part of the catalytic cycle. This reduction can be achieved by introducing a reducing agent, such as sodium ascorbate. The active catalytic cycle commences by a </w:t>
        </w:r>
        <w:proofErr w:type="spellStart"/>
        <w:r w:rsidRPr="00F07906">
          <w:rPr>
            <w:lang w:val="en-GB"/>
          </w:rPr>
          <w:t>Cu</w:t>
        </w:r>
        <w:r w:rsidRPr="005E3E46">
          <w:rPr>
            <w:vertAlign w:val="superscript"/>
            <w:lang w:val="en-GB"/>
          </w:rPr>
          <w:t>I</w:t>
        </w:r>
        <w:proofErr w:type="spellEnd"/>
        <w:r w:rsidRPr="00F07906">
          <w:rPr>
            <w:lang w:val="en-GB"/>
          </w:rPr>
          <w:t xml:space="preserve">-alkynyl complex coordinating with a second </w:t>
        </w:r>
        <w:proofErr w:type="spellStart"/>
        <w:r w:rsidRPr="00F07906">
          <w:rPr>
            <w:lang w:val="en-GB"/>
          </w:rPr>
          <w:t>Cu</w:t>
        </w:r>
        <w:r w:rsidRPr="005E3E46">
          <w:rPr>
            <w:vertAlign w:val="superscript"/>
            <w:lang w:val="en-GB"/>
          </w:rPr>
          <w:t>I</w:t>
        </w:r>
        <w:proofErr w:type="spellEnd"/>
        <w:r w:rsidRPr="005E3E46">
          <w:rPr>
            <w:vertAlign w:val="superscript"/>
            <w:lang w:val="en-GB"/>
          </w:rPr>
          <w:t xml:space="preserve"> </w:t>
        </w:r>
        <w:r w:rsidRPr="00F07906">
          <w:rPr>
            <w:lang w:val="en-GB"/>
          </w:rPr>
          <w:t xml:space="preserve">complex. A notable aspect of this mechanism is that the </w:t>
        </w:r>
        <w:proofErr w:type="spellStart"/>
        <w:r w:rsidRPr="00F07906">
          <w:rPr>
            <w:lang w:val="en-GB"/>
          </w:rPr>
          <w:t>azide</w:t>
        </w:r>
        <w:proofErr w:type="spellEnd"/>
        <w:r w:rsidRPr="00F07906">
          <w:rPr>
            <w:lang w:val="en-GB"/>
          </w:rPr>
          <w:t xml:space="preserve"> cycloaddition to the resulting </w:t>
        </w:r>
        <w:proofErr w:type="spellStart"/>
        <w:r w:rsidRPr="00F07906">
          <w:rPr>
            <w:lang w:val="en-GB"/>
          </w:rPr>
          <w:t>dicopper</w:t>
        </w:r>
        <w:proofErr w:type="spellEnd"/>
        <w:r w:rsidRPr="00F07906">
          <w:rPr>
            <w:lang w:val="en-GB"/>
          </w:rPr>
          <w:t xml:space="preserve"> species occurs in two distinct steps, involving the subsequent reactions: 1) </w:t>
        </w:r>
        <w:proofErr w:type="spellStart"/>
        <w:r w:rsidRPr="00F07906">
          <w:rPr>
            <w:lang w:val="en-GB"/>
          </w:rPr>
          <w:t>azide</w:t>
        </w:r>
        <w:proofErr w:type="spellEnd"/>
        <w:r w:rsidRPr="00F07906">
          <w:rPr>
            <w:lang w:val="en-GB"/>
          </w:rPr>
          <w:t xml:space="preserve"> coordination to the </w:t>
        </w:r>
        <w:proofErr w:type="spellStart"/>
        <w:r w:rsidRPr="00F07906">
          <w:rPr>
            <w:lang w:val="en-GB"/>
          </w:rPr>
          <w:t>dicopper</w:t>
        </w:r>
        <w:proofErr w:type="spellEnd"/>
        <w:r w:rsidRPr="00F07906">
          <w:rPr>
            <w:lang w:val="en-GB"/>
          </w:rPr>
          <w:t xml:space="preserve"> core, leading to the initial C–N bond formation within a six-membered metallacycle, followed by 2) intramolecular C–N bond creation, resulting in the formation of the triazolyl-</w:t>
        </w:r>
        <w:proofErr w:type="spellStart"/>
        <w:r w:rsidRPr="00F07906">
          <w:rPr>
            <w:lang w:val="en-GB"/>
          </w:rPr>
          <w:t>CuI</w:t>
        </w:r>
        <w:proofErr w:type="spellEnd"/>
        <w:r w:rsidRPr="00F07906">
          <w:rPr>
            <w:lang w:val="en-GB"/>
          </w:rPr>
          <w:t xml:space="preserve"> intermediate and the detachment of one of the two copper atoms. Finally, in the concluding stage, a proton shift from the alkyne to the triazolyl ligand enables the regeneration of the alkynyl </w:t>
        </w:r>
        <w:proofErr w:type="spellStart"/>
        <w:r w:rsidRPr="00F07906">
          <w:rPr>
            <w:lang w:val="en-GB"/>
          </w:rPr>
          <w:t>CuI</w:t>
        </w:r>
        <w:proofErr w:type="spellEnd"/>
        <w:r w:rsidRPr="00F07906">
          <w:rPr>
            <w:lang w:val="en-GB"/>
          </w:rPr>
          <w:t xml:space="preserve"> complex and the liberation of the 1,4-triazole product</w:t>
        </w:r>
      </w:ins>
      <w:customXmlInsRangeStart w:id="3516" w:author="DARMANA-LEVERT Corentin (FRA-DTI)" w:date="2023-08-25T14:38:00Z"/>
      <w:sdt>
        <w:sdtPr>
          <w:rPr>
            <w:lang w:val="en-GB"/>
          </w:rPr>
          <w:id w:val="-1203858852"/>
          <w:citation/>
        </w:sdtPr>
        <w:sdtContent>
          <w:customXmlInsRangeEnd w:id="3516"/>
          <w:ins w:id="3517" w:author="DARMANA-LEVERT Corentin (FRA-DTI)" w:date="2023-08-25T14:38:00Z">
            <w:r w:rsidRPr="00F07906">
              <w:rPr>
                <w:lang w:val="en-GB"/>
              </w:rPr>
              <w:fldChar w:fldCharType="begin"/>
            </w:r>
            <w:r w:rsidRPr="006C73D7">
              <w:rPr>
                <w:lang w:val="en-CA"/>
              </w:rPr>
              <w:instrText xml:space="preserve"> CITATION HER22 \l 1036 </w:instrText>
            </w:r>
            <w:r w:rsidRPr="00F07906">
              <w:rPr>
                <w:lang w:val="en-GB"/>
              </w:rPr>
              <w:fldChar w:fldCharType="separate"/>
            </w:r>
          </w:ins>
          <w:ins w:id="3518" w:author="DARMANA-LEVERT Corentin (FRA-DTI)" w:date="2023-08-29T11:08:00Z">
            <w:r w:rsidR="00321898">
              <w:rPr>
                <w:noProof/>
                <w:lang w:val="en-CA"/>
              </w:rPr>
              <w:t xml:space="preserve"> </w:t>
            </w:r>
            <w:r w:rsidR="00321898" w:rsidRPr="00321898">
              <w:rPr>
                <w:noProof/>
                <w:lang w:val="en-CA"/>
              </w:rPr>
              <w:t>(27)</w:t>
            </w:r>
          </w:ins>
          <w:del w:id="3519" w:author="DARMANA-LEVERT Corentin (FRA-DTI)" w:date="2023-08-29T08:18:00Z">
            <w:r w:rsidR="00D45538" w:rsidDel="00850BFD">
              <w:rPr>
                <w:noProof/>
                <w:lang w:val="en-CA"/>
              </w:rPr>
              <w:delText xml:space="preserve"> </w:delText>
            </w:r>
            <w:r w:rsidR="00D45538" w:rsidRPr="00D45538" w:rsidDel="00850BFD">
              <w:rPr>
                <w:noProof/>
                <w:lang w:val="en-CA"/>
              </w:rPr>
              <w:delText>(27)</w:delText>
            </w:r>
          </w:del>
          <w:ins w:id="3520" w:author="DARMANA-LEVERT Corentin (FRA-DTI)" w:date="2023-08-25T14:38:00Z">
            <w:r w:rsidRPr="00F07906">
              <w:rPr>
                <w:lang w:val="en-GB"/>
              </w:rPr>
              <w:fldChar w:fldCharType="end"/>
            </w:r>
          </w:ins>
          <w:customXmlInsRangeStart w:id="3521" w:author="DARMANA-LEVERT Corentin (FRA-DTI)" w:date="2023-08-25T14:38:00Z"/>
        </w:sdtContent>
      </w:sdt>
      <w:customXmlInsRangeEnd w:id="3521"/>
      <w:ins w:id="3522" w:author="DARMANA-LEVERT Corentin (FRA-DTI)" w:date="2023-08-25T14:38:00Z">
        <w:r w:rsidRPr="00F07906">
          <w:rPr>
            <w:lang w:val="en-GB"/>
          </w:rPr>
          <w:t>.</w:t>
        </w:r>
      </w:ins>
    </w:p>
    <w:p w14:paraId="351E5169" w14:textId="77777777" w:rsidR="00794EE5" w:rsidRDefault="00842FF2" w:rsidP="00794EE5">
      <w:pPr>
        <w:keepNext/>
        <w:jc w:val="center"/>
        <w:rPr>
          <w:ins w:id="3523" w:author="DARMANA-LEVERT Corentin (FRA-DTI)" w:date="2023-08-25T14:53:00Z"/>
        </w:rPr>
      </w:pPr>
      <w:ins w:id="3524" w:author="DARMANA-LEVERT Corentin (FRA-DTI)" w:date="2023-08-25T14:38:00Z">
        <w:r w:rsidRPr="00F07906">
          <w:rPr>
            <w:noProof/>
          </w:rPr>
          <w:lastRenderedPageBreak/>
          <w:drawing>
            <wp:inline distT="0" distB="0" distL="0" distR="0" wp14:anchorId="2B19EA25" wp14:editId="1C386509">
              <wp:extent cx="3416929" cy="4126726"/>
              <wp:effectExtent l="0" t="0" r="0" b="7620"/>
              <wp:docPr id="79" name="Image 4">
                <a:extLst xmlns:a="http://schemas.openxmlformats.org/drawingml/2006/main">
                  <a:ext uri="{FF2B5EF4-FFF2-40B4-BE49-F238E27FC236}">
                    <a16:creationId xmlns:a16="http://schemas.microsoft.com/office/drawing/2014/main" id="{754CF288-925C-6D10-5F38-3FCFCC9557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754CF288-925C-6D10-5F38-3FCFCC95577E}"/>
                          </a:ext>
                        </a:extLst>
                      </pic:cNvPr>
                      <pic:cNvPicPr>
                        <a:picLocks noChangeAspect="1"/>
                      </pic:cNvPicPr>
                    </pic:nvPicPr>
                    <pic:blipFill>
                      <a:blip r:embed="rId91"/>
                      <a:stretch>
                        <a:fillRect/>
                      </a:stretch>
                    </pic:blipFill>
                    <pic:spPr>
                      <a:xfrm>
                        <a:off x="0" y="0"/>
                        <a:ext cx="3418582" cy="4128723"/>
                      </a:xfrm>
                      <a:prstGeom prst="rect">
                        <a:avLst/>
                      </a:prstGeom>
                      <a:ln w="9525">
                        <a:noFill/>
                      </a:ln>
                    </pic:spPr>
                  </pic:pic>
                </a:graphicData>
              </a:graphic>
            </wp:inline>
          </w:drawing>
        </w:r>
      </w:ins>
    </w:p>
    <w:p w14:paraId="54CE1A30" w14:textId="0ACD7935" w:rsidR="00842FF2" w:rsidRPr="00F07906" w:rsidRDefault="00794EE5" w:rsidP="00794EE5">
      <w:pPr>
        <w:pStyle w:val="Lgende"/>
        <w:rPr>
          <w:ins w:id="3525" w:author="DARMANA-LEVERT Corentin (FRA-DTI)" w:date="2023-08-25T14:38:00Z"/>
        </w:rPr>
      </w:pPr>
      <w:bookmarkStart w:id="3526" w:name="_Ref144052151"/>
      <w:bookmarkStart w:id="3527" w:name="_Toc144199815"/>
      <w:ins w:id="3528" w:author="DARMANA-LEVERT Corentin (FRA-DTI)" w:date="2023-08-25T14:53:00Z">
        <w:r>
          <w:t xml:space="preserve">Figure </w:t>
        </w:r>
        <w:r>
          <w:fldChar w:fldCharType="begin"/>
        </w:r>
        <w:r>
          <w:instrText xml:space="preserve"> SEQ Figure \* ARABIC </w:instrText>
        </w:r>
      </w:ins>
      <w:r>
        <w:fldChar w:fldCharType="separate"/>
      </w:r>
      <w:ins w:id="3529" w:author="DARMANA-LEVERT Corentin (FRA-DTI)" w:date="2023-08-29T11:08:00Z">
        <w:r w:rsidR="00321898">
          <w:rPr>
            <w:noProof/>
          </w:rPr>
          <w:t>55</w:t>
        </w:r>
      </w:ins>
      <w:ins w:id="3530" w:author="DARMANA-LEVERT Corentin (FRA-DTI)" w:date="2023-08-25T14:53:00Z">
        <w:r>
          <w:fldChar w:fldCharType="end"/>
        </w:r>
        <w:bookmarkEnd w:id="3526"/>
        <w:r>
          <w:t xml:space="preserve"> : </w:t>
        </w:r>
        <w:r w:rsidRPr="009835E7">
          <w:t>Copper azide alkyne cycloaddition mechanism.</w:t>
        </w:r>
      </w:ins>
      <w:bookmarkEnd w:id="3527"/>
    </w:p>
    <w:p w14:paraId="0FE91FC3" w14:textId="77777777" w:rsidR="00842FF2" w:rsidRPr="00F07906" w:rsidRDefault="00842FF2" w:rsidP="00842FF2">
      <w:pPr>
        <w:rPr>
          <w:ins w:id="3531" w:author="DARMANA-LEVERT Corentin (FRA-DTI)" w:date="2023-08-25T14:38:00Z"/>
        </w:rPr>
      </w:pPr>
    </w:p>
    <w:p w14:paraId="7D7431B6" w14:textId="4571B0A6" w:rsidR="00842FF2" w:rsidRPr="00F07906" w:rsidRDefault="00842FF2" w:rsidP="00842FF2">
      <w:pPr>
        <w:rPr>
          <w:ins w:id="3532" w:author="DARMANA-LEVERT Corentin (FRA-DTI)" w:date="2023-08-25T14:38:00Z"/>
          <w:lang w:val="en-GB"/>
        </w:rPr>
      </w:pPr>
      <w:ins w:id="3533" w:author="DARMANA-LEVERT Corentin (FRA-DTI)" w:date="2023-08-25T14:38:00Z">
        <w:r w:rsidRPr="00B219C7">
          <w:rPr>
            <w:lang w:val="en-GB"/>
          </w:rPr>
          <w:t xml:space="preserve">To set up the reaction, 200 mg of dextran alkyne and 51 mg of TPE G0 derivative were dissolved in a stirred solution of 4 mL DMSO and 1 mL </w:t>
        </w:r>
        <w:proofErr w:type="spellStart"/>
        <w:r w:rsidRPr="00B219C7">
          <w:rPr>
            <w:lang w:val="en-GB"/>
          </w:rPr>
          <w:t>nanopure</w:t>
        </w:r>
        <w:proofErr w:type="spellEnd"/>
        <w:r w:rsidRPr="00B219C7">
          <w:rPr>
            <w:lang w:val="en-GB"/>
          </w:rPr>
          <w:t xml:space="preserve"> water. Then, 1.2 </w:t>
        </w:r>
        <w:proofErr w:type="spellStart"/>
        <w:r w:rsidRPr="00B219C7">
          <w:rPr>
            <w:lang w:val="en-GB"/>
          </w:rPr>
          <w:t>equiv</w:t>
        </w:r>
        <w:proofErr w:type="spellEnd"/>
        <w:r w:rsidRPr="00B219C7">
          <w:rPr>
            <w:lang w:val="en-GB"/>
          </w:rPr>
          <w:t xml:space="preserve"> of sodium ascorbate was weighed and transferred to the solution. Lastly, 0.7 </w:t>
        </w:r>
        <w:proofErr w:type="spellStart"/>
        <w:r w:rsidRPr="00B219C7">
          <w:rPr>
            <w:lang w:val="en-GB"/>
          </w:rPr>
          <w:t>equiv</w:t>
        </w:r>
        <w:proofErr w:type="spellEnd"/>
        <w:r w:rsidRPr="00B219C7">
          <w:rPr>
            <w:lang w:val="en-GB"/>
          </w:rPr>
          <w:t xml:space="preserve"> of copper </w:t>
        </w:r>
        <w:proofErr w:type="spellStart"/>
        <w:r w:rsidRPr="00B219C7">
          <w:rPr>
            <w:lang w:val="en-GB"/>
          </w:rPr>
          <w:t>sulfate</w:t>
        </w:r>
        <w:proofErr w:type="spellEnd"/>
        <w:r w:rsidRPr="00B219C7">
          <w:rPr>
            <w:lang w:val="en-GB"/>
          </w:rPr>
          <w:t xml:space="preserve"> was added to the round bottom flask and left to react for 24 </w:t>
        </w:r>
      </w:ins>
      <w:ins w:id="3534" w:author="DARMANA-LEVERT Corentin (FRA-DTI)" w:date="2023-08-25T14:53:00Z">
        <w:r w:rsidR="00794EE5" w:rsidRPr="00B219C7">
          <w:rPr>
            <w:lang w:val="en-GB"/>
          </w:rPr>
          <w:t>hours.</w:t>
        </w:r>
      </w:ins>
      <w:ins w:id="3535" w:author="DARMANA-LEVERT Corentin (FRA-DTI)" w:date="2023-08-25T14:38:00Z">
        <w:r w:rsidRPr="00F07906">
          <w:rPr>
            <w:lang w:val="en-GB"/>
          </w:rPr>
          <w:t xml:space="preserve"> </w:t>
        </w:r>
      </w:ins>
    </w:p>
    <w:p w14:paraId="6DA41AF6" w14:textId="354D7449" w:rsidR="00842FF2" w:rsidRDefault="00842FF2" w:rsidP="00842FF2">
      <w:pPr>
        <w:rPr>
          <w:ins w:id="3536" w:author="DARMANA-LEVERT Corentin (FRA-DTI)" w:date="2023-08-27T18:13:00Z"/>
          <w:lang w:val="en-GB"/>
        </w:rPr>
      </w:pPr>
      <w:ins w:id="3537" w:author="DARMANA-LEVERT Corentin (FRA-DTI)" w:date="2023-08-25T14:38:00Z">
        <w:r>
          <w:rPr>
            <w:lang w:val="en-GB"/>
          </w:rPr>
          <w:t xml:space="preserve">5% alkylated dextrans and 15% alkylated dextrans were sent from France. </w:t>
        </w:r>
        <w:r w:rsidRPr="00F07906">
          <w:rPr>
            <w:lang w:val="en-GB"/>
          </w:rPr>
          <w:t>The reaction</w:t>
        </w:r>
        <w:r>
          <w:rPr>
            <w:lang w:val="en-GB"/>
          </w:rPr>
          <w:t>s</w:t>
        </w:r>
        <w:r w:rsidRPr="00F07906">
          <w:rPr>
            <w:lang w:val="en-GB"/>
          </w:rPr>
          <w:t xml:space="preserve"> and characterisations were optimised for the </w:t>
        </w:r>
        <w:commentRangeStart w:id="3538"/>
        <w:r w:rsidRPr="00F07906">
          <w:rPr>
            <w:lang w:val="en-GB"/>
          </w:rPr>
          <w:t xml:space="preserve">15% alkylated dextran </w:t>
        </w:r>
        <w:commentRangeEnd w:id="3538"/>
        <w:r>
          <w:rPr>
            <w:rStyle w:val="Marquedecommentaire"/>
          </w:rPr>
          <w:commentReference w:id="3538"/>
        </w:r>
        <w:r w:rsidRPr="00F07906">
          <w:rPr>
            <w:lang w:val="en-GB"/>
          </w:rPr>
          <w:t>since this is case that is expected to have more effect for the characterisations, due to higher grafting sites.</w:t>
        </w:r>
      </w:ins>
    </w:p>
    <w:p w14:paraId="7772DC13" w14:textId="77777777" w:rsidR="005E3E46" w:rsidRPr="00F07906" w:rsidRDefault="005E3E46" w:rsidP="00842FF2">
      <w:pPr>
        <w:rPr>
          <w:ins w:id="3539" w:author="DARMANA-LEVERT Corentin (FRA-DTI)" w:date="2023-08-25T14:38:00Z"/>
          <w:lang w:val="en-GB"/>
        </w:rPr>
      </w:pPr>
    </w:p>
    <w:p w14:paraId="022A530E" w14:textId="25E6D433" w:rsidR="00842FF2" w:rsidRPr="005E3E46" w:rsidRDefault="00842FF2" w:rsidP="00842FF2">
      <w:pPr>
        <w:pStyle w:val="Titre3"/>
        <w:rPr>
          <w:ins w:id="3540" w:author="DARMANA-LEVERT Corentin (FRA-DTI)" w:date="2023-08-25T14:38:00Z"/>
          <w:lang w:val="en-GB"/>
        </w:rPr>
      </w:pPr>
      <w:bookmarkStart w:id="3541" w:name="_Toc143521165"/>
      <w:bookmarkStart w:id="3542" w:name="_Toc144199758"/>
      <w:ins w:id="3543" w:author="DARMANA-LEVERT Corentin (FRA-DTI)" w:date="2023-08-25T14:38:00Z">
        <w:r w:rsidRPr="00F07906">
          <w:rPr>
            <w:lang w:val="en-GB"/>
          </w:rPr>
          <w:t>G0</w:t>
        </w:r>
        <w:r>
          <w:rPr>
            <w:lang w:val="en-GB"/>
          </w:rPr>
          <w:t xml:space="preserve"> </w:t>
        </w:r>
        <w:r w:rsidRPr="00F07906">
          <w:rPr>
            <w:lang w:val="en-GB"/>
          </w:rPr>
          <w:t xml:space="preserve">TPE </w:t>
        </w:r>
        <w:r>
          <w:rPr>
            <w:lang w:val="en-GB"/>
          </w:rPr>
          <w:t>derivative</w:t>
        </w:r>
        <w:r w:rsidRPr="00F07906">
          <w:rPr>
            <w:lang w:val="en-GB"/>
          </w:rPr>
          <w:t xml:space="preserve"> coupling with dextran</w:t>
        </w:r>
        <w:bookmarkEnd w:id="3541"/>
        <w:bookmarkEnd w:id="3542"/>
      </w:ins>
    </w:p>
    <w:p w14:paraId="2CC0EAA6" w14:textId="363AAE99" w:rsidR="00842FF2" w:rsidRPr="00F07906" w:rsidRDefault="005E3E46" w:rsidP="00842FF2">
      <w:pPr>
        <w:rPr>
          <w:ins w:id="3544" w:author="DARMANA-LEVERT Corentin (FRA-DTI)" w:date="2023-08-25T14:38:00Z"/>
          <w:lang w:val="en-GB"/>
        </w:rPr>
      </w:pPr>
      <w:ins w:id="3545" w:author="DARMANA-LEVERT Corentin (FRA-DTI)" w:date="2023-08-27T18:14:00Z">
        <w:r>
          <w:rPr>
            <w:lang w:val="en-GB"/>
          </w:rPr>
          <w:fldChar w:fldCharType="begin"/>
        </w:r>
        <w:r>
          <w:rPr>
            <w:lang w:val="en-GB"/>
          </w:rPr>
          <w:instrText xml:space="preserve"> REF _Ref144052505 \h </w:instrText>
        </w:r>
      </w:ins>
      <w:r>
        <w:rPr>
          <w:lang w:val="en-GB"/>
        </w:rPr>
      </w:r>
      <w:r>
        <w:rPr>
          <w:lang w:val="en-GB"/>
        </w:rPr>
        <w:fldChar w:fldCharType="separate"/>
      </w:r>
      <w:ins w:id="3546" w:author="DARMANA-LEVERT Corentin (FRA-DTI)" w:date="2023-08-29T11:08:00Z">
        <w:r w:rsidR="00321898">
          <w:t xml:space="preserve">Figure </w:t>
        </w:r>
        <w:r w:rsidR="00321898">
          <w:rPr>
            <w:noProof/>
          </w:rPr>
          <w:t>56</w:t>
        </w:r>
      </w:ins>
      <w:ins w:id="3547" w:author="DARMANA-LEVERT Corentin (FRA-DTI)" w:date="2023-08-27T18:14:00Z">
        <w:r>
          <w:rPr>
            <w:lang w:val="en-GB"/>
          </w:rPr>
          <w:fldChar w:fldCharType="end"/>
        </w:r>
        <w:r>
          <w:rPr>
            <w:lang w:val="en-GB"/>
          </w:rPr>
          <w:t xml:space="preserve"> </w:t>
        </w:r>
      </w:ins>
      <w:ins w:id="3548" w:author="DARMANA-LEVERT Corentin (FRA-DTI)" w:date="2023-08-25T14:38:00Z">
        <w:r w:rsidR="00842FF2" w:rsidRPr="00F07906">
          <w:rPr>
            <w:lang w:val="en-GB"/>
          </w:rPr>
          <w:t xml:space="preserve">shows the reaction scheme for </w:t>
        </w:r>
        <w:r w:rsidR="00842FF2">
          <w:rPr>
            <w:lang w:val="en-GB"/>
          </w:rPr>
          <w:t xml:space="preserve">our </w:t>
        </w:r>
        <w:r w:rsidR="00842FF2" w:rsidRPr="00F07906">
          <w:rPr>
            <w:lang w:val="en-GB"/>
          </w:rPr>
          <w:t>G0</w:t>
        </w:r>
        <w:r w:rsidR="00842FF2">
          <w:rPr>
            <w:lang w:val="en-GB"/>
          </w:rPr>
          <w:t xml:space="preserve"> TPE derivative</w:t>
        </w:r>
        <w:r w:rsidR="00842FF2" w:rsidRPr="00F07906">
          <w:rPr>
            <w:lang w:val="en-GB"/>
          </w:rPr>
          <w:t>, as described previously. After being left to react for 24 hours, the product was precipitated twice in a solution of isopropanol/DMSO (50/1 v/v) and then centrifugated, separated out and dried.</w:t>
        </w:r>
      </w:ins>
    </w:p>
    <w:p w14:paraId="03E80A6E" w14:textId="77777777" w:rsidR="00794EE5" w:rsidRDefault="00842FF2" w:rsidP="00794EE5">
      <w:pPr>
        <w:keepNext/>
        <w:rPr>
          <w:ins w:id="3549" w:author="DARMANA-LEVERT Corentin (FRA-DTI)" w:date="2023-08-25T14:53:00Z"/>
        </w:rPr>
      </w:pPr>
      <w:ins w:id="3550" w:author="DARMANA-LEVERT Corentin (FRA-DTI)" w:date="2023-08-25T14:38:00Z">
        <w:r w:rsidRPr="00F07906">
          <w:rPr>
            <w:lang w:val="en-GB"/>
          </w:rPr>
          <w:lastRenderedPageBreak/>
          <w:t xml:space="preserve"> </w:t>
        </w:r>
        <w:r w:rsidRPr="00F07906">
          <w:rPr>
            <w:noProof/>
          </w:rPr>
          <mc:AlternateContent>
            <mc:Choice Requires="wps">
              <w:drawing>
                <wp:anchor distT="0" distB="0" distL="114300" distR="114300" simplePos="0" relativeHeight="251667456" behindDoc="0" locked="0" layoutInCell="1" allowOverlap="1" wp14:anchorId="3A88CAB5" wp14:editId="2CD563B0">
                  <wp:simplePos x="0" y="0"/>
                  <wp:positionH relativeFrom="column">
                    <wp:posOffset>6103859</wp:posOffset>
                  </wp:positionH>
                  <wp:positionV relativeFrom="paragraph">
                    <wp:posOffset>2234078</wp:posOffset>
                  </wp:positionV>
                  <wp:extent cx="83127" cy="100941"/>
                  <wp:effectExtent l="0" t="0" r="12700" b="13970"/>
                  <wp:wrapNone/>
                  <wp:docPr id="22" name="Ellipse 22"/>
                  <wp:cNvGraphicFramePr/>
                  <a:graphic xmlns:a="http://schemas.openxmlformats.org/drawingml/2006/main">
                    <a:graphicData uri="http://schemas.microsoft.com/office/word/2010/wordprocessingShape">
                      <wps:wsp>
                        <wps:cNvSpPr/>
                        <wps:spPr>
                          <a:xfrm>
                            <a:off x="0" y="0"/>
                            <a:ext cx="83127" cy="100941"/>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83CEA03" id="Ellipse 22" o:spid="_x0000_s1026" style="position:absolute;margin-left:480.6pt;margin-top:175.9pt;width:6.55pt;height:7.9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" fillcolor="white [3212]" strokecolor="white [3212]" strokeweight="2pt"/>
              </w:pict>
            </mc:Fallback>
          </mc:AlternateContent>
        </w:r>
        <w:r w:rsidRPr="00F07906">
          <w:rPr>
            <w:noProof/>
          </w:rPr>
          <w:drawing>
            <wp:inline distT="0" distB="0" distL="0" distR="0" wp14:anchorId="115E19ED" wp14:editId="62155B68">
              <wp:extent cx="6479540" cy="2385695"/>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479540" cy="2385695"/>
                      </a:xfrm>
                      <a:prstGeom prst="rect">
                        <a:avLst/>
                      </a:prstGeom>
                    </pic:spPr>
                  </pic:pic>
                </a:graphicData>
              </a:graphic>
            </wp:inline>
          </w:drawing>
        </w:r>
      </w:ins>
    </w:p>
    <w:p w14:paraId="7FF69C5F" w14:textId="40B9945A" w:rsidR="00842FF2" w:rsidRPr="00F07906" w:rsidRDefault="00794EE5" w:rsidP="00794EE5">
      <w:pPr>
        <w:pStyle w:val="Lgende"/>
        <w:rPr>
          <w:ins w:id="3551" w:author="DARMANA-LEVERT Corentin (FRA-DTI)" w:date="2023-08-25T14:38:00Z"/>
        </w:rPr>
      </w:pPr>
      <w:bookmarkStart w:id="3552" w:name="_Ref144052505"/>
      <w:bookmarkStart w:id="3553" w:name="_Toc144199816"/>
      <w:ins w:id="3554" w:author="DARMANA-LEVERT Corentin (FRA-DTI)" w:date="2023-08-25T14:53:00Z">
        <w:r>
          <w:t xml:space="preserve">Figure </w:t>
        </w:r>
        <w:r>
          <w:fldChar w:fldCharType="begin"/>
        </w:r>
        <w:r>
          <w:instrText xml:space="preserve"> SEQ Figure \* ARABIC </w:instrText>
        </w:r>
      </w:ins>
      <w:r>
        <w:fldChar w:fldCharType="separate"/>
      </w:r>
      <w:ins w:id="3555" w:author="DARMANA-LEVERT Corentin (FRA-DTI)" w:date="2023-08-29T11:08:00Z">
        <w:r w:rsidR="00321898">
          <w:rPr>
            <w:noProof/>
          </w:rPr>
          <w:t>56</w:t>
        </w:r>
      </w:ins>
      <w:ins w:id="3556" w:author="DARMANA-LEVERT Corentin (FRA-DTI)" w:date="2023-08-25T14:53:00Z">
        <w:r>
          <w:fldChar w:fldCharType="end"/>
        </w:r>
        <w:bookmarkEnd w:id="3552"/>
        <w:r>
          <w:t xml:space="preserve"> </w:t>
        </w:r>
        <w:r w:rsidRPr="00371F65">
          <w:t>: Reaction scheme for the coupling of dextran alkyne 15% with TPE-N</w:t>
        </w:r>
        <w:r w:rsidRPr="005A24E2">
          <w:rPr>
            <w:vertAlign w:val="subscript"/>
          </w:rPr>
          <w:t xml:space="preserve">3 </w:t>
        </w:r>
        <w:r w:rsidRPr="00371F65">
          <w:t>derivative (G0).</w:t>
        </w:r>
      </w:ins>
      <w:bookmarkEnd w:id="3553"/>
    </w:p>
    <w:p w14:paraId="6EE3ADA7" w14:textId="77777777" w:rsidR="00842FF2" w:rsidRPr="00F07906" w:rsidRDefault="00842FF2" w:rsidP="00842FF2">
      <w:pPr>
        <w:pStyle w:val="Lgende"/>
        <w:jc w:val="both"/>
        <w:rPr>
          <w:ins w:id="3557" w:author="DARMANA-LEVERT Corentin (FRA-DTI)" w:date="2023-08-25T14:38:00Z"/>
          <w:caps w:val="0"/>
          <w:lang w:val="en-GB"/>
        </w:rPr>
      </w:pPr>
    </w:p>
    <w:p w14:paraId="2F89D6A8" w14:textId="022FFCA4" w:rsidR="00842FF2" w:rsidRPr="00F07906" w:rsidRDefault="00842FF2" w:rsidP="00842FF2">
      <w:pPr>
        <w:rPr>
          <w:ins w:id="3558" w:author="DARMANA-LEVERT Corentin (FRA-DTI)" w:date="2023-08-25T14:38:00Z"/>
          <w:lang w:val="en-GB"/>
        </w:rPr>
      </w:pPr>
      <w:ins w:id="3559" w:author="DARMANA-LEVERT Corentin (FRA-DTI)" w:date="2023-08-25T14:38:00Z">
        <w:r w:rsidRPr="00F07906">
          <w:rPr>
            <w:lang w:val="en-GB"/>
          </w:rPr>
          <w:t xml:space="preserve">The first characterisation carried out was the infrared spectrum with the ATR spectroscopy. The goal with the analysis was to determine if the reaction was complete, meaning there should not be any alkyne group left, </w:t>
        </w:r>
      </w:ins>
      <w:ins w:id="3560" w:author="DARMANA-LEVERT Corentin (FRA-DTI)" w:date="2023-08-27T18:15:00Z">
        <w:r w:rsidR="005E3E46">
          <w:rPr>
            <w:lang w:val="en-GB"/>
          </w:rPr>
          <w:t xml:space="preserve">and </w:t>
        </w:r>
      </w:ins>
      <w:ins w:id="3561" w:author="DARMANA-LEVERT Corentin (FRA-DTI)" w:date="2023-08-25T14:38:00Z">
        <w:r w:rsidRPr="00F07906">
          <w:rPr>
            <w:lang w:val="en-GB"/>
          </w:rPr>
          <w:t xml:space="preserve">if the purification had worked, meaning there should not be unreacted </w:t>
        </w:r>
        <w:proofErr w:type="spellStart"/>
        <w:r w:rsidRPr="00F07906">
          <w:rPr>
            <w:lang w:val="en-GB"/>
          </w:rPr>
          <w:t>azide</w:t>
        </w:r>
        <w:proofErr w:type="spellEnd"/>
        <w:r w:rsidRPr="00F07906">
          <w:rPr>
            <w:lang w:val="en-GB"/>
          </w:rPr>
          <w:t xml:space="preserve"> groups from the TPE derivative.</w:t>
        </w:r>
      </w:ins>
    </w:p>
    <w:p w14:paraId="55FCAF97" w14:textId="16212591" w:rsidR="00842FF2" w:rsidRPr="00F07906" w:rsidRDefault="00842FF2" w:rsidP="00842FF2">
      <w:pPr>
        <w:rPr>
          <w:ins w:id="3562" w:author="DARMANA-LEVERT Corentin (FRA-DTI)" w:date="2023-08-25T14:38:00Z"/>
          <w:lang w:val="en-GB"/>
        </w:rPr>
      </w:pPr>
      <w:ins w:id="3563" w:author="DARMANA-LEVERT Corentin (FRA-DTI)" w:date="2023-08-25T14:38:00Z">
        <w:r w:rsidRPr="00F07906">
          <w:rPr>
            <w:lang w:val="en-GB"/>
          </w:rPr>
          <w:t>In</w:t>
        </w:r>
      </w:ins>
      <w:ins w:id="3564" w:author="DARMANA-LEVERT Corentin (FRA-DTI)" w:date="2023-08-27T18:15:00Z">
        <w:r w:rsidR="005E3E46">
          <w:rPr>
            <w:lang w:val="en-GB"/>
          </w:rPr>
          <w:t xml:space="preserve"> </w:t>
        </w:r>
        <w:r w:rsidR="005E3E46">
          <w:rPr>
            <w:lang w:val="en-GB"/>
          </w:rPr>
          <w:fldChar w:fldCharType="begin"/>
        </w:r>
        <w:r w:rsidR="005E3E46">
          <w:rPr>
            <w:lang w:val="en-GB"/>
          </w:rPr>
          <w:instrText xml:space="preserve"> REF _Ref144052551 \h </w:instrText>
        </w:r>
      </w:ins>
      <w:r w:rsidR="005E3E46">
        <w:rPr>
          <w:lang w:val="en-GB"/>
        </w:rPr>
      </w:r>
      <w:r w:rsidR="005E3E46">
        <w:rPr>
          <w:lang w:val="en-GB"/>
        </w:rPr>
        <w:fldChar w:fldCharType="separate"/>
      </w:r>
      <w:ins w:id="3565" w:author="DARMANA-LEVERT Corentin (FRA-DTI)" w:date="2023-08-29T11:08:00Z">
        <w:r w:rsidR="00321898">
          <w:t xml:space="preserve">Figure </w:t>
        </w:r>
        <w:r w:rsidR="00321898">
          <w:rPr>
            <w:noProof/>
          </w:rPr>
          <w:t>57</w:t>
        </w:r>
      </w:ins>
      <w:ins w:id="3566" w:author="DARMANA-LEVERT Corentin (FRA-DTI)" w:date="2023-08-27T18:15:00Z">
        <w:r w:rsidR="005E3E46">
          <w:rPr>
            <w:lang w:val="en-GB"/>
          </w:rPr>
          <w:fldChar w:fldCharType="end"/>
        </w:r>
      </w:ins>
      <w:ins w:id="3567" w:author="DARMANA-LEVERT Corentin (FRA-DTI)" w:date="2023-08-25T14:38:00Z">
        <w:r w:rsidRPr="00F07906">
          <w:rPr>
            <w:lang w:val="en-GB"/>
          </w:rPr>
          <w:t>, the full line shows the IR spectrum for the reaction product. The light dotted line shows the IR spectrum for the TPE</w:t>
        </w:r>
        <w:r>
          <w:rPr>
            <w:lang w:val="en-GB"/>
          </w:rPr>
          <w:t>-</w:t>
        </w:r>
        <w:r w:rsidRPr="00F07906">
          <w:rPr>
            <w:lang w:val="en-GB"/>
          </w:rPr>
          <w:t>N</w:t>
        </w:r>
        <w:r w:rsidRPr="00964E0E">
          <w:rPr>
            <w:vertAlign w:val="subscript"/>
            <w:lang w:val="en-GB"/>
          </w:rPr>
          <w:t>3</w:t>
        </w:r>
        <w:r w:rsidRPr="00F07906">
          <w:rPr>
            <w:lang w:val="en-GB"/>
          </w:rPr>
          <w:t xml:space="preserve"> G0 derivative and the dash line corresponds to the 15% alkylated dextran. Circled in blue is the </w:t>
        </w:r>
        <w:proofErr w:type="spellStart"/>
        <w:r w:rsidRPr="00F07906">
          <w:rPr>
            <w:lang w:val="en-GB"/>
          </w:rPr>
          <w:t>azide</w:t>
        </w:r>
        <w:proofErr w:type="spellEnd"/>
        <w:r w:rsidRPr="00F07906">
          <w:rPr>
            <w:lang w:val="en-GB"/>
          </w:rPr>
          <w:t xml:space="preserve"> sharp signal from three nitrogen of the </w:t>
        </w:r>
        <w:proofErr w:type="spellStart"/>
        <w:r w:rsidRPr="00F07906">
          <w:rPr>
            <w:lang w:val="en-GB"/>
          </w:rPr>
          <w:t>azide</w:t>
        </w:r>
        <w:proofErr w:type="spellEnd"/>
        <w:r w:rsidRPr="00F07906">
          <w:rPr>
            <w:lang w:val="en-GB"/>
          </w:rPr>
          <w:t xml:space="preserve"> group and circled in red, the alkyne carbon-carbon triple bond elongation. These two peaks are around 2100</w:t>
        </w:r>
        <w:r>
          <w:rPr>
            <w:lang w:val="en-GB"/>
          </w:rPr>
          <w:t xml:space="preserve"> </w:t>
        </w:r>
        <w:proofErr w:type="gramStart"/>
        <w:r w:rsidRPr="00F07906">
          <w:rPr>
            <w:lang w:val="en-GB"/>
          </w:rPr>
          <w:t>cm</w:t>
        </w:r>
        <w:r w:rsidRPr="00964E0E">
          <w:rPr>
            <w:vertAlign w:val="superscript"/>
            <w:lang w:val="en-GB"/>
          </w:rPr>
          <w:t>-1</w:t>
        </w:r>
        <w:proofErr w:type="gramEnd"/>
        <w:r w:rsidRPr="00F07906">
          <w:rPr>
            <w:lang w:val="en-GB"/>
          </w:rPr>
          <w:t>, meaning that any signal in this area on the product spectra would mean incomplete reaction or purification. In that case, the reaction was complete and the purification a success.</w:t>
        </w:r>
      </w:ins>
    </w:p>
    <w:p w14:paraId="59E91569" w14:textId="77777777" w:rsidR="00842FF2" w:rsidRPr="00F07906" w:rsidRDefault="00842FF2" w:rsidP="00842FF2">
      <w:pPr>
        <w:rPr>
          <w:ins w:id="3568" w:author="DARMANA-LEVERT Corentin (FRA-DTI)" w:date="2023-08-25T14:38:00Z"/>
          <w:lang w:val="en-GB"/>
        </w:rPr>
      </w:pPr>
    </w:p>
    <w:p w14:paraId="71D0FFA6" w14:textId="77777777" w:rsidR="00794EE5" w:rsidRDefault="00842FF2" w:rsidP="00794EE5">
      <w:pPr>
        <w:keepNext/>
        <w:jc w:val="center"/>
        <w:rPr>
          <w:ins w:id="3569" w:author="DARMANA-LEVERT Corentin (FRA-DTI)" w:date="2023-08-25T14:54:00Z"/>
        </w:rPr>
      </w:pPr>
      <w:ins w:id="3570" w:author="DARMANA-LEVERT Corentin (FRA-DTI)" w:date="2023-08-25T14:38:00Z">
        <w:r w:rsidRPr="00F07906">
          <w:rPr>
            <w:noProof/>
          </w:rPr>
          <w:drawing>
            <wp:inline distT="0" distB="0" distL="0" distR="0" wp14:anchorId="68609B77" wp14:editId="5601BF42">
              <wp:extent cx="4871408" cy="3177766"/>
              <wp:effectExtent l="0" t="0" r="5715" b="381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3"/>
                      <a:srcRect l="1027"/>
                      <a:stretch/>
                    </pic:blipFill>
                    <pic:spPr bwMode="auto">
                      <a:xfrm>
                        <a:off x="0" y="0"/>
                        <a:ext cx="4879340" cy="3182940"/>
                      </a:xfrm>
                      <a:prstGeom prst="rect">
                        <a:avLst/>
                      </a:prstGeom>
                      <a:ln>
                        <a:noFill/>
                      </a:ln>
                      <a:extLst>
                        <a:ext uri="{53640926-AAD7-44D8-BBD7-CCE9431645EC}">
                          <a14:shadowObscured xmlns:a14="http://schemas.microsoft.com/office/drawing/2010/main"/>
                        </a:ext>
                      </a:extLst>
                    </pic:spPr>
                  </pic:pic>
                </a:graphicData>
              </a:graphic>
            </wp:inline>
          </w:drawing>
        </w:r>
      </w:ins>
    </w:p>
    <w:p w14:paraId="5DE74A04" w14:textId="76C703AA" w:rsidR="00842FF2" w:rsidRPr="00F07906" w:rsidRDefault="00794EE5" w:rsidP="00794EE5">
      <w:pPr>
        <w:pStyle w:val="Lgende"/>
        <w:rPr>
          <w:ins w:id="3571" w:author="DARMANA-LEVERT Corentin (FRA-DTI)" w:date="2023-08-25T14:38:00Z"/>
        </w:rPr>
      </w:pPr>
      <w:bookmarkStart w:id="3572" w:name="_Ref144052551"/>
      <w:bookmarkStart w:id="3573" w:name="_Toc144199817"/>
      <w:ins w:id="3574" w:author="DARMANA-LEVERT Corentin (FRA-DTI)" w:date="2023-08-25T14:54:00Z">
        <w:r>
          <w:t xml:space="preserve">Figure </w:t>
        </w:r>
        <w:r>
          <w:fldChar w:fldCharType="begin"/>
        </w:r>
        <w:r>
          <w:instrText xml:space="preserve"> SEQ Figure \* ARABIC </w:instrText>
        </w:r>
      </w:ins>
      <w:r>
        <w:fldChar w:fldCharType="separate"/>
      </w:r>
      <w:ins w:id="3575" w:author="DARMANA-LEVERT Corentin (FRA-DTI)" w:date="2023-08-29T11:08:00Z">
        <w:r w:rsidR="00321898">
          <w:rPr>
            <w:noProof/>
          </w:rPr>
          <w:t>57</w:t>
        </w:r>
      </w:ins>
      <w:ins w:id="3576" w:author="DARMANA-LEVERT Corentin (FRA-DTI)" w:date="2023-08-25T14:54:00Z">
        <w:r>
          <w:fldChar w:fldCharType="end"/>
        </w:r>
        <w:bookmarkEnd w:id="3572"/>
        <w:r>
          <w:t xml:space="preserve"> : </w:t>
        </w:r>
        <w:r w:rsidRPr="00905655">
          <w:t>IR spectrum (ATR) of the TPE G0 grafted dextran (full line), the TPE-N</w:t>
        </w:r>
        <w:r w:rsidRPr="005A24E2">
          <w:rPr>
            <w:vertAlign w:val="subscript"/>
          </w:rPr>
          <w:t>3</w:t>
        </w:r>
        <w:r w:rsidRPr="00905655">
          <w:t xml:space="preserve"> G0 derivative (dotted line) as well as the 15% alkylated dextran (dash line)</w:t>
        </w:r>
      </w:ins>
      <w:bookmarkEnd w:id="3573"/>
    </w:p>
    <w:p w14:paraId="1FD7D4F7" w14:textId="77777777" w:rsidR="00842FF2" w:rsidRPr="00F07906" w:rsidRDefault="00842FF2" w:rsidP="00842FF2">
      <w:pPr>
        <w:rPr>
          <w:ins w:id="3577" w:author="DARMANA-LEVERT Corentin (FRA-DTI)" w:date="2023-08-25T14:38:00Z"/>
        </w:rPr>
      </w:pPr>
    </w:p>
    <w:p w14:paraId="3611C207" w14:textId="72F4440F" w:rsidR="00842FF2" w:rsidRPr="00F07906" w:rsidRDefault="00842FF2" w:rsidP="00842FF2">
      <w:pPr>
        <w:rPr>
          <w:ins w:id="3578" w:author="DARMANA-LEVERT Corentin (FRA-DTI)" w:date="2023-08-25T14:38:00Z"/>
          <w:lang w:val="en-GB"/>
        </w:rPr>
      </w:pPr>
      <w:ins w:id="3579" w:author="DARMANA-LEVERT Corentin (FRA-DTI)" w:date="2023-08-25T14:38:00Z">
        <w:r w:rsidRPr="00F07906">
          <w:rPr>
            <w:lang w:val="en-GB"/>
          </w:rPr>
          <w:t xml:space="preserve">To make sure the TPE groups were well grafted onto the polymer chain, NMR spectroscopy was carried out. </w:t>
        </w:r>
        <w:commentRangeStart w:id="3580"/>
        <w:r w:rsidRPr="00F07906">
          <w:rPr>
            <w:lang w:val="en-GB"/>
          </w:rPr>
          <w:t xml:space="preserve">At about </w:t>
        </w:r>
      </w:ins>
      <w:ins w:id="3581" w:author="DARMANA-LEVERT Corentin (FRA-DTI)" w:date="2023-08-29T10:03:00Z">
        <w:r w:rsidR="00627D4B">
          <w:rPr>
            <w:lang w:val="en-GB"/>
          </w:rPr>
          <w:t>7-8</w:t>
        </w:r>
      </w:ins>
      <w:ins w:id="3582" w:author="DARMANA-LEVERT Corentin (FRA-DTI)" w:date="2023-08-25T14:38:00Z">
        <w:r>
          <w:rPr>
            <w:lang w:val="en-GB"/>
          </w:rPr>
          <w:t xml:space="preserve"> </w:t>
        </w:r>
        <w:r w:rsidRPr="00F07906">
          <w:rPr>
            <w:lang w:val="en-GB"/>
          </w:rPr>
          <w:t>ppm, we expect to see a multiplet coming from aromatic hydrogens</w:t>
        </w:r>
        <w:commentRangeEnd w:id="3580"/>
        <w:r>
          <w:rPr>
            <w:rStyle w:val="Marquedecommentaire"/>
          </w:rPr>
          <w:commentReference w:id="3580"/>
        </w:r>
        <w:r w:rsidRPr="00F07906">
          <w:rPr>
            <w:lang w:val="en-GB"/>
          </w:rPr>
          <w:t>. That is the case here (</w:t>
        </w:r>
      </w:ins>
      <w:ins w:id="3583" w:author="DARMANA-LEVERT Corentin (FRA-DTI)" w:date="2023-08-29T08:14:00Z">
        <w:r w:rsidR="00850BFD">
          <w:rPr>
            <w:lang w:val="en-GB"/>
          </w:rPr>
          <w:fldChar w:fldCharType="begin"/>
        </w:r>
        <w:r w:rsidR="00850BFD">
          <w:rPr>
            <w:lang w:val="en-GB"/>
          </w:rPr>
          <w:instrText xml:space="preserve"> REF _Ref144189295 \h </w:instrText>
        </w:r>
      </w:ins>
      <w:r w:rsidR="00850BFD">
        <w:rPr>
          <w:lang w:val="en-GB"/>
        </w:rPr>
      </w:r>
      <w:r w:rsidR="00850BFD">
        <w:rPr>
          <w:lang w:val="en-GB"/>
        </w:rPr>
        <w:fldChar w:fldCharType="separate"/>
      </w:r>
      <w:ins w:id="3584" w:author="DARMANA-LEVERT Corentin (FRA-DTI)" w:date="2023-08-29T11:08:00Z">
        <w:r w:rsidR="00321898">
          <w:t xml:space="preserve">Figure </w:t>
        </w:r>
        <w:r w:rsidR="00321898">
          <w:rPr>
            <w:noProof/>
          </w:rPr>
          <w:t>58</w:t>
        </w:r>
      </w:ins>
      <w:ins w:id="3585" w:author="DARMANA-LEVERT Corentin (FRA-DTI)" w:date="2023-08-29T08:14:00Z">
        <w:r w:rsidR="00850BFD">
          <w:rPr>
            <w:lang w:val="en-GB"/>
          </w:rPr>
          <w:fldChar w:fldCharType="end"/>
        </w:r>
      </w:ins>
      <w:ins w:id="3586" w:author="DARMANA-LEVERT Corentin (FRA-DTI)" w:date="2023-08-25T14:38:00Z">
        <w:r w:rsidRPr="00F07906">
          <w:rPr>
            <w:lang w:val="en-GB"/>
          </w:rPr>
          <w:t>) and that means that the grafting was successful.</w:t>
        </w:r>
      </w:ins>
    </w:p>
    <w:p w14:paraId="624D4628" w14:textId="77777777" w:rsidR="00842FF2" w:rsidRPr="00F07906" w:rsidRDefault="00842FF2" w:rsidP="00842FF2">
      <w:pPr>
        <w:rPr>
          <w:ins w:id="3587" w:author="DARMANA-LEVERT Corentin (FRA-DTI)" w:date="2023-08-25T14:38:00Z"/>
        </w:rPr>
      </w:pPr>
    </w:p>
    <w:p w14:paraId="7872175B" w14:textId="1FE4D63F" w:rsidR="00794EE5" w:rsidRDefault="00850BFD" w:rsidP="00794EE5">
      <w:pPr>
        <w:keepNext/>
        <w:jc w:val="center"/>
        <w:rPr>
          <w:ins w:id="3588" w:author="DARMANA-LEVERT Corentin (FRA-DTI)" w:date="2023-08-25T14:54:00Z"/>
        </w:rPr>
      </w:pPr>
      <w:ins w:id="3589" w:author="DARMANA-LEVERT Corentin (FRA-DTI)" w:date="2023-08-29T08:13:00Z">
        <w:r>
          <w:rPr>
            <w:noProof/>
          </w:rPr>
          <w:drawing>
            <wp:inline distT="0" distB="0" distL="0" distR="0" wp14:anchorId="28FBF28C" wp14:editId="6F4E9D56">
              <wp:extent cx="4893398" cy="3818711"/>
              <wp:effectExtent l="0" t="0" r="254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904275" cy="3827199"/>
                      </a:xfrm>
                      <a:prstGeom prst="rect">
                        <a:avLst/>
                      </a:prstGeom>
                    </pic:spPr>
                  </pic:pic>
                </a:graphicData>
              </a:graphic>
            </wp:inline>
          </w:drawing>
        </w:r>
      </w:ins>
    </w:p>
    <w:p w14:paraId="49894E8A" w14:textId="3AD2AC86" w:rsidR="00842FF2" w:rsidRPr="00F07906" w:rsidRDefault="00794EE5" w:rsidP="00794EE5">
      <w:pPr>
        <w:pStyle w:val="Lgende"/>
        <w:rPr>
          <w:ins w:id="3590" w:author="DARMANA-LEVERT Corentin (FRA-DTI)" w:date="2023-08-25T14:38:00Z"/>
        </w:rPr>
      </w:pPr>
      <w:bookmarkStart w:id="3591" w:name="_Ref144189295"/>
      <w:bookmarkStart w:id="3592" w:name="_Toc144199818"/>
      <w:ins w:id="3593" w:author="DARMANA-LEVERT Corentin (FRA-DTI)" w:date="2023-08-25T14:54:00Z">
        <w:r>
          <w:t xml:space="preserve">Figure </w:t>
        </w:r>
        <w:r>
          <w:fldChar w:fldCharType="begin"/>
        </w:r>
        <w:r>
          <w:instrText xml:space="preserve"> SEQ Figure \* ARABIC </w:instrText>
        </w:r>
      </w:ins>
      <w:r>
        <w:fldChar w:fldCharType="separate"/>
      </w:r>
      <w:ins w:id="3594" w:author="DARMANA-LEVERT Corentin (FRA-DTI)" w:date="2023-08-29T11:08:00Z">
        <w:r w:rsidR="00321898">
          <w:rPr>
            <w:noProof/>
          </w:rPr>
          <w:t>58</w:t>
        </w:r>
      </w:ins>
      <w:ins w:id="3595" w:author="DARMANA-LEVERT Corentin (FRA-DTI)" w:date="2023-08-25T14:54:00Z">
        <w:r>
          <w:fldChar w:fldCharType="end"/>
        </w:r>
        <w:bookmarkEnd w:id="3591"/>
        <w:r>
          <w:t xml:space="preserve"> : </w:t>
        </w:r>
        <w:r w:rsidRPr="00A908E9">
          <w:t>NMR spectrum of the TPE(G0)-grafted dextran</w:t>
        </w:r>
      </w:ins>
      <w:bookmarkEnd w:id="3592"/>
    </w:p>
    <w:p w14:paraId="3B6D068C" w14:textId="15E2CB94" w:rsidR="00842FF2" w:rsidRPr="00F07906" w:rsidRDefault="00842FF2" w:rsidP="00842FF2">
      <w:pPr>
        <w:rPr>
          <w:ins w:id="3596" w:author="DARMANA-LEVERT Corentin (FRA-DTI)" w:date="2023-08-25T14:38:00Z"/>
          <w:lang w:val="en-GB"/>
        </w:rPr>
      </w:pPr>
    </w:p>
    <w:p w14:paraId="60A0F98E" w14:textId="0CAF4A06" w:rsidR="00842FF2" w:rsidRPr="00F07906" w:rsidRDefault="00842FF2" w:rsidP="00842FF2">
      <w:pPr>
        <w:rPr>
          <w:ins w:id="3597" w:author="DARMANA-LEVERT Corentin (FRA-DTI)" w:date="2023-08-25T14:38:00Z"/>
          <w:lang w:val="en-GB"/>
        </w:rPr>
      </w:pPr>
      <w:ins w:id="3598" w:author="DARMANA-LEVERT Corentin (FRA-DTI)" w:date="2023-08-25T14:38:00Z">
        <w:r w:rsidRPr="00F07906">
          <w:rPr>
            <w:lang w:val="en-GB"/>
          </w:rPr>
          <w:t>We then proceeded to the UV absorbance characterisation. A UV lamp shines light through the sample and the grafted TPE will absorb at a certain wavelength.</w:t>
        </w:r>
      </w:ins>
      <w:ins w:id="3599" w:author="DARMANA-LEVERT Corentin (FRA-DTI)" w:date="2023-08-27T18:16:00Z">
        <w:r w:rsidR="005E3E46">
          <w:rPr>
            <w:lang w:val="en-GB"/>
          </w:rPr>
          <w:t xml:space="preserve"> </w:t>
        </w:r>
        <w:r w:rsidR="005E3E46">
          <w:rPr>
            <w:lang w:val="en-GB"/>
          </w:rPr>
          <w:fldChar w:fldCharType="begin"/>
        </w:r>
        <w:r w:rsidR="005E3E46">
          <w:rPr>
            <w:lang w:val="en-GB"/>
          </w:rPr>
          <w:instrText xml:space="preserve"> REF _Ref144052631 \h </w:instrText>
        </w:r>
      </w:ins>
      <w:r w:rsidR="005E3E46">
        <w:rPr>
          <w:lang w:val="en-GB"/>
        </w:rPr>
      </w:r>
      <w:r w:rsidR="005E3E46">
        <w:rPr>
          <w:lang w:val="en-GB"/>
        </w:rPr>
        <w:fldChar w:fldCharType="separate"/>
      </w:r>
      <w:ins w:id="3600" w:author="DARMANA-LEVERT Corentin (FRA-DTI)" w:date="2023-08-29T11:08:00Z">
        <w:r w:rsidR="00321898">
          <w:t xml:space="preserve">Figure </w:t>
        </w:r>
        <w:r w:rsidR="00321898">
          <w:rPr>
            <w:noProof/>
          </w:rPr>
          <w:t>59</w:t>
        </w:r>
      </w:ins>
      <w:ins w:id="3601" w:author="DARMANA-LEVERT Corentin (FRA-DTI)" w:date="2023-08-27T18:16:00Z">
        <w:r w:rsidR="005E3E46">
          <w:rPr>
            <w:lang w:val="en-GB"/>
          </w:rPr>
          <w:fldChar w:fldCharType="end"/>
        </w:r>
      </w:ins>
      <w:ins w:id="3602" w:author="DARMANA-LEVERT Corentin (FRA-DTI)" w:date="2023-08-25T14:38:00Z">
        <w:r w:rsidRPr="00F07906">
          <w:rPr>
            <w:lang w:val="en-GB"/>
          </w:rPr>
          <w:t xml:space="preserve"> shows the absorbance peaks for 15% and 5% grafted dextrans. The peaks are at about the same wavelength for both products (350 nm), the difference being the absorbance intensity. The 15% grafted dextran will show more absorbance because it bears more fluorescent TPE groups</w:t>
        </w:r>
        <w:r>
          <w:rPr>
            <w:lang w:val="en-GB"/>
          </w:rPr>
          <w:t xml:space="preserve"> at the same polymer concentration</w:t>
        </w:r>
        <w:r w:rsidRPr="00F07906">
          <w:rPr>
            <w:lang w:val="en-GB"/>
          </w:rPr>
          <w:t>.</w:t>
        </w:r>
        <w:commentRangeStart w:id="3603"/>
        <w:r w:rsidRPr="00F07906">
          <w:rPr>
            <w:lang w:val="en-GB"/>
          </w:rPr>
          <w:t xml:space="preserve"> </w:t>
        </w:r>
        <w:commentRangeEnd w:id="3603"/>
        <w:r w:rsidRPr="00F07906">
          <w:rPr>
            <w:rStyle w:val="Marquedecommentaire"/>
          </w:rPr>
          <w:commentReference w:id="3603"/>
        </w:r>
        <w:r w:rsidRPr="00095839">
          <w:rPr>
            <w:lang w:val="en-GB"/>
          </w:rPr>
          <w:t xml:space="preserve"> </w:t>
        </w:r>
        <w:r>
          <w:rPr>
            <w:lang w:val="en-GB"/>
          </w:rPr>
          <w:t>The second absorbance peaks at 300nm for both curves are from the dendron backbone structure which is not highly conjugated.</w:t>
        </w:r>
      </w:ins>
    </w:p>
    <w:p w14:paraId="1517064F" w14:textId="77777777" w:rsidR="00794EE5" w:rsidRDefault="00842FF2" w:rsidP="00794EE5">
      <w:pPr>
        <w:keepNext/>
        <w:jc w:val="center"/>
        <w:rPr>
          <w:ins w:id="3604" w:author="DARMANA-LEVERT Corentin (FRA-DTI)" w:date="2023-08-25T14:55:00Z"/>
        </w:rPr>
      </w:pPr>
      <w:ins w:id="3605" w:author="DARMANA-LEVERT Corentin (FRA-DTI)" w:date="2023-08-25T14:38:00Z">
        <w:r w:rsidRPr="00F07906">
          <w:rPr>
            <w:noProof/>
            <w:lang w:val="en-GB"/>
          </w:rPr>
          <w:lastRenderedPageBreak/>
          <w:drawing>
            <wp:inline distT="0" distB="0" distL="0" distR="0" wp14:anchorId="2D518CA5" wp14:editId="55A108C6">
              <wp:extent cx="4858247" cy="3168552"/>
              <wp:effectExtent l="0" t="0" r="0" b="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4858247" cy="3168552"/>
                      </a:xfrm>
                      <a:prstGeom prst="rect">
                        <a:avLst/>
                      </a:prstGeom>
                      <a:noFill/>
                    </pic:spPr>
                  </pic:pic>
                </a:graphicData>
              </a:graphic>
            </wp:inline>
          </w:drawing>
        </w:r>
      </w:ins>
    </w:p>
    <w:p w14:paraId="1A92AE7B" w14:textId="012C2D8B" w:rsidR="00842FF2" w:rsidRPr="00F07906" w:rsidRDefault="00794EE5" w:rsidP="00794EE5">
      <w:pPr>
        <w:pStyle w:val="Lgende"/>
        <w:rPr>
          <w:ins w:id="3606" w:author="DARMANA-LEVERT Corentin (FRA-DTI)" w:date="2023-08-25T14:38:00Z"/>
        </w:rPr>
      </w:pPr>
      <w:bookmarkStart w:id="3607" w:name="_Ref144052631"/>
      <w:bookmarkStart w:id="3608" w:name="_Toc144199819"/>
      <w:ins w:id="3609" w:author="DARMANA-LEVERT Corentin (FRA-DTI)" w:date="2023-08-25T14:55:00Z">
        <w:r>
          <w:t xml:space="preserve">Figure </w:t>
        </w:r>
        <w:r>
          <w:fldChar w:fldCharType="begin"/>
        </w:r>
        <w:r>
          <w:instrText xml:space="preserve"> SEQ Figure \* ARABIC </w:instrText>
        </w:r>
      </w:ins>
      <w:r>
        <w:fldChar w:fldCharType="separate"/>
      </w:r>
      <w:ins w:id="3610" w:author="DARMANA-LEVERT Corentin (FRA-DTI)" w:date="2023-08-29T11:08:00Z">
        <w:r w:rsidR="00321898">
          <w:rPr>
            <w:noProof/>
          </w:rPr>
          <w:t>59</w:t>
        </w:r>
      </w:ins>
      <w:ins w:id="3611" w:author="DARMANA-LEVERT Corentin (FRA-DTI)" w:date="2023-08-25T14:55:00Z">
        <w:r>
          <w:fldChar w:fldCharType="end"/>
        </w:r>
        <w:bookmarkEnd w:id="3607"/>
        <w:r>
          <w:t xml:space="preserve"> : </w:t>
        </w:r>
        <w:r w:rsidRPr="00261672">
          <w:t>UV absorbance spectra of the 5% TPE(G0)-grafted dextran and the 15% TPE(G0)-grafted dextran.</w:t>
        </w:r>
      </w:ins>
      <w:bookmarkEnd w:id="3608"/>
    </w:p>
    <w:p w14:paraId="0E98E85D" w14:textId="77777777" w:rsidR="00842FF2" w:rsidRPr="00F07906" w:rsidRDefault="00842FF2" w:rsidP="00842FF2">
      <w:pPr>
        <w:rPr>
          <w:ins w:id="3612" w:author="DARMANA-LEVERT Corentin (FRA-DTI)" w:date="2023-08-25T14:38:00Z"/>
          <w:lang w:val="en-GB"/>
        </w:rPr>
      </w:pPr>
    </w:p>
    <w:p w14:paraId="1B16E4D2" w14:textId="5CFD7B0E" w:rsidR="00842FF2" w:rsidRPr="00F07906" w:rsidRDefault="00842FF2" w:rsidP="00842FF2">
      <w:pPr>
        <w:rPr>
          <w:ins w:id="3613" w:author="DARMANA-LEVERT Corentin (FRA-DTI)" w:date="2023-08-25T14:38:00Z"/>
          <w:lang w:val="en-GB"/>
        </w:rPr>
      </w:pPr>
      <w:ins w:id="3614" w:author="DARMANA-LEVERT Corentin (FRA-DTI)" w:date="2023-08-25T14:38:00Z">
        <w:r w:rsidRPr="00F07906">
          <w:rPr>
            <w:lang w:val="en-GB"/>
          </w:rPr>
          <w:t>The fluorescence behaviour was also investigated, and the absorbance peak determined before</w:t>
        </w:r>
      </w:ins>
      <w:ins w:id="3615" w:author="DARMANA-LEVERT Corentin (FRA-DTI)" w:date="2023-08-27T18:22:00Z">
        <w:r w:rsidR="00F47879">
          <w:rPr>
            <w:lang w:val="en-GB"/>
          </w:rPr>
          <w:t>, 351 nm,</w:t>
        </w:r>
      </w:ins>
      <w:ins w:id="3616" w:author="DARMANA-LEVERT Corentin (FRA-DTI)" w:date="2023-08-25T14:38:00Z">
        <w:r w:rsidRPr="00F07906">
          <w:rPr>
            <w:lang w:val="en-GB"/>
          </w:rPr>
          <w:t xml:space="preserve"> is the excitation wavelength for the spectrofluorometer. A 5</w:t>
        </w:r>
        <w:r>
          <w:rPr>
            <w:lang w:val="en-GB"/>
          </w:rPr>
          <w:t xml:space="preserve"> </w:t>
        </w:r>
        <w:r w:rsidRPr="00F07906">
          <w:rPr>
            <w:lang w:val="en-GB"/>
          </w:rPr>
          <w:t>mg/mL solution of the reaction product in filtered DMSO was made, and a sequence of analysis was planned. 60 µL of that solution is transferred to a quartz cell with 3</w:t>
        </w:r>
        <w:r>
          <w:rPr>
            <w:lang w:val="en-GB"/>
          </w:rPr>
          <w:t xml:space="preserve"> </w:t>
        </w:r>
        <w:r w:rsidRPr="00F07906">
          <w:rPr>
            <w:lang w:val="en-GB"/>
          </w:rPr>
          <w:t>mL DMSO. The idea is to repeat that operation 10 times and to increase by 10% the water content until the last measurement only contains nano</w:t>
        </w:r>
        <w:r>
          <w:rPr>
            <w:lang w:val="en-GB"/>
          </w:rPr>
          <w:t>-</w:t>
        </w:r>
        <w:r w:rsidRPr="00F07906">
          <w:rPr>
            <w:lang w:val="en-GB"/>
          </w:rPr>
          <w:t xml:space="preserve">pure water and the product. The aim of this characterisation technique was to observe an increase in fluorescence intensity with the increase of water content, symbolic of the </w:t>
        </w:r>
      </w:ins>
      <w:ins w:id="3617" w:author="DARMANA-LEVERT Corentin (FRA-DTI)" w:date="2023-08-27T18:22:00Z">
        <w:r w:rsidR="00F47879">
          <w:rPr>
            <w:lang w:val="en-GB"/>
          </w:rPr>
          <w:t>a</w:t>
        </w:r>
      </w:ins>
      <w:ins w:id="3618" w:author="DARMANA-LEVERT Corentin (FRA-DTI)" w:date="2023-08-25T14:38:00Z">
        <w:r w:rsidRPr="00F07906">
          <w:rPr>
            <w:lang w:val="en-GB"/>
          </w:rPr>
          <w:t xml:space="preserve">ggregation </w:t>
        </w:r>
      </w:ins>
      <w:ins w:id="3619" w:author="DARMANA-LEVERT Corentin (FRA-DTI)" w:date="2023-08-27T18:22:00Z">
        <w:r w:rsidR="00F47879">
          <w:rPr>
            <w:lang w:val="en-GB"/>
          </w:rPr>
          <w:t>i</w:t>
        </w:r>
      </w:ins>
      <w:ins w:id="3620" w:author="DARMANA-LEVERT Corentin (FRA-DTI)" w:date="2023-08-25T14:38:00Z">
        <w:r w:rsidRPr="00F07906">
          <w:rPr>
            <w:lang w:val="en-GB"/>
          </w:rPr>
          <w:t xml:space="preserve">nduced </w:t>
        </w:r>
      </w:ins>
      <w:ins w:id="3621" w:author="DARMANA-LEVERT Corentin (FRA-DTI)" w:date="2023-08-27T18:22:00Z">
        <w:r w:rsidR="00F47879">
          <w:rPr>
            <w:lang w:val="en-GB"/>
          </w:rPr>
          <w:t>e</w:t>
        </w:r>
      </w:ins>
      <w:ins w:id="3622" w:author="DARMANA-LEVERT Corentin (FRA-DTI)" w:date="2023-08-25T14:38:00Z">
        <w:r w:rsidRPr="00F07906">
          <w:rPr>
            <w:lang w:val="en-GB"/>
          </w:rPr>
          <w:t>mission effect.</w:t>
        </w:r>
      </w:ins>
    </w:p>
    <w:p w14:paraId="50D928E2" w14:textId="05425CF5" w:rsidR="00842FF2" w:rsidRPr="00F07906" w:rsidRDefault="00F47879" w:rsidP="00842FF2">
      <w:pPr>
        <w:rPr>
          <w:ins w:id="3623" w:author="DARMANA-LEVERT Corentin (FRA-DTI)" w:date="2023-08-25T14:38:00Z"/>
          <w:lang w:val="en-GB"/>
        </w:rPr>
      </w:pPr>
      <w:ins w:id="3624" w:author="DARMANA-LEVERT Corentin (FRA-DTI)" w:date="2023-08-27T18:23:00Z">
        <w:r>
          <w:rPr>
            <w:lang w:val="en-GB"/>
          </w:rPr>
          <w:fldChar w:fldCharType="begin"/>
        </w:r>
        <w:r>
          <w:rPr>
            <w:lang w:val="en-GB"/>
          </w:rPr>
          <w:instrText xml:space="preserve"> REF _Ref144053002 \h </w:instrText>
        </w:r>
      </w:ins>
      <w:r>
        <w:rPr>
          <w:lang w:val="en-GB"/>
        </w:rPr>
      </w:r>
      <w:r>
        <w:rPr>
          <w:lang w:val="en-GB"/>
        </w:rPr>
        <w:fldChar w:fldCharType="separate"/>
      </w:r>
      <w:ins w:id="3625" w:author="DARMANA-LEVERT Corentin (FRA-DTI)" w:date="2023-08-29T11:08:00Z">
        <w:r w:rsidR="00321898">
          <w:t xml:space="preserve">Figure </w:t>
        </w:r>
        <w:r w:rsidR="00321898">
          <w:rPr>
            <w:noProof/>
          </w:rPr>
          <w:t>60</w:t>
        </w:r>
      </w:ins>
      <w:ins w:id="3626" w:author="DARMANA-LEVERT Corentin (FRA-DTI)" w:date="2023-08-27T18:23:00Z">
        <w:r>
          <w:rPr>
            <w:lang w:val="en-GB"/>
          </w:rPr>
          <w:fldChar w:fldCharType="end"/>
        </w:r>
      </w:ins>
      <w:ins w:id="3627" w:author="DARMANA-LEVERT Corentin (FRA-DTI)" w:date="2023-08-25T14:38:00Z">
        <w:r w:rsidR="00842FF2" w:rsidRPr="00F07906">
          <w:rPr>
            <w:lang w:val="en-GB"/>
          </w:rPr>
          <w:t xml:space="preserve"> below reports the results: we can see that the maximum intensity at about 520</w:t>
        </w:r>
        <w:r w:rsidR="00842FF2">
          <w:rPr>
            <w:lang w:val="en-GB"/>
          </w:rPr>
          <w:t xml:space="preserve"> nm </w:t>
        </w:r>
        <w:r w:rsidR="00842FF2" w:rsidRPr="00F07906">
          <w:rPr>
            <w:lang w:val="en-GB"/>
          </w:rPr>
          <w:t>is reached when the media is completely aqueous. This means that the product was at its most aggregated state with 100% water content.</w:t>
        </w:r>
      </w:ins>
    </w:p>
    <w:p w14:paraId="36023A79" w14:textId="77777777" w:rsidR="00842FF2" w:rsidRPr="00F07906" w:rsidRDefault="00842FF2" w:rsidP="00842FF2">
      <w:pPr>
        <w:rPr>
          <w:ins w:id="3628" w:author="DARMANA-LEVERT Corentin (FRA-DTI)" w:date="2023-08-25T14:38:00Z"/>
          <w:lang w:val="en-GB"/>
        </w:rPr>
      </w:pPr>
    </w:p>
    <w:p w14:paraId="516AC52B" w14:textId="77777777" w:rsidR="00794EE5" w:rsidRDefault="00842FF2" w:rsidP="00794EE5">
      <w:pPr>
        <w:keepNext/>
        <w:jc w:val="center"/>
        <w:rPr>
          <w:ins w:id="3629" w:author="DARMANA-LEVERT Corentin (FRA-DTI)" w:date="2023-08-25T14:55:00Z"/>
        </w:rPr>
      </w:pPr>
      <w:ins w:id="3630" w:author="DARMANA-LEVERT Corentin (FRA-DTI)" w:date="2023-08-25T14:38:00Z">
        <w:r w:rsidRPr="00F07906">
          <w:rPr>
            <w:noProof/>
          </w:rPr>
          <w:drawing>
            <wp:inline distT="0" distB="0" distL="0" distR="0" wp14:anchorId="4936FB21" wp14:editId="5D4D010B">
              <wp:extent cx="5494352" cy="2401491"/>
              <wp:effectExtent l="0" t="0" r="0" b="0"/>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500579" cy="2404213"/>
                      </a:xfrm>
                      <a:prstGeom prst="rect">
                        <a:avLst/>
                      </a:prstGeom>
                      <a:noFill/>
                      <a:ln>
                        <a:noFill/>
                      </a:ln>
                    </pic:spPr>
                  </pic:pic>
                </a:graphicData>
              </a:graphic>
            </wp:inline>
          </w:drawing>
        </w:r>
      </w:ins>
    </w:p>
    <w:p w14:paraId="0E89FBAB" w14:textId="28973555" w:rsidR="00842FF2" w:rsidRPr="00F07906" w:rsidRDefault="00794EE5" w:rsidP="00794EE5">
      <w:pPr>
        <w:pStyle w:val="Lgende"/>
        <w:rPr>
          <w:ins w:id="3631" w:author="DARMANA-LEVERT Corentin (FRA-DTI)" w:date="2023-08-25T14:38:00Z"/>
        </w:rPr>
      </w:pPr>
      <w:bookmarkStart w:id="3632" w:name="_Ref144053002"/>
      <w:bookmarkStart w:id="3633" w:name="_Toc144199820"/>
      <w:ins w:id="3634" w:author="DARMANA-LEVERT Corentin (FRA-DTI)" w:date="2023-08-25T14:55:00Z">
        <w:r>
          <w:t xml:space="preserve">Figure </w:t>
        </w:r>
        <w:r>
          <w:fldChar w:fldCharType="begin"/>
        </w:r>
        <w:r>
          <w:instrText xml:space="preserve"> SEQ Figure \* ARABIC </w:instrText>
        </w:r>
      </w:ins>
      <w:r>
        <w:fldChar w:fldCharType="separate"/>
      </w:r>
      <w:ins w:id="3635" w:author="DARMANA-LEVERT Corentin (FRA-DTI)" w:date="2023-08-29T11:08:00Z">
        <w:r w:rsidR="00321898">
          <w:rPr>
            <w:noProof/>
          </w:rPr>
          <w:t>60</w:t>
        </w:r>
      </w:ins>
      <w:ins w:id="3636" w:author="DARMANA-LEVERT Corentin (FRA-DTI)" w:date="2023-08-25T14:55:00Z">
        <w:r>
          <w:fldChar w:fldCharType="end"/>
        </w:r>
        <w:bookmarkEnd w:id="3632"/>
        <w:r>
          <w:t xml:space="preserve"> : </w:t>
        </w:r>
        <w:r w:rsidRPr="000A0F7A">
          <w:t>Evolution of the fluorescence behaviour of the TPE(G0)-grafted dextran with increasing water content.</w:t>
        </w:r>
      </w:ins>
      <w:bookmarkEnd w:id="3633"/>
    </w:p>
    <w:p w14:paraId="350CE482" w14:textId="77777777" w:rsidR="00842FF2" w:rsidRPr="00F07906" w:rsidRDefault="00842FF2" w:rsidP="00794EE5">
      <w:pPr>
        <w:jc w:val="center"/>
        <w:rPr>
          <w:ins w:id="3637" w:author="DARMANA-LEVERT Corentin (FRA-DTI)" w:date="2023-08-25T14:38:00Z"/>
          <w:lang w:val="en-GB"/>
        </w:rPr>
      </w:pPr>
    </w:p>
    <w:p w14:paraId="4AA70F84" w14:textId="5F9255EF" w:rsidR="00842FF2" w:rsidRPr="00F07906" w:rsidRDefault="00842FF2" w:rsidP="00842FF2">
      <w:pPr>
        <w:rPr>
          <w:ins w:id="3638" w:author="DARMANA-LEVERT Corentin (FRA-DTI)" w:date="2023-08-25T14:38:00Z"/>
          <w:lang w:val="en-GB"/>
        </w:rPr>
      </w:pPr>
      <w:ins w:id="3639" w:author="DARMANA-LEVERT Corentin (FRA-DTI)" w:date="2023-08-25T14:38:00Z">
        <w:r w:rsidRPr="00F07906">
          <w:rPr>
            <w:lang w:val="en-GB"/>
          </w:rPr>
          <w:lastRenderedPageBreak/>
          <w:t xml:space="preserve">After the fluorescence assessment, the next step was to analyse the structures naturally present in DMSO before self-assembly. We used DLS, Dynamic Light Scattering, to observe the size of these structures. </w:t>
        </w:r>
      </w:ins>
      <w:ins w:id="3640" w:author="DARMANA-LEVERT Corentin (FRA-DTI)" w:date="2023-08-27T18:23:00Z">
        <w:r w:rsidR="00F47879">
          <w:rPr>
            <w:lang w:val="en-GB"/>
          </w:rPr>
          <w:fldChar w:fldCharType="begin"/>
        </w:r>
        <w:r w:rsidR="00F47879">
          <w:rPr>
            <w:lang w:val="en-GB"/>
          </w:rPr>
          <w:instrText xml:space="preserve"> REF _Ref144053027 \h </w:instrText>
        </w:r>
      </w:ins>
      <w:r w:rsidR="00F47879">
        <w:rPr>
          <w:lang w:val="en-GB"/>
        </w:rPr>
      </w:r>
      <w:r w:rsidR="00F47879">
        <w:rPr>
          <w:lang w:val="en-GB"/>
        </w:rPr>
        <w:fldChar w:fldCharType="separate"/>
      </w:r>
      <w:ins w:id="3641" w:author="DARMANA-LEVERT Corentin (FRA-DTI)" w:date="2023-08-29T11:08:00Z">
        <w:r w:rsidR="00321898">
          <w:t xml:space="preserve">Figure </w:t>
        </w:r>
        <w:r w:rsidR="00321898">
          <w:rPr>
            <w:noProof/>
          </w:rPr>
          <w:t>61</w:t>
        </w:r>
      </w:ins>
      <w:ins w:id="3642" w:author="DARMANA-LEVERT Corentin (FRA-DTI)" w:date="2023-08-27T18:23:00Z">
        <w:r w:rsidR="00F47879">
          <w:rPr>
            <w:lang w:val="en-GB"/>
          </w:rPr>
          <w:fldChar w:fldCharType="end"/>
        </w:r>
        <w:r w:rsidR="00F47879">
          <w:rPr>
            <w:lang w:val="en-GB"/>
          </w:rPr>
          <w:t xml:space="preserve"> </w:t>
        </w:r>
      </w:ins>
      <w:ins w:id="3643" w:author="DARMANA-LEVERT Corentin (FRA-DTI)" w:date="2023-08-25T14:38:00Z">
        <w:r w:rsidRPr="00F07906">
          <w:rPr>
            <w:lang w:val="en-GB"/>
          </w:rPr>
          <w:t xml:space="preserve">shows the size distribution graphs in number and </w:t>
        </w:r>
      </w:ins>
      <w:ins w:id="3644" w:author="DARMANA-LEVERT Corentin (FRA-DTI)" w:date="2023-08-27T18:23:00Z">
        <w:r w:rsidR="00F47879">
          <w:rPr>
            <w:lang w:val="en-GB"/>
          </w:rPr>
          <w:fldChar w:fldCharType="begin"/>
        </w:r>
        <w:r w:rsidR="00F47879">
          <w:rPr>
            <w:lang w:val="en-GB"/>
          </w:rPr>
          <w:instrText xml:space="preserve"> REF _Ref144053041 \h </w:instrText>
        </w:r>
      </w:ins>
      <w:r w:rsidR="00F47879">
        <w:rPr>
          <w:lang w:val="en-GB"/>
        </w:rPr>
      </w:r>
      <w:r w:rsidR="00F47879">
        <w:rPr>
          <w:lang w:val="en-GB"/>
        </w:rPr>
        <w:fldChar w:fldCharType="separate"/>
      </w:r>
      <w:ins w:id="3645" w:author="DARMANA-LEVERT Corentin (FRA-DTI)" w:date="2023-08-29T11:08:00Z">
        <w:r w:rsidR="00321898">
          <w:t xml:space="preserve">Figure </w:t>
        </w:r>
        <w:r w:rsidR="00321898">
          <w:rPr>
            <w:noProof/>
          </w:rPr>
          <w:t>62</w:t>
        </w:r>
      </w:ins>
      <w:ins w:id="3646" w:author="DARMANA-LEVERT Corentin (FRA-DTI)" w:date="2023-08-27T18:23:00Z">
        <w:r w:rsidR="00F47879">
          <w:rPr>
            <w:lang w:val="en-GB"/>
          </w:rPr>
          <w:fldChar w:fldCharType="end"/>
        </w:r>
      </w:ins>
      <w:ins w:id="3647" w:author="DARMANA-LEVERT Corentin (FRA-DTI)" w:date="2023-08-29T08:36:00Z">
        <w:r w:rsidR="00A364F0">
          <w:rPr>
            <w:lang w:val="en-GB"/>
          </w:rPr>
          <w:t xml:space="preserve"> </w:t>
        </w:r>
      </w:ins>
      <w:ins w:id="3648" w:author="DARMANA-LEVERT Corentin (FRA-DTI)" w:date="2023-08-25T14:38:00Z">
        <w:r w:rsidRPr="00F07906">
          <w:rPr>
            <w:lang w:val="en-GB"/>
          </w:rPr>
          <w:t xml:space="preserve">the distribution in volume. The measurements were not repeatable nor </w:t>
        </w:r>
      </w:ins>
      <w:ins w:id="3649" w:author="DARMANA-LEVERT Corentin (FRA-DTI)" w:date="2023-08-27T18:23:00Z">
        <w:r w:rsidR="00F47879">
          <w:rPr>
            <w:lang w:val="en-GB"/>
          </w:rPr>
          <w:t>was</w:t>
        </w:r>
      </w:ins>
      <w:ins w:id="3650" w:author="DARMANA-LEVERT Corentin (FRA-DTI)" w:date="2023-08-25T14:38:00Z">
        <w:r w:rsidRPr="00F07906">
          <w:rPr>
            <w:lang w:val="en-GB"/>
          </w:rPr>
          <w:t xml:space="preserve"> it possible to draw conclusions from them because the size classes were expected to range from 1 to 10 nm.  Here they ranged from 8nm to 78nm on the number distribution graph and up until 6</w:t>
        </w:r>
        <w:r>
          <w:rPr>
            <w:lang w:val="en-GB"/>
          </w:rPr>
          <w:t>,</w:t>
        </w:r>
        <w:r w:rsidRPr="00F07906">
          <w:rPr>
            <w:lang w:val="en-GB"/>
          </w:rPr>
          <w:t>438 nm for the volume distribution.</w:t>
        </w:r>
        <w:r>
          <w:rPr>
            <w:lang w:val="en-GB"/>
          </w:rPr>
          <w:t xml:space="preserve"> These results demonstrate that the polymer is not fully in its dissolved state in DMSO and potentially undergoes self-assembly in this solvent.</w:t>
        </w:r>
      </w:ins>
    </w:p>
    <w:p w14:paraId="060B0EF4" w14:textId="77777777" w:rsidR="00842FF2" w:rsidRPr="00F07906" w:rsidRDefault="00842FF2" w:rsidP="00842FF2">
      <w:pPr>
        <w:rPr>
          <w:ins w:id="3651" w:author="DARMANA-LEVERT Corentin (FRA-DTI)" w:date="2023-08-25T14:38:00Z"/>
          <w:lang w:val="en-GB"/>
        </w:rPr>
      </w:pPr>
    </w:p>
    <w:p w14:paraId="046A4859" w14:textId="77777777" w:rsidR="00794EE5" w:rsidRDefault="00842FF2" w:rsidP="00794EE5">
      <w:pPr>
        <w:keepNext/>
        <w:jc w:val="center"/>
        <w:rPr>
          <w:ins w:id="3652" w:author="DARMANA-LEVERT Corentin (FRA-DTI)" w:date="2023-08-25T14:55:00Z"/>
        </w:rPr>
      </w:pPr>
      <w:ins w:id="3653" w:author="DARMANA-LEVERT Corentin (FRA-DTI)" w:date="2023-08-25T14:38:00Z">
        <w:r w:rsidRPr="00F07906">
          <w:rPr>
            <w:noProof/>
          </w:rPr>
          <w:drawing>
            <wp:inline distT="0" distB="0" distL="0" distR="0" wp14:anchorId="6E2DFDF3" wp14:editId="75745640">
              <wp:extent cx="4383405" cy="2804160"/>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383405" cy="2804160"/>
                      </a:xfrm>
                      <a:prstGeom prst="rect">
                        <a:avLst/>
                      </a:prstGeom>
                      <a:noFill/>
                    </pic:spPr>
                  </pic:pic>
                </a:graphicData>
              </a:graphic>
            </wp:inline>
          </w:drawing>
        </w:r>
      </w:ins>
    </w:p>
    <w:p w14:paraId="71494B81" w14:textId="71B54330" w:rsidR="00842FF2" w:rsidRPr="00F07906" w:rsidRDefault="00794EE5" w:rsidP="00794EE5">
      <w:pPr>
        <w:pStyle w:val="Lgende"/>
        <w:rPr>
          <w:ins w:id="3654" w:author="DARMANA-LEVERT Corentin (FRA-DTI)" w:date="2023-08-25T14:38:00Z"/>
        </w:rPr>
      </w:pPr>
      <w:bookmarkStart w:id="3655" w:name="_Ref144053027"/>
      <w:bookmarkStart w:id="3656" w:name="_Toc144199821"/>
      <w:ins w:id="3657" w:author="DARMANA-LEVERT Corentin (FRA-DTI)" w:date="2023-08-25T14:55:00Z">
        <w:r>
          <w:t xml:space="preserve">Figure </w:t>
        </w:r>
        <w:r>
          <w:fldChar w:fldCharType="begin"/>
        </w:r>
        <w:r>
          <w:instrText xml:space="preserve"> SEQ Figure \* ARABIC </w:instrText>
        </w:r>
      </w:ins>
      <w:r>
        <w:fldChar w:fldCharType="separate"/>
      </w:r>
      <w:ins w:id="3658" w:author="DARMANA-LEVERT Corentin (FRA-DTI)" w:date="2023-08-29T11:08:00Z">
        <w:r w:rsidR="00321898">
          <w:rPr>
            <w:noProof/>
          </w:rPr>
          <w:t>61</w:t>
        </w:r>
      </w:ins>
      <w:ins w:id="3659" w:author="DARMANA-LEVERT Corentin (FRA-DTI)" w:date="2023-08-25T14:55:00Z">
        <w:r>
          <w:fldChar w:fldCharType="end"/>
        </w:r>
        <w:bookmarkEnd w:id="3655"/>
        <w:r>
          <w:t xml:space="preserve"> : </w:t>
        </w:r>
        <w:r w:rsidRPr="00C34AC2">
          <w:t>Number distribution of particles sizes for the TPE(G0)-grafted dextran before self-assembly.</w:t>
        </w:r>
      </w:ins>
      <w:bookmarkEnd w:id="3656"/>
    </w:p>
    <w:p w14:paraId="42B3CBD3" w14:textId="77777777" w:rsidR="00842FF2" w:rsidRPr="00F07906" w:rsidRDefault="00842FF2" w:rsidP="00842FF2">
      <w:pPr>
        <w:rPr>
          <w:ins w:id="3660" w:author="DARMANA-LEVERT Corentin (FRA-DTI)" w:date="2023-08-25T14:38:00Z"/>
        </w:rPr>
      </w:pPr>
    </w:p>
    <w:p w14:paraId="2F15CB6F" w14:textId="77777777" w:rsidR="00794EE5" w:rsidRDefault="00842FF2" w:rsidP="00794EE5">
      <w:pPr>
        <w:keepNext/>
        <w:jc w:val="center"/>
        <w:rPr>
          <w:ins w:id="3661" w:author="DARMANA-LEVERT Corentin (FRA-DTI)" w:date="2023-08-25T14:56:00Z"/>
        </w:rPr>
      </w:pPr>
      <w:ins w:id="3662" w:author="DARMANA-LEVERT Corentin (FRA-DTI)" w:date="2023-08-25T14:38:00Z">
        <w:r w:rsidRPr="00F07906">
          <w:rPr>
            <w:noProof/>
          </w:rPr>
          <w:drawing>
            <wp:inline distT="0" distB="0" distL="0" distR="0" wp14:anchorId="0B1DC293" wp14:editId="0FBE357B">
              <wp:extent cx="4932045" cy="3188335"/>
              <wp:effectExtent l="0" t="0" r="1905"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932045" cy="3188335"/>
                      </a:xfrm>
                      <a:prstGeom prst="rect">
                        <a:avLst/>
                      </a:prstGeom>
                      <a:noFill/>
                    </pic:spPr>
                  </pic:pic>
                </a:graphicData>
              </a:graphic>
            </wp:inline>
          </w:drawing>
        </w:r>
      </w:ins>
    </w:p>
    <w:p w14:paraId="069F3685" w14:textId="57CE528D" w:rsidR="00842FF2" w:rsidRPr="00F07906" w:rsidRDefault="00794EE5" w:rsidP="00794EE5">
      <w:pPr>
        <w:pStyle w:val="Lgende"/>
        <w:rPr>
          <w:ins w:id="3663" w:author="DARMANA-LEVERT Corentin (FRA-DTI)" w:date="2023-08-25T14:38:00Z"/>
        </w:rPr>
      </w:pPr>
      <w:bookmarkStart w:id="3664" w:name="_Ref144053041"/>
      <w:bookmarkStart w:id="3665" w:name="_Toc144199822"/>
      <w:ins w:id="3666" w:author="DARMANA-LEVERT Corentin (FRA-DTI)" w:date="2023-08-25T14:56:00Z">
        <w:r>
          <w:t xml:space="preserve">Figure </w:t>
        </w:r>
        <w:r>
          <w:fldChar w:fldCharType="begin"/>
        </w:r>
        <w:r>
          <w:instrText xml:space="preserve"> SEQ Figure \* ARABIC </w:instrText>
        </w:r>
      </w:ins>
      <w:r>
        <w:fldChar w:fldCharType="separate"/>
      </w:r>
      <w:ins w:id="3667" w:author="DARMANA-LEVERT Corentin (FRA-DTI)" w:date="2023-08-29T11:08:00Z">
        <w:r w:rsidR="00321898">
          <w:rPr>
            <w:noProof/>
          </w:rPr>
          <w:t>62</w:t>
        </w:r>
      </w:ins>
      <w:ins w:id="3668" w:author="DARMANA-LEVERT Corentin (FRA-DTI)" w:date="2023-08-25T14:56:00Z">
        <w:r>
          <w:fldChar w:fldCharType="end"/>
        </w:r>
        <w:bookmarkEnd w:id="3664"/>
        <w:r>
          <w:t xml:space="preserve"> : </w:t>
        </w:r>
        <w:r w:rsidRPr="00C66E72">
          <w:t>Volume distribution of particles sizes for the TPE G0 grafted dextran before self-assembly.</w:t>
        </w:r>
      </w:ins>
      <w:bookmarkEnd w:id="3665"/>
    </w:p>
    <w:p w14:paraId="583DC439" w14:textId="77777777" w:rsidR="00842FF2" w:rsidRPr="00F07906" w:rsidRDefault="00842FF2" w:rsidP="00842FF2">
      <w:pPr>
        <w:rPr>
          <w:ins w:id="3669" w:author="DARMANA-LEVERT Corentin (FRA-DTI)" w:date="2023-08-25T14:38:00Z"/>
          <w:lang w:val="en-GB"/>
        </w:rPr>
      </w:pPr>
    </w:p>
    <w:p w14:paraId="40395EC5" w14:textId="78F5D015" w:rsidR="00842FF2" w:rsidRPr="00F47879" w:rsidRDefault="00842FF2" w:rsidP="00842FF2">
      <w:pPr>
        <w:pStyle w:val="Titre3"/>
        <w:rPr>
          <w:ins w:id="3670" w:author="DARMANA-LEVERT Corentin (FRA-DTI)" w:date="2023-08-25T14:38:00Z"/>
          <w:lang w:val="en-GB"/>
        </w:rPr>
      </w:pPr>
      <w:bookmarkStart w:id="3671" w:name="_Toc143521166"/>
      <w:bookmarkStart w:id="3672" w:name="_Toc144199759"/>
      <w:ins w:id="3673" w:author="DARMANA-LEVERT Corentin (FRA-DTI)" w:date="2023-08-25T14:38:00Z">
        <w:r w:rsidRPr="00F07906">
          <w:rPr>
            <w:lang w:val="en-GB"/>
          </w:rPr>
          <w:lastRenderedPageBreak/>
          <w:t>TPE</w:t>
        </w:r>
        <w:r>
          <w:rPr>
            <w:lang w:val="en-GB"/>
          </w:rPr>
          <w:t xml:space="preserve"> dendron</w:t>
        </w:r>
        <w:r w:rsidRPr="00F07906">
          <w:rPr>
            <w:lang w:val="en-GB"/>
          </w:rPr>
          <w:t xml:space="preserve"> </w:t>
        </w:r>
        <w:r>
          <w:rPr>
            <w:lang w:val="en-GB"/>
          </w:rPr>
          <w:t>(</w:t>
        </w:r>
        <w:r w:rsidRPr="00F07906">
          <w:rPr>
            <w:lang w:val="en-GB"/>
          </w:rPr>
          <w:t>G1</w:t>
        </w:r>
        <w:r>
          <w:rPr>
            <w:lang w:val="en-GB"/>
          </w:rPr>
          <w:t>)</w:t>
        </w:r>
        <w:r w:rsidRPr="00F07906">
          <w:rPr>
            <w:lang w:val="en-GB"/>
          </w:rPr>
          <w:t xml:space="preserve"> coupling with dextrans</w:t>
        </w:r>
        <w:bookmarkEnd w:id="3671"/>
        <w:bookmarkEnd w:id="3672"/>
      </w:ins>
    </w:p>
    <w:p w14:paraId="73F576DE" w14:textId="32DCD057" w:rsidR="00842FF2" w:rsidRDefault="00842FF2" w:rsidP="00842FF2">
      <w:pPr>
        <w:rPr>
          <w:ins w:id="3674" w:author="DARMANA-LEVERT Corentin (FRA-DTI)" w:date="2023-08-29T08:36:00Z"/>
          <w:lang w:val="en-GB"/>
        </w:rPr>
      </w:pPr>
      <w:ins w:id="3675" w:author="DARMANA-LEVERT Corentin (FRA-DTI)" w:date="2023-08-25T14:38:00Z">
        <w:r w:rsidRPr="00F07906">
          <w:rPr>
            <w:lang w:val="en-GB"/>
          </w:rPr>
          <w:t>The TPE</w:t>
        </w:r>
        <w:r>
          <w:rPr>
            <w:lang w:val="en-GB"/>
          </w:rPr>
          <w:t xml:space="preserve">-functionalized G1 dendron with an </w:t>
        </w:r>
        <w:proofErr w:type="spellStart"/>
        <w:r w:rsidRPr="00F07906">
          <w:rPr>
            <w:lang w:val="en-GB"/>
          </w:rPr>
          <w:t>azide</w:t>
        </w:r>
        <w:proofErr w:type="spellEnd"/>
        <w:r w:rsidRPr="00F07906">
          <w:rPr>
            <w:lang w:val="en-GB"/>
          </w:rPr>
          <w:t xml:space="preserve"> </w:t>
        </w:r>
        <w:r>
          <w:rPr>
            <w:lang w:val="en-GB"/>
          </w:rPr>
          <w:t>functionality in its focal point</w:t>
        </w:r>
        <w:r w:rsidRPr="00F07906">
          <w:rPr>
            <w:lang w:val="en-GB"/>
          </w:rPr>
          <w:t xml:space="preserve"> was also coupled to the dextran using the same reaction scheme, shown below in</w:t>
        </w:r>
      </w:ins>
      <w:ins w:id="3676" w:author="DARMANA-LEVERT Corentin (FRA-DTI)" w:date="2023-08-27T18:24:00Z">
        <w:r w:rsidR="00F47879">
          <w:rPr>
            <w:lang w:val="en-GB"/>
          </w:rPr>
          <w:t xml:space="preserve"> </w:t>
        </w:r>
        <w:r w:rsidR="00F47879">
          <w:rPr>
            <w:lang w:val="en-GB"/>
          </w:rPr>
          <w:fldChar w:fldCharType="begin"/>
        </w:r>
        <w:r w:rsidR="00F47879">
          <w:rPr>
            <w:lang w:val="en-GB"/>
          </w:rPr>
          <w:instrText xml:space="preserve"> REF _Ref144053102 \h </w:instrText>
        </w:r>
      </w:ins>
      <w:r w:rsidR="00F47879">
        <w:rPr>
          <w:lang w:val="en-GB"/>
        </w:rPr>
      </w:r>
      <w:r w:rsidR="00F47879">
        <w:rPr>
          <w:lang w:val="en-GB"/>
        </w:rPr>
        <w:fldChar w:fldCharType="separate"/>
      </w:r>
      <w:ins w:id="3677" w:author="DARMANA-LEVERT Corentin (FRA-DTI)" w:date="2023-08-29T11:08:00Z">
        <w:r w:rsidR="00321898">
          <w:t xml:space="preserve">Figure </w:t>
        </w:r>
        <w:r w:rsidR="00321898">
          <w:rPr>
            <w:noProof/>
          </w:rPr>
          <w:t>63</w:t>
        </w:r>
      </w:ins>
      <w:ins w:id="3678" w:author="DARMANA-LEVERT Corentin (FRA-DTI)" w:date="2023-08-27T18:24:00Z">
        <w:r w:rsidR="00F47879">
          <w:rPr>
            <w:lang w:val="en-GB"/>
          </w:rPr>
          <w:fldChar w:fldCharType="end"/>
        </w:r>
      </w:ins>
      <w:ins w:id="3679" w:author="DARMANA-LEVERT Corentin (FRA-DTI)" w:date="2023-08-25T14:38:00Z">
        <w:r w:rsidRPr="00F07906">
          <w:rPr>
            <w:lang w:val="en-GB"/>
          </w:rPr>
          <w:t xml:space="preserve">. </w:t>
        </w:r>
        <w:r>
          <w:rPr>
            <w:lang w:val="en-GB"/>
          </w:rPr>
          <w:t xml:space="preserve">The same numbers of equivalents were used for about 50mg of 15% alkylated dextran. </w:t>
        </w:r>
      </w:ins>
      <w:ins w:id="3680" w:author="DARMANA-LEVERT Corentin (FRA-DTI)" w:date="2023-08-27T18:25:00Z">
        <w:r w:rsidR="00F47879">
          <w:rPr>
            <w:lang w:val="en-GB"/>
          </w:rPr>
          <w:t>T</w:t>
        </w:r>
      </w:ins>
      <w:ins w:id="3681" w:author="DARMANA-LEVERT Corentin (FRA-DTI)" w:date="2023-08-25T14:38:00Z">
        <w:r w:rsidRPr="00F07906">
          <w:rPr>
            <w:lang w:val="en-GB"/>
          </w:rPr>
          <w:t>he reaction time was 48</w:t>
        </w:r>
        <w:r>
          <w:rPr>
            <w:lang w:val="en-GB"/>
          </w:rPr>
          <w:t xml:space="preserve"> </w:t>
        </w:r>
        <w:r w:rsidRPr="00F07906">
          <w:rPr>
            <w:lang w:val="en-GB"/>
          </w:rPr>
          <w:t xml:space="preserve">h </w:t>
        </w:r>
        <w:r>
          <w:rPr>
            <w:lang w:val="en-GB"/>
          </w:rPr>
          <w:t>plus</w:t>
        </w:r>
        <w:r w:rsidRPr="00F07906">
          <w:rPr>
            <w:lang w:val="en-GB"/>
          </w:rPr>
          <w:t xml:space="preserve"> an additional 48</w:t>
        </w:r>
        <w:r>
          <w:rPr>
            <w:lang w:val="en-GB"/>
          </w:rPr>
          <w:t xml:space="preserve"> </w:t>
        </w:r>
        <w:r w:rsidRPr="00F07906">
          <w:rPr>
            <w:lang w:val="en-GB"/>
          </w:rPr>
          <w:t xml:space="preserve">h because the first IR spectra exhibited non negligeable </w:t>
        </w:r>
        <w:proofErr w:type="spellStart"/>
        <w:r w:rsidRPr="00F07906">
          <w:rPr>
            <w:lang w:val="en-GB"/>
          </w:rPr>
          <w:t>azide</w:t>
        </w:r>
        <w:proofErr w:type="spellEnd"/>
        <w:r w:rsidRPr="00F07906">
          <w:rPr>
            <w:lang w:val="en-GB"/>
          </w:rPr>
          <w:t>/alkyne signal. The reaction was resubjected with more TPE-N</w:t>
        </w:r>
        <w:r w:rsidRPr="005A24E2">
          <w:rPr>
            <w:vertAlign w:val="subscript"/>
            <w:lang w:val="en-GB"/>
          </w:rPr>
          <w:t>3</w:t>
        </w:r>
        <w:r w:rsidRPr="00F07906">
          <w:rPr>
            <w:lang w:val="en-GB"/>
          </w:rPr>
          <w:t xml:space="preserve"> G1 </w:t>
        </w:r>
        <w:r>
          <w:rPr>
            <w:lang w:val="en-GB"/>
          </w:rPr>
          <w:t xml:space="preserve">dendron </w:t>
        </w:r>
        <w:r w:rsidRPr="00F07906">
          <w:rPr>
            <w:lang w:val="en-GB"/>
          </w:rPr>
          <w:t xml:space="preserve">and left </w:t>
        </w:r>
        <w:r>
          <w:rPr>
            <w:lang w:val="en-GB"/>
          </w:rPr>
          <w:t>to</w:t>
        </w:r>
        <w:r w:rsidRPr="00F07906">
          <w:rPr>
            <w:lang w:val="en-GB"/>
          </w:rPr>
          <w:t xml:space="preserve"> stir for an additional 48</w:t>
        </w:r>
        <w:r>
          <w:rPr>
            <w:lang w:val="en-GB"/>
          </w:rPr>
          <w:t xml:space="preserve"> </w:t>
        </w:r>
        <w:r w:rsidRPr="00F07906">
          <w:rPr>
            <w:lang w:val="en-GB"/>
          </w:rPr>
          <w:t>h. The final product was precipitated twice with the isopropanol/DMSO</w:t>
        </w:r>
      </w:ins>
      <w:ins w:id="3682" w:author="DARMANA-LEVERT Corentin (FRA-DTI)" w:date="2023-08-27T18:25:00Z">
        <w:r w:rsidR="00F47879">
          <w:rPr>
            <w:lang w:val="en-GB"/>
          </w:rPr>
          <w:t xml:space="preserve"> (50/1)</w:t>
        </w:r>
      </w:ins>
      <w:ins w:id="3683" w:author="DARMANA-LEVERT Corentin (FRA-DTI)" w:date="2023-08-25T14:38:00Z">
        <w:r w:rsidRPr="00F07906">
          <w:rPr>
            <w:lang w:val="en-GB"/>
          </w:rPr>
          <w:t xml:space="preserve"> solution, centrifugated and dried. The product was then dialysed</w:t>
        </w:r>
        <w:r>
          <w:rPr>
            <w:lang w:val="en-GB"/>
          </w:rPr>
          <w:t xml:space="preserve"> against DMF</w:t>
        </w:r>
        <w:r w:rsidRPr="00F07906">
          <w:rPr>
            <w:lang w:val="en-GB"/>
          </w:rPr>
          <w:t xml:space="preserve"> </w:t>
        </w:r>
        <w:r>
          <w:rPr>
            <w:lang w:val="en-GB"/>
          </w:rPr>
          <w:t>using</w:t>
        </w:r>
        <w:r w:rsidRPr="00F07906">
          <w:rPr>
            <w:lang w:val="en-GB"/>
          </w:rPr>
          <w:t xml:space="preserve"> a membrane for 24 hours.</w:t>
        </w:r>
      </w:ins>
    </w:p>
    <w:p w14:paraId="5FB6A0A4" w14:textId="77777777" w:rsidR="00E42198" w:rsidRPr="00F07906" w:rsidRDefault="00E42198" w:rsidP="00842FF2">
      <w:pPr>
        <w:rPr>
          <w:ins w:id="3684" w:author="DARMANA-LEVERT Corentin (FRA-DTI)" w:date="2023-08-25T14:38:00Z"/>
          <w:lang w:val="en-GB"/>
        </w:rPr>
      </w:pPr>
    </w:p>
    <w:p w14:paraId="07678E74" w14:textId="77777777" w:rsidR="00794EE5" w:rsidRDefault="00842FF2" w:rsidP="00794EE5">
      <w:pPr>
        <w:keepNext/>
        <w:jc w:val="center"/>
        <w:rPr>
          <w:ins w:id="3685" w:author="DARMANA-LEVERT Corentin (FRA-DTI)" w:date="2023-08-25T14:56:00Z"/>
        </w:rPr>
      </w:pPr>
      <w:ins w:id="3686" w:author="DARMANA-LEVERT Corentin (FRA-DTI)" w:date="2023-08-25T14:38:00Z">
        <w:r w:rsidRPr="00F07906">
          <w:rPr>
            <w:noProof/>
          </w:rPr>
          <w:drawing>
            <wp:inline distT="0" distB="0" distL="0" distR="0" wp14:anchorId="0F166C61" wp14:editId="6A487DA8">
              <wp:extent cx="6479540" cy="2412365"/>
              <wp:effectExtent l="0" t="0" r="0" b="6985"/>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479540" cy="2412365"/>
                      </a:xfrm>
                      <a:prstGeom prst="rect">
                        <a:avLst/>
                      </a:prstGeom>
                    </pic:spPr>
                  </pic:pic>
                </a:graphicData>
              </a:graphic>
            </wp:inline>
          </w:drawing>
        </w:r>
      </w:ins>
    </w:p>
    <w:p w14:paraId="2ADE118B" w14:textId="15F77DDE" w:rsidR="00842FF2" w:rsidRPr="00F07906" w:rsidRDefault="00794EE5" w:rsidP="00794EE5">
      <w:pPr>
        <w:pStyle w:val="Lgende"/>
        <w:rPr>
          <w:ins w:id="3687" w:author="DARMANA-LEVERT Corentin (FRA-DTI)" w:date="2023-08-25T14:38:00Z"/>
        </w:rPr>
      </w:pPr>
      <w:bookmarkStart w:id="3688" w:name="_Ref144053102"/>
      <w:bookmarkStart w:id="3689" w:name="_Toc144199823"/>
      <w:ins w:id="3690" w:author="DARMANA-LEVERT Corentin (FRA-DTI)" w:date="2023-08-25T14:56:00Z">
        <w:r>
          <w:t xml:space="preserve">Figure </w:t>
        </w:r>
        <w:r>
          <w:fldChar w:fldCharType="begin"/>
        </w:r>
        <w:r>
          <w:instrText xml:space="preserve"> SEQ Figure \* ARABIC </w:instrText>
        </w:r>
      </w:ins>
      <w:r>
        <w:fldChar w:fldCharType="separate"/>
      </w:r>
      <w:ins w:id="3691" w:author="DARMANA-LEVERT Corentin (FRA-DTI)" w:date="2023-08-29T11:08:00Z">
        <w:r w:rsidR="00321898">
          <w:rPr>
            <w:noProof/>
          </w:rPr>
          <w:t>63</w:t>
        </w:r>
      </w:ins>
      <w:ins w:id="3692" w:author="DARMANA-LEVERT Corentin (FRA-DTI)" w:date="2023-08-25T14:56:00Z">
        <w:r>
          <w:fldChar w:fldCharType="end"/>
        </w:r>
        <w:bookmarkEnd w:id="3688"/>
        <w:r>
          <w:t xml:space="preserve"> : </w:t>
        </w:r>
        <w:r w:rsidRPr="00B87D09">
          <w:t>Reaction scheme for the coupling of dextran alkyne 15% with G1-TPE-N</w:t>
        </w:r>
        <w:r w:rsidRPr="005A24E2">
          <w:rPr>
            <w:vertAlign w:val="subscript"/>
          </w:rPr>
          <w:t xml:space="preserve">3 </w:t>
        </w:r>
        <w:r w:rsidRPr="00B87D09">
          <w:t>dendron.</w:t>
        </w:r>
      </w:ins>
      <w:bookmarkEnd w:id="3689"/>
    </w:p>
    <w:p w14:paraId="3F154F4C" w14:textId="77777777" w:rsidR="00842FF2" w:rsidRPr="00F07906" w:rsidRDefault="00842FF2" w:rsidP="00842FF2">
      <w:pPr>
        <w:rPr>
          <w:ins w:id="3693" w:author="DARMANA-LEVERT Corentin (FRA-DTI)" w:date="2023-08-25T14:38:00Z"/>
          <w:lang w:val="en-GB"/>
        </w:rPr>
      </w:pPr>
    </w:p>
    <w:p w14:paraId="2F8FDB05" w14:textId="678982F3" w:rsidR="00842FF2" w:rsidRDefault="00842FF2" w:rsidP="00842FF2">
      <w:pPr>
        <w:rPr>
          <w:ins w:id="3694" w:author="DARMANA-LEVERT Corentin (FRA-DTI)" w:date="2023-08-27T18:25:00Z"/>
          <w:lang w:val="en-GB"/>
        </w:rPr>
      </w:pPr>
      <w:ins w:id="3695" w:author="DARMANA-LEVERT Corentin (FRA-DTI)" w:date="2023-08-25T14:38:00Z">
        <w:r w:rsidRPr="00F07906">
          <w:rPr>
            <w:lang w:val="en-GB"/>
          </w:rPr>
          <w:t xml:space="preserve">The infrared spectrum of the 15% G1 TPE grafted dextran is shown below in </w:t>
        </w:r>
      </w:ins>
      <w:ins w:id="3696" w:author="DARMANA-LEVERT Corentin (FRA-DTI)" w:date="2023-08-27T18:26:00Z">
        <w:r w:rsidR="00F47879">
          <w:rPr>
            <w:lang w:val="en-GB"/>
          </w:rPr>
          <w:fldChar w:fldCharType="begin"/>
        </w:r>
        <w:r w:rsidR="00F47879">
          <w:rPr>
            <w:lang w:val="en-GB"/>
          </w:rPr>
          <w:instrText xml:space="preserve"> REF _Ref144053187 \h </w:instrText>
        </w:r>
      </w:ins>
      <w:r w:rsidR="00F47879">
        <w:rPr>
          <w:lang w:val="en-GB"/>
        </w:rPr>
      </w:r>
      <w:r w:rsidR="00F47879">
        <w:rPr>
          <w:lang w:val="en-GB"/>
        </w:rPr>
        <w:fldChar w:fldCharType="separate"/>
      </w:r>
      <w:ins w:id="3697" w:author="DARMANA-LEVERT Corentin (FRA-DTI)" w:date="2023-08-29T11:08:00Z">
        <w:r w:rsidR="00321898">
          <w:t xml:space="preserve">Figure </w:t>
        </w:r>
        <w:r w:rsidR="00321898">
          <w:rPr>
            <w:noProof/>
          </w:rPr>
          <w:t>64</w:t>
        </w:r>
      </w:ins>
      <w:ins w:id="3698" w:author="DARMANA-LEVERT Corentin (FRA-DTI)" w:date="2023-08-27T18:26:00Z">
        <w:r w:rsidR="00F47879">
          <w:rPr>
            <w:lang w:val="en-GB"/>
          </w:rPr>
          <w:fldChar w:fldCharType="end"/>
        </w:r>
        <w:r w:rsidR="00F47879">
          <w:rPr>
            <w:lang w:val="en-GB"/>
          </w:rPr>
          <w:t>. N</w:t>
        </w:r>
      </w:ins>
      <w:ins w:id="3699" w:author="DARMANA-LEVERT Corentin (FRA-DTI)" w:date="2023-08-25T14:38:00Z">
        <w:r w:rsidRPr="00F07906">
          <w:rPr>
            <w:lang w:val="en-GB"/>
          </w:rPr>
          <w:t xml:space="preserve">o significative traces of </w:t>
        </w:r>
        <w:proofErr w:type="spellStart"/>
        <w:r w:rsidRPr="00F07906">
          <w:rPr>
            <w:lang w:val="en-GB"/>
          </w:rPr>
          <w:t>azide</w:t>
        </w:r>
        <w:proofErr w:type="spellEnd"/>
        <w:r w:rsidRPr="00F07906">
          <w:rPr>
            <w:lang w:val="en-GB"/>
          </w:rPr>
          <w:t xml:space="preserve"> or alkyne were found, the reaction was considered complete and the purification a success. </w:t>
        </w:r>
      </w:ins>
    </w:p>
    <w:p w14:paraId="20442DE5" w14:textId="77777777" w:rsidR="00F47879" w:rsidRPr="00F07906" w:rsidRDefault="00F47879" w:rsidP="00842FF2">
      <w:pPr>
        <w:rPr>
          <w:ins w:id="3700" w:author="DARMANA-LEVERT Corentin (FRA-DTI)" w:date="2023-08-25T14:38:00Z"/>
          <w:lang w:val="en-GB"/>
        </w:rPr>
      </w:pPr>
    </w:p>
    <w:p w14:paraId="5F4659F6" w14:textId="77777777" w:rsidR="00794EE5" w:rsidRDefault="00842FF2" w:rsidP="00794EE5">
      <w:pPr>
        <w:keepNext/>
        <w:jc w:val="center"/>
        <w:rPr>
          <w:ins w:id="3701" w:author="DARMANA-LEVERT Corentin (FRA-DTI)" w:date="2023-08-25T14:56:00Z"/>
        </w:rPr>
      </w:pPr>
      <w:ins w:id="3702" w:author="DARMANA-LEVERT Corentin (FRA-DTI)" w:date="2023-08-25T14:38:00Z">
        <w:r w:rsidRPr="00F07906">
          <w:rPr>
            <w:noProof/>
            <w:lang w:val="en-GB"/>
          </w:rPr>
          <mc:AlternateContent>
            <mc:Choice Requires="wps">
              <w:drawing>
                <wp:anchor distT="0" distB="0" distL="114300" distR="114300" simplePos="0" relativeHeight="251669504" behindDoc="0" locked="0" layoutInCell="1" allowOverlap="1" wp14:anchorId="7A098D9D" wp14:editId="5B8ABC57">
                  <wp:simplePos x="0" y="0"/>
                  <wp:positionH relativeFrom="column">
                    <wp:posOffset>3404870</wp:posOffset>
                  </wp:positionH>
                  <wp:positionV relativeFrom="paragraph">
                    <wp:posOffset>874395</wp:posOffset>
                  </wp:positionV>
                  <wp:extent cx="297180" cy="222885"/>
                  <wp:effectExtent l="0" t="0" r="26670" b="24765"/>
                  <wp:wrapNone/>
                  <wp:docPr id="63" name="Ellipse 63"/>
                  <wp:cNvGraphicFramePr/>
                  <a:graphic xmlns:a="http://schemas.openxmlformats.org/drawingml/2006/main">
                    <a:graphicData uri="http://schemas.microsoft.com/office/word/2010/wordprocessingShape">
                      <wps:wsp>
                        <wps:cNvSpPr/>
                        <wps:spPr>
                          <a:xfrm>
                            <a:off x="0" y="0"/>
                            <a:ext cx="297180" cy="22288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FA2D8A" id="Ellipse 63" o:spid="_x0000_s1026" style="position:absolute;margin-left:268.1pt;margin-top:68.85pt;width:23.4pt;height:17.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" filled="f" strokecolor="red" strokeweight="2pt"/>
              </w:pict>
            </mc:Fallback>
          </mc:AlternateContent>
        </w:r>
        <w:r w:rsidRPr="00F07906">
          <w:rPr>
            <w:noProof/>
            <w:lang w:val="en-GB"/>
          </w:rPr>
          <mc:AlternateContent>
            <mc:Choice Requires="wps">
              <w:drawing>
                <wp:anchor distT="0" distB="0" distL="114300" distR="114300" simplePos="0" relativeHeight="251668480" behindDoc="0" locked="0" layoutInCell="1" allowOverlap="1" wp14:anchorId="74683CA1" wp14:editId="5DEAE353">
                  <wp:simplePos x="0" y="0"/>
                  <wp:positionH relativeFrom="column">
                    <wp:posOffset>3399549</wp:posOffset>
                  </wp:positionH>
                  <wp:positionV relativeFrom="paragraph">
                    <wp:posOffset>1374241</wp:posOffset>
                  </wp:positionV>
                  <wp:extent cx="330979" cy="230003"/>
                  <wp:effectExtent l="0" t="0" r="12065" b="17780"/>
                  <wp:wrapNone/>
                  <wp:docPr id="67" name="Ellipse 67"/>
                  <wp:cNvGraphicFramePr/>
                  <a:graphic xmlns:a="http://schemas.openxmlformats.org/drawingml/2006/main">
                    <a:graphicData uri="http://schemas.microsoft.com/office/word/2010/wordprocessingShape">
                      <wps:wsp>
                        <wps:cNvSpPr/>
                        <wps:spPr>
                          <a:xfrm>
                            <a:off x="0" y="0"/>
                            <a:ext cx="330979" cy="230003"/>
                          </a:xfrm>
                          <a:prstGeom prst="ellipse">
                            <a:avLst/>
                          </a:prstGeom>
                          <a:noFill/>
                          <a:ln>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4D280B" id="Ellipse 67" o:spid="_x0000_s1026" style="position:absolute;margin-left:267.7pt;margin-top:108.2pt;width:26.05pt;height:18.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" filled="f" strokecolor="#8db3e2 [1311]" strokeweight="2pt"/>
              </w:pict>
            </mc:Fallback>
          </mc:AlternateContent>
        </w:r>
        <w:r w:rsidRPr="00F07906">
          <w:rPr>
            <w:noProof/>
            <w:lang w:val="en-GB"/>
          </w:rPr>
          <w:drawing>
            <wp:inline distT="0" distB="0" distL="0" distR="0" wp14:anchorId="171FC44B" wp14:editId="34E10EC2">
              <wp:extent cx="4427145" cy="2866283"/>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441163" cy="2875359"/>
                      </a:xfrm>
                      <a:prstGeom prst="rect">
                        <a:avLst/>
                      </a:prstGeom>
                      <a:noFill/>
                    </pic:spPr>
                  </pic:pic>
                </a:graphicData>
              </a:graphic>
            </wp:inline>
          </w:drawing>
        </w:r>
      </w:ins>
    </w:p>
    <w:p w14:paraId="3CD22270" w14:textId="22B032E5" w:rsidR="00842FF2" w:rsidRPr="00F07906" w:rsidRDefault="00794EE5" w:rsidP="00794EE5">
      <w:pPr>
        <w:pStyle w:val="Lgende"/>
        <w:rPr>
          <w:ins w:id="3703" w:author="DARMANA-LEVERT Corentin (FRA-DTI)" w:date="2023-08-25T14:38:00Z"/>
        </w:rPr>
      </w:pPr>
      <w:bookmarkStart w:id="3704" w:name="_Ref144053187"/>
      <w:bookmarkStart w:id="3705" w:name="_Toc144199824"/>
      <w:ins w:id="3706" w:author="DARMANA-LEVERT Corentin (FRA-DTI)" w:date="2023-08-25T14:56:00Z">
        <w:r>
          <w:t xml:space="preserve">Figure </w:t>
        </w:r>
        <w:r>
          <w:fldChar w:fldCharType="begin"/>
        </w:r>
        <w:r>
          <w:instrText xml:space="preserve"> SEQ Figure \* ARABIC </w:instrText>
        </w:r>
      </w:ins>
      <w:r>
        <w:fldChar w:fldCharType="separate"/>
      </w:r>
      <w:ins w:id="3707" w:author="DARMANA-LEVERT Corentin (FRA-DTI)" w:date="2023-08-29T11:08:00Z">
        <w:r w:rsidR="00321898">
          <w:rPr>
            <w:noProof/>
          </w:rPr>
          <w:t>64</w:t>
        </w:r>
      </w:ins>
      <w:ins w:id="3708" w:author="DARMANA-LEVERT Corentin (FRA-DTI)" w:date="2023-08-25T14:56:00Z">
        <w:r>
          <w:fldChar w:fldCharType="end"/>
        </w:r>
        <w:bookmarkEnd w:id="3704"/>
        <w:r>
          <w:t xml:space="preserve"> : </w:t>
        </w:r>
        <w:r w:rsidRPr="00496D51">
          <w:t>IR spectrum (ATR) of the TPE G1 dendron-grafted dextran (full line), the TPE-N</w:t>
        </w:r>
        <w:r w:rsidRPr="005A24E2">
          <w:rPr>
            <w:vertAlign w:val="subscript"/>
          </w:rPr>
          <w:t>3</w:t>
        </w:r>
        <w:r w:rsidRPr="00496D51">
          <w:t xml:space="preserve"> G0 dendron (dotted line) as well as the 15% alkylated dextran (dash line)</w:t>
        </w:r>
      </w:ins>
      <w:bookmarkEnd w:id="3705"/>
    </w:p>
    <w:p w14:paraId="1B5E2BDC" w14:textId="77777777" w:rsidR="00842FF2" w:rsidRPr="00F07906" w:rsidRDefault="00842FF2" w:rsidP="00794EE5">
      <w:pPr>
        <w:jc w:val="center"/>
        <w:rPr>
          <w:ins w:id="3709" w:author="DARMANA-LEVERT Corentin (FRA-DTI)" w:date="2023-08-25T14:38:00Z"/>
        </w:rPr>
      </w:pPr>
    </w:p>
    <w:p w14:paraId="06C5460E" w14:textId="07090557" w:rsidR="00842FF2" w:rsidRPr="00F07906" w:rsidRDefault="00842FF2" w:rsidP="00842FF2">
      <w:pPr>
        <w:rPr>
          <w:ins w:id="3710" w:author="DARMANA-LEVERT Corentin (FRA-DTI)" w:date="2023-08-25T14:38:00Z"/>
          <w:lang w:val="en-GB"/>
        </w:rPr>
      </w:pPr>
      <w:ins w:id="3711" w:author="DARMANA-LEVERT Corentin (FRA-DTI)" w:date="2023-08-25T14:38:00Z">
        <w:r w:rsidRPr="00F07906">
          <w:rPr>
            <w:lang w:val="en-GB"/>
          </w:rPr>
          <w:t>The NMR</w:t>
        </w:r>
      </w:ins>
      <w:ins w:id="3712" w:author="DARMANA-LEVERT Corentin (FRA-DTI)" w:date="2023-08-29T08:17:00Z">
        <w:r w:rsidR="00850BFD">
          <w:rPr>
            <w:lang w:val="en-GB"/>
          </w:rPr>
          <w:t xml:space="preserve"> spectrum</w:t>
        </w:r>
      </w:ins>
      <w:ins w:id="3713" w:author="DARMANA-LEVERT Corentin (FRA-DTI)" w:date="2023-08-25T14:38:00Z">
        <w:r w:rsidRPr="00F07906">
          <w:rPr>
            <w:lang w:val="en-GB"/>
          </w:rPr>
          <w:t xml:space="preserve"> in </w:t>
        </w:r>
      </w:ins>
      <w:ins w:id="3714" w:author="DARMANA-LEVERT Corentin (FRA-DTI)" w:date="2023-08-29T08:17:00Z">
        <w:r w:rsidR="00850BFD">
          <w:rPr>
            <w:lang w:val="en-GB"/>
          </w:rPr>
          <w:fldChar w:fldCharType="begin"/>
        </w:r>
        <w:r w:rsidR="00850BFD">
          <w:rPr>
            <w:lang w:val="en-GB"/>
          </w:rPr>
          <w:instrText xml:space="preserve"> REF _Ref144189476 \h </w:instrText>
        </w:r>
      </w:ins>
      <w:r w:rsidR="00850BFD">
        <w:rPr>
          <w:lang w:val="en-GB"/>
        </w:rPr>
      </w:r>
      <w:r w:rsidR="00850BFD">
        <w:rPr>
          <w:lang w:val="en-GB"/>
        </w:rPr>
        <w:fldChar w:fldCharType="separate"/>
      </w:r>
      <w:ins w:id="3715" w:author="DARMANA-LEVERT Corentin (FRA-DTI)" w:date="2023-08-29T11:08:00Z">
        <w:r w:rsidR="00321898">
          <w:t xml:space="preserve">Figure </w:t>
        </w:r>
        <w:r w:rsidR="00321898">
          <w:rPr>
            <w:noProof/>
          </w:rPr>
          <w:t>65</w:t>
        </w:r>
      </w:ins>
      <w:ins w:id="3716" w:author="DARMANA-LEVERT Corentin (FRA-DTI)" w:date="2023-08-29T08:17:00Z">
        <w:r w:rsidR="00850BFD">
          <w:rPr>
            <w:lang w:val="en-GB"/>
          </w:rPr>
          <w:fldChar w:fldCharType="end"/>
        </w:r>
      </w:ins>
      <w:ins w:id="3717" w:author="DARMANA-LEVERT Corentin (FRA-DTI)" w:date="2023-08-25T14:38:00Z">
        <w:r w:rsidRPr="00F07906">
          <w:rPr>
            <w:lang w:val="en-GB"/>
          </w:rPr>
          <w:t xml:space="preserve"> showed some aromatic hydrogen signal despite the weak signal, meaning they were correctly grafted onto the polymer. </w:t>
        </w:r>
      </w:ins>
    </w:p>
    <w:p w14:paraId="591D443A" w14:textId="77777777" w:rsidR="00842FF2" w:rsidRPr="00F07906" w:rsidRDefault="00842FF2" w:rsidP="00842FF2">
      <w:pPr>
        <w:rPr>
          <w:ins w:id="3718" w:author="DARMANA-LEVERT Corentin (FRA-DTI)" w:date="2023-08-25T14:38:00Z"/>
          <w:lang w:val="en-GB"/>
        </w:rPr>
      </w:pPr>
    </w:p>
    <w:p w14:paraId="1E24095D" w14:textId="6B2CEB75" w:rsidR="00794EE5" w:rsidRDefault="00B00AE5" w:rsidP="00794EE5">
      <w:pPr>
        <w:keepNext/>
        <w:jc w:val="center"/>
        <w:rPr>
          <w:ins w:id="3719" w:author="DARMANA-LEVERT Corentin (FRA-DTI)" w:date="2023-08-25T14:57:00Z"/>
        </w:rPr>
      </w:pPr>
      <w:ins w:id="3720" w:author="DARMANA-LEVERT Corentin (FRA-DTI)" w:date="2023-08-29T08:22:00Z">
        <w:r>
          <w:rPr>
            <w:noProof/>
          </w:rPr>
          <w:t xml:space="preserve"> </w:t>
        </w:r>
      </w:ins>
      <w:ins w:id="3721" w:author="DARMANA-LEVERT Corentin (FRA-DTI)" w:date="2023-08-29T08:17:00Z">
        <w:r w:rsidR="00850BFD">
          <w:rPr>
            <w:noProof/>
          </w:rPr>
          <w:drawing>
            <wp:inline distT="0" distB="0" distL="0" distR="0" wp14:anchorId="469B92C2" wp14:editId="27ECD3B8">
              <wp:extent cx="5011595" cy="3883936"/>
              <wp:effectExtent l="0" t="0" r="0" b="254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015902" cy="3887274"/>
                      </a:xfrm>
                      <a:prstGeom prst="rect">
                        <a:avLst/>
                      </a:prstGeom>
                    </pic:spPr>
                  </pic:pic>
                </a:graphicData>
              </a:graphic>
            </wp:inline>
          </w:drawing>
        </w:r>
      </w:ins>
    </w:p>
    <w:p w14:paraId="52CF474D" w14:textId="5C2796E7" w:rsidR="00842FF2" w:rsidRPr="00F07906" w:rsidRDefault="00794EE5" w:rsidP="00794EE5">
      <w:pPr>
        <w:pStyle w:val="Lgende"/>
        <w:rPr>
          <w:ins w:id="3722" w:author="DARMANA-LEVERT Corentin (FRA-DTI)" w:date="2023-08-25T14:38:00Z"/>
        </w:rPr>
      </w:pPr>
      <w:bookmarkStart w:id="3723" w:name="_Ref144189476"/>
      <w:bookmarkStart w:id="3724" w:name="_Toc144199825"/>
      <w:ins w:id="3725" w:author="DARMANA-LEVERT Corentin (FRA-DTI)" w:date="2023-08-25T14:57:00Z">
        <w:r>
          <w:t xml:space="preserve">Figure </w:t>
        </w:r>
        <w:r>
          <w:fldChar w:fldCharType="begin"/>
        </w:r>
        <w:r>
          <w:instrText xml:space="preserve"> SEQ Figure \* ARABIC </w:instrText>
        </w:r>
      </w:ins>
      <w:r>
        <w:fldChar w:fldCharType="separate"/>
      </w:r>
      <w:ins w:id="3726" w:author="DARMANA-LEVERT Corentin (FRA-DTI)" w:date="2023-08-29T11:08:00Z">
        <w:r w:rsidR="00321898">
          <w:rPr>
            <w:noProof/>
          </w:rPr>
          <w:t>65</w:t>
        </w:r>
      </w:ins>
      <w:ins w:id="3727" w:author="DARMANA-LEVERT Corentin (FRA-DTI)" w:date="2023-08-25T14:57:00Z">
        <w:r>
          <w:fldChar w:fldCharType="end"/>
        </w:r>
        <w:bookmarkEnd w:id="3723"/>
        <w:r>
          <w:t xml:space="preserve"> : </w:t>
        </w:r>
        <w:r w:rsidRPr="00167C69">
          <w:t>NMR spectrum of the TPE G1 grafted dextran</w:t>
        </w:r>
      </w:ins>
      <w:bookmarkEnd w:id="3724"/>
    </w:p>
    <w:p w14:paraId="17A44A93" w14:textId="77777777" w:rsidR="00842FF2" w:rsidRPr="00F07906" w:rsidRDefault="00842FF2" w:rsidP="00842FF2">
      <w:pPr>
        <w:rPr>
          <w:ins w:id="3728" w:author="DARMANA-LEVERT Corentin (FRA-DTI)" w:date="2023-08-25T14:38:00Z"/>
          <w:lang w:val="en-GB"/>
        </w:rPr>
      </w:pPr>
    </w:p>
    <w:p w14:paraId="14CD94F0" w14:textId="1E6ECCD1" w:rsidR="00842FF2" w:rsidRPr="00F07906" w:rsidRDefault="00842FF2" w:rsidP="00842FF2">
      <w:pPr>
        <w:rPr>
          <w:ins w:id="3729" w:author="DARMANA-LEVERT Corentin (FRA-DTI)" w:date="2023-08-25T14:38:00Z"/>
          <w:lang w:val="en-GB"/>
        </w:rPr>
      </w:pPr>
      <w:ins w:id="3730" w:author="DARMANA-LEVERT Corentin (FRA-DTI)" w:date="2023-08-25T14:38:00Z">
        <w:r w:rsidRPr="00F07906">
          <w:rPr>
            <w:lang w:val="en-GB"/>
          </w:rPr>
          <w:t xml:space="preserve">The UV absorbance peak for this product turned out to be the same as for the TPE G0 grafted dextran, which is 350 nm, as shown in </w:t>
        </w:r>
      </w:ins>
      <w:ins w:id="3731" w:author="DARMANA-LEVERT Corentin (FRA-DTI)" w:date="2023-08-27T18:26:00Z">
        <w:r w:rsidR="00F47879">
          <w:rPr>
            <w:lang w:val="en-GB"/>
          </w:rPr>
          <w:fldChar w:fldCharType="begin"/>
        </w:r>
        <w:r w:rsidR="00F47879">
          <w:rPr>
            <w:lang w:val="en-GB"/>
          </w:rPr>
          <w:instrText xml:space="preserve"> REF _Ref144053229 \h </w:instrText>
        </w:r>
      </w:ins>
      <w:r w:rsidR="00F47879">
        <w:rPr>
          <w:lang w:val="en-GB"/>
        </w:rPr>
      </w:r>
      <w:r w:rsidR="00F47879">
        <w:rPr>
          <w:lang w:val="en-GB"/>
        </w:rPr>
        <w:fldChar w:fldCharType="separate"/>
      </w:r>
      <w:ins w:id="3732" w:author="DARMANA-LEVERT Corentin (FRA-DTI)" w:date="2023-08-29T11:08:00Z">
        <w:r w:rsidR="00321898">
          <w:t xml:space="preserve">Figure </w:t>
        </w:r>
        <w:r w:rsidR="00321898">
          <w:rPr>
            <w:noProof/>
          </w:rPr>
          <w:t>66</w:t>
        </w:r>
      </w:ins>
      <w:ins w:id="3733" w:author="DARMANA-LEVERT Corentin (FRA-DTI)" w:date="2023-08-27T18:26:00Z">
        <w:r w:rsidR="00F47879">
          <w:rPr>
            <w:lang w:val="en-GB"/>
          </w:rPr>
          <w:fldChar w:fldCharType="end"/>
        </w:r>
        <w:r w:rsidR="00F47879">
          <w:rPr>
            <w:lang w:val="en-GB"/>
          </w:rPr>
          <w:t xml:space="preserve">. </w:t>
        </w:r>
      </w:ins>
      <w:ins w:id="3734" w:author="DARMANA-LEVERT Corentin (FRA-DTI)" w:date="2023-08-25T14:38:00Z">
        <w:r>
          <w:rPr>
            <w:lang w:val="en-GB"/>
          </w:rPr>
          <w:t>The second absorbance peak at 300nm is from the dendron backbone structure which is not highly conjugated.</w:t>
        </w:r>
      </w:ins>
    </w:p>
    <w:p w14:paraId="2DD7831F" w14:textId="77777777" w:rsidR="00842FF2" w:rsidRPr="00F07906" w:rsidRDefault="00842FF2" w:rsidP="00842FF2">
      <w:pPr>
        <w:rPr>
          <w:ins w:id="3735" w:author="DARMANA-LEVERT Corentin (FRA-DTI)" w:date="2023-08-25T14:38:00Z"/>
          <w:lang w:val="en-GB"/>
        </w:rPr>
      </w:pPr>
    </w:p>
    <w:p w14:paraId="6BFF5569" w14:textId="77777777" w:rsidR="00794EE5" w:rsidRDefault="00842FF2" w:rsidP="00794EE5">
      <w:pPr>
        <w:keepNext/>
        <w:jc w:val="center"/>
        <w:rPr>
          <w:ins w:id="3736" w:author="DARMANA-LEVERT Corentin (FRA-DTI)" w:date="2023-08-25T14:57:00Z"/>
        </w:rPr>
      </w:pPr>
      <w:ins w:id="3737" w:author="DARMANA-LEVERT Corentin (FRA-DTI)" w:date="2023-08-25T14:38:00Z">
        <w:r w:rsidRPr="00F07906">
          <w:rPr>
            <w:noProof/>
            <w:lang w:val="en-GB"/>
          </w:rPr>
          <w:drawing>
            <wp:inline distT="0" distB="0" distL="0" distR="0" wp14:anchorId="5A4C144D" wp14:editId="265BEE7F">
              <wp:extent cx="4241549" cy="2549629"/>
              <wp:effectExtent l="0" t="0" r="6985" b="317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243170" cy="2550603"/>
                      </a:xfrm>
                      <a:prstGeom prst="rect">
                        <a:avLst/>
                      </a:prstGeom>
                      <a:noFill/>
                    </pic:spPr>
                  </pic:pic>
                </a:graphicData>
              </a:graphic>
            </wp:inline>
          </w:drawing>
        </w:r>
      </w:ins>
    </w:p>
    <w:p w14:paraId="3FCDFE20" w14:textId="3A8C06FF" w:rsidR="00842FF2" w:rsidRPr="00F07906" w:rsidRDefault="00794EE5" w:rsidP="00794EE5">
      <w:pPr>
        <w:pStyle w:val="Lgende"/>
        <w:rPr>
          <w:ins w:id="3738" w:author="DARMANA-LEVERT Corentin (FRA-DTI)" w:date="2023-08-25T14:38:00Z"/>
        </w:rPr>
      </w:pPr>
      <w:bookmarkStart w:id="3739" w:name="_Ref144053229"/>
      <w:bookmarkStart w:id="3740" w:name="_Toc144199826"/>
      <w:ins w:id="3741" w:author="DARMANA-LEVERT Corentin (FRA-DTI)" w:date="2023-08-25T14:57:00Z">
        <w:r>
          <w:t xml:space="preserve">Figure </w:t>
        </w:r>
        <w:r>
          <w:fldChar w:fldCharType="begin"/>
        </w:r>
        <w:r>
          <w:instrText xml:space="preserve"> SEQ Figure \* ARABIC </w:instrText>
        </w:r>
      </w:ins>
      <w:r>
        <w:fldChar w:fldCharType="separate"/>
      </w:r>
      <w:ins w:id="3742" w:author="DARMANA-LEVERT Corentin (FRA-DTI)" w:date="2023-08-29T11:08:00Z">
        <w:r w:rsidR="00321898">
          <w:rPr>
            <w:noProof/>
          </w:rPr>
          <w:t>66</w:t>
        </w:r>
      </w:ins>
      <w:ins w:id="3743" w:author="DARMANA-LEVERT Corentin (FRA-DTI)" w:date="2023-08-25T14:57:00Z">
        <w:r>
          <w:fldChar w:fldCharType="end"/>
        </w:r>
        <w:bookmarkEnd w:id="3739"/>
        <w:r>
          <w:t xml:space="preserve"> : </w:t>
        </w:r>
        <w:r w:rsidRPr="00CA5FFB">
          <w:t>UV absorbance spectr</w:t>
        </w:r>
        <w:r>
          <w:t>um</w:t>
        </w:r>
        <w:r w:rsidRPr="00CA5FFB">
          <w:t xml:space="preserve"> the 15% TPE G1 grafted dextran.</w:t>
        </w:r>
      </w:ins>
      <w:bookmarkEnd w:id="3740"/>
    </w:p>
    <w:p w14:paraId="3C56BC47" w14:textId="77777777" w:rsidR="00842FF2" w:rsidRPr="00F07906" w:rsidRDefault="00842FF2" w:rsidP="00842FF2">
      <w:pPr>
        <w:rPr>
          <w:ins w:id="3744" w:author="DARMANA-LEVERT Corentin (FRA-DTI)" w:date="2023-08-25T14:38:00Z"/>
          <w:lang w:val="en-GB"/>
        </w:rPr>
      </w:pPr>
    </w:p>
    <w:p w14:paraId="6681B938" w14:textId="48FF2102" w:rsidR="00842FF2" w:rsidRPr="00F07906" w:rsidRDefault="00842FF2" w:rsidP="00842FF2">
      <w:pPr>
        <w:rPr>
          <w:ins w:id="3745" w:author="DARMANA-LEVERT Corentin (FRA-DTI)" w:date="2023-08-25T14:38:00Z"/>
          <w:lang w:val="en-GB"/>
        </w:rPr>
      </w:pPr>
      <w:ins w:id="3746" w:author="DARMANA-LEVERT Corentin (FRA-DTI)" w:date="2023-08-25T14:38:00Z">
        <w:r w:rsidRPr="00F07906">
          <w:rPr>
            <w:lang w:val="en-GB"/>
          </w:rPr>
          <w:t>For the fluorescence behaviour however, it has shown some differences (</w:t>
        </w:r>
      </w:ins>
      <w:ins w:id="3747" w:author="DARMANA-LEVERT Corentin (FRA-DTI)" w:date="2023-08-27T18:27:00Z">
        <w:r w:rsidR="00F47879">
          <w:rPr>
            <w:lang w:val="en-GB"/>
          </w:rPr>
          <w:fldChar w:fldCharType="begin"/>
        </w:r>
        <w:r w:rsidR="00F47879">
          <w:rPr>
            <w:lang w:val="en-GB"/>
          </w:rPr>
          <w:instrText xml:space="preserve"> REF _Ref144053244 \h </w:instrText>
        </w:r>
      </w:ins>
      <w:r w:rsidR="00F47879">
        <w:rPr>
          <w:lang w:val="en-GB"/>
        </w:rPr>
      </w:r>
      <w:r w:rsidR="00F47879">
        <w:rPr>
          <w:lang w:val="en-GB"/>
        </w:rPr>
        <w:fldChar w:fldCharType="separate"/>
      </w:r>
      <w:ins w:id="3748" w:author="DARMANA-LEVERT Corentin (FRA-DTI)" w:date="2023-08-29T11:08:00Z">
        <w:r w:rsidR="00321898">
          <w:t xml:space="preserve">Figure </w:t>
        </w:r>
        <w:r w:rsidR="00321898">
          <w:rPr>
            <w:noProof/>
          </w:rPr>
          <w:t>67</w:t>
        </w:r>
      </w:ins>
      <w:ins w:id="3749" w:author="DARMANA-LEVERT Corentin (FRA-DTI)" w:date="2023-08-27T18:27:00Z">
        <w:r w:rsidR="00F47879">
          <w:rPr>
            <w:lang w:val="en-GB"/>
          </w:rPr>
          <w:fldChar w:fldCharType="end"/>
        </w:r>
      </w:ins>
      <w:ins w:id="3750" w:author="DARMANA-LEVERT Corentin (FRA-DTI)" w:date="2023-08-25T14:38:00Z">
        <w:r w:rsidRPr="00F07906">
          <w:rPr>
            <w:lang w:val="en-GB"/>
          </w:rPr>
          <w:t>). An identical solution of 5</w:t>
        </w:r>
        <w:r>
          <w:rPr>
            <w:lang w:val="en-GB"/>
          </w:rPr>
          <w:t xml:space="preserve"> </w:t>
        </w:r>
        <w:r w:rsidRPr="00F07906">
          <w:rPr>
            <w:lang w:val="en-GB"/>
          </w:rPr>
          <w:t>mg/mL in DMSO of the TPE G1 grafted product was made and the same water content increasing protocol was used. First, the maximum fluorescence intensity is not found for a 100% aqueous medium but for a 30% water</w:t>
        </w:r>
        <w:r>
          <w:rPr>
            <w:lang w:val="en-GB"/>
          </w:rPr>
          <w:t xml:space="preserve"> in</w:t>
        </w:r>
        <w:r w:rsidRPr="00F07906">
          <w:rPr>
            <w:lang w:val="en-GB"/>
          </w:rPr>
          <w:t xml:space="preserve"> DMSO solution</w:t>
        </w:r>
        <w:r>
          <w:rPr>
            <w:lang w:val="en-GB"/>
          </w:rPr>
          <w:t xml:space="preserve"> (v/v)</w:t>
        </w:r>
        <w:r w:rsidRPr="00F07906">
          <w:rPr>
            <w:lang w:val="en-GB"/>
          </w:rPr>
          <w:t xml:space="preserve">. Moreover, the emission wavelength seems to be fluctuating more widely around 520 nm than for the TPE G0 derivative. The reason for that may be that the grafted G1 dendrimer has twice more TPE than G0, meaning more steric effect and interactions possibly interfering with </w:t>
        </w:r>
        <w:r>
          <w:rPr>
            <w:rFonts w:cs="Arial"/>
            <w:lang w:val="en-GB"/>
          </w:rPr>
          <w:t>π-π</w:t>
        </w:r>
      </w:ins>
      <w:ins w:id="3751" w:author="DARMANA-LEVERT Corentin (FRA-DTI)" w:date="2023-08-27T18:27:00Z">
        <w:r w:rsidR="00F47879">
          <w:rPr>
            <w:rFonts w:cs="Arial"/>
            <w:lang w:val="en-GB"/>
          </w:rPr>
          <w:t xml:space="preserve"> </w:t>
        </w:r>
      </w:ins>
      <w:ins w:id="3752" w:author="DARMANA-LEVERT Corentin (FRA-DTI)" w:date="2023-08-25T14:38:00Z">
        <w:r w:rsidRPr="00F07906">
          <w:rPr>
            <w:lang w:val="en-GB"/>
          </w:rPr>
          <w:t xml:space="preserve">stacking or longer time to reach the </w:t>
        </w:r>
        <w:proofErr w:type="spellStart"/>
        <w:r w:rsidRPr="00F07906">
          <w:rPr>
            <w:lang w:val="en-GB"/>
          </w:rPr>
          <w:t>stereoconfiguration</w:t>
        </w:r>
        <w:proofErr w:type="spellEnd"/>
        <w:r w:rsidRPr="00F07906">
          <w:rPr>
            <w:lang w:val="en-GB"/>
          </w:rPr>
          <w:t xml:space="preserve"> equilibrium.</w:t>
        </w:r>
      </w:ins>
    </w:p>
    <w:p w14:paraId="19AB99D9" w14:textId="77777777" w:rsidR="00842FF2" w:rsidRPr="00F07906" w:rsidRDefault="00842FF2" w:rsidP="00842FF2">
      <w:pPr>
        <w:rPr>
          <w:ins w:id="3753" w:author="DARMANA-LEVERT Corentin (FRA-DTI)" w:date="2023-08-25T14:38:00Z"/>
          <w:lang w:val="en-GB"/>
        </w:rPr>
      </w:pPr>
    </w:p>
    <w:p w14:paraId="40ED4C7B" w14:textId="77777777" w:rsidR="00794EE5" w:rsidRDefault="00842FF2" w:rsidP="00794EE5">
      <w:pPr>
        <w:keepNext/>
        <w:jc w:val="center"/>
        <w:rPr>
          <w:ins w:id="3754" w:author="DARMANA-LEVERT Corentin (FRA-DTI)" w:date="2023-08-25T14:57:00Z"/>
        </w:rPr>
      </w:pPr>
      <w:ins w:id="3755" w:author="DARMANA-LEVERT Corentin (FRA-DTI)" w:date="2023-08-25T14:38:00Z">
        <w:r w:rsidRPr="00F07906">
          <w:rPr>
            <w:noProof/>
          </w:rPr>
          <w:drawing>
            <wp:inline distT="0" distB="0" distL="0" distR="0" wp14:anchorId="0E4247DA" wp14:editId="404CA799">
              <wp:extent cx="5721790" cy="2510433"/>
              <wp:effectExtent l="0" t="0" r="0" b="4445"/>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29276" cy="2513717"/>
                      </a:xfrm>
                      <a:prstGeom prst="rect">
                        <a:avLst/>
                      </a:prstGeom>
                      <a:noFill/>
                      <a:ln>
                        <a:noFill/>
                      </a:ln>
                    </pic:spPr>
                  </pic:pic>
                </a:graphicData>
              </a:graphic>
            </wp:inline>
          </w:drawing>
        </w:r>
      </w:ins>
    </w:p>
    <w:p w14:paraId="6739E103" w14:textId="370EBD9A" w:rsidR="00842FF2" w:rsidRPr="00F07906" w:rsidRDefault="00794EE5" w:rsidP="00794EE5">
      <w:pPr>
        <w:pStyle w:val="Lgende"/>
        <w:rPr>
          <w:ins w:id="3756" w:author="DARMANA-LEVERT Corentin (FRA-DTI)" w:date="2023-08-25T14:38:00Z"/>
        </w:rPr>
      </w:pPr>
      <w:bookmarkStart w:id="3757" w:name="_Ref144053244"/>
      <w:bookmarkStart w:id="3758" w:name="_Toc144199827"/>
      <w:ins w:id="3759" w:author="DARMANA-LEVERT Corentin (FRA-DTI)" w:date="2023-08-25T14:57:00Z">
        <w:r>
          <w:t xml:space="preserve">Figure </w:t>
        </w:r>
        <w:r>
          <w:fldChar w:fldCharType="begin"/>
        </w:r>
        <w:r>
          <w:instrText xml:space="preserve"> SEQ Figure \* ARABIC </w:instrText>
        </w:r>
      </w:ins>
      <w:r>
        <w:fldChar w:fldCharType="separate"/>
      </w:r>
      <w:ins w:id="3760" w:author="DARMANA-LEVERT Corentin (FRA-DTI)" w:date="2023-08-29T11:08:00Z">
        <w:r w:rsidR="00321898">
          <w:rPr>
            <w:noProof/>
          </w:rPr>
          <w:t>67</w:t>
        </w:r>
      </w:ins>
      <w:ins w:id="3761" w:author="DARMANA-LEVERT Corentin (FRA-DTI)" w:date="2023-08-25T14:57:00Z">
        <w:r>
          <w:fldChar w:fldCharType="end"/>
        </w:r>
        <w:bookmarkEnd w:id="3757"/>
        <w:r>
          <w:t xml:space="preserve"> : </w:t>
        </w:r>
        <w:r w:rsidRPr="00EA21CB">
          <w:t>Evolution of the fluorescence behaviour of the TPE G1 grafted dextran with increasing water content.</w:t>
        </w:r>
      </w:ins>
      <w:bookmarkEnd w:id="3758"/>
    </w:p>
    <w:p w14:paraId="1211DC26" w14:textId="77777777" w:rsidR="00842FF2" w:rsidRPr="00F07906" w:rsidRDefault="00842FF2" w:rsidP="00842FF2">
      <w:pPr>
        <w:jc w:val="center"/>
        <w:rPr>
          <w:ins w:id="3762" w:author="DARMANA-LEVERT Corentin (FRA-DTI)" w:date="2023-08-25T14:38:00Z"/>
          <w:lang w:val="en-GB"/>
        </w:rPr>
      </w:pPr>
    </w:p>
    <w:p w14:paraId="52375B78" w14:textId="1999AE23" w:rsidR="00842FF2" w:rsidRPr="00F07906" w:rsidRDefault="00842FF2" w:rsidP="00842FF2">
      <w:pPr>
        <w:rPr>
          <w:ins w:id="3763" w:author="DARMANA-LEVERT Corentin (FRA-DTI)" w:date="2023-08-25T14:38:00Z"/>
          <w:lang w:val="en-GB"/>
        </w:rPr>
      </w:pPr>
      <w:ins w:id="3764" w:author="DARMANA-LEVERT Corentin (FRA-DTI)" w:date="2023-08-25T14:38:00Z">
        <w:r w:rsidRPr="00F07906">
          <w:rPr>
            <w:lang w:val="en-GB"/>
          </w:rPr>
          <w:t xml:space="preserve">Finally, the DLS showed better results with repeatable measurements and coherent class sizes of about 5-10 nm for both </w:t>
        </w:r>
      </w:ins>
      <w:ins w:id="3765" w:author="DARMANA-LEVERT Corentin (FRA-DTI)" w:date="2023-08-25T15:12:00Z">
        <w:r w:rsidR="00B529CB">
          <w:rPr>
            <w:lang w:val="en-GB"/>
          </w:rPr>
          <w:t>number</w:t>
        </w:r>
      </w:ins>
      <w:ins w:id="3766" w:author="DARMANA-LEVERT Corentin (FRA-DTI)" w:date="2023-08-25T15:11:00Z">
        <w:r w:rsidR="00B529CB">
          <w:rPr>
            <w:lang w:val="en-GB"/>
          </w:rPr>
          <w:t xml:space="preserve"> (</w:t>
        </w:r>
      </w:ins>
      <w:ins w:id="3767" w:author="DARMANA-LEVERT Corentin (FRA-DTI)" w:date="2023-08-25T15:12:00Z">
        <w:r w:rsidR="00B529CB">
          <w:rPr>
            <w:lang w:val="en-GB"/>
          </w:rPr>
          <w:fldChar w:fldCharType="begin"/>
        </w:r>
        <w:r w:rsidR="00B529CB">
          <w:rPr>
            <w:lang w:val="en-GB"/>
          </w:rPr>
          <w:instrText xml:space="preserve"> REF _Ref143868768 \h </w:instrText>
        </w:r>
      </w:ins>
      <w:r w:rsidR="00B529CB">
        <w:rPr>
          <w:lang w:val="en-GB"/>
        </w:rPr>
      </w:r>
      <w:r w:rsidR="00B529CB">
        <w:rPr>
          <w:lang w:val="en-GB"/>
        </w:rPr>
        <w:fldChar w:fldCharType="separate"/>
      </w:r>
      <w:ins w:id="3768" w:author="DARMANA-LEVERT Corentin (FRA-DTI)" w:date="2023-08-29T11:08:00Z">
        <w:r w:rsidR="00321898">
          <w:t xml:space="preserve">Figure </w:t>
        </w:r>
        <w:r w:rsidR="00321898">
          <w:rPr>
            <w:noProof/>
          </w:rPr>
          <w:t>68</w:t>
        </w:r>
      </w:ins>
      <w:ins w:id="3769" w:author="DARMANA-LEVERT Corentin (FRA-DTI)" w:date="2023-08-25T15:12:00Z">
        <w:r w:rsidR="00B529CB">
          <w:rPr>
            <w:lang w:val="en-GB"/>
          </w:rPr>
          <w:fldChar w:fldCharType="end"/>
        </w:r>
      </w:ins>
      <w:ins w:id="3770" w:author="DARMANA-LEVERT Corentin (FRA-DTI)" w:date="2023-08-25T15:11:00Z">
        <w:r w:rsidR="00B529CB">
          <w:rPr>
            <w:lang w:val="en-GB"/>
          </w:rPr>
          <w:t>)</w:t>
        </w:r>
      </w:ins>
      <w:ins w:id="3771" w:author="DARMANA-LEVERT Corentin (FRA-DTI)" w:date="2023-08-25T14:38:00Z">
        <w:r w:rsidRPr="00F07906">
          <w:rPr>
            <w:lang w:val="en-GB"/>
          </w:rPr>
          <w:t xml:space="preserve"> and </w:t>
        </w:r>
      </w:ins>
      <w:ins w:id="3772" w:author="DARMANA-LEVERT Corentin (FRA-DTI)" w:date="2023-08-25T15:12:00Z">
        <w:r w:rsidR="00B529CB">
          <w:rPr>
            <w:lang w:val="en-GB"/>
          </w:rPr>
          <w:t>volume</w:t>
        </w:r>
      </w:ins>
      <w:ins w:id="3773" w:author="DARMANA-LEVERT Corentin (FRA-DTI)" w:date="2023-08-25T14:38:00Z">
        <w:r w:rsidRPr="00F07906">
          <w:rPr>
            <w:lang w:val="en-GB"/>
          </w:rPr>
          <w:t xml:space="preserve"> distribution</w:t>
        </w:r>
      </w:ins>
      <w:ins w:id="3774" w:author="DARMANA-LEVERT Corentin (FRA-DTI)" w:date="2023-08-25T15:12:00Z">
        <w:r w:rsidR="00B529CB">
          <w:rPr>
            <w:lang w:val="en-GB"/>
          </w:rPr>
          <w:t xml:space="preserve"> (</w:t>
        </w:r>
        <w:r w:rsidR="00B529CB">
          <w:rPr>
            <w:lang w:val="en-GB"/>
          </w:rPr>
          <w:fldChar w:fldCharType="begin"/>
        </w:r>
        <w:r w:rsidR="00B529CB">
          <w:rPr>
            <w:lang w:val="en-GB"/>
          </w:rPr>
          <w:instrText xml:space="preserve"> REF _Ref143868795 \h </w:instrText>
        </w:r>
      </w:ins>
      <w:r w:rsidR="00B529CB">
        <w:rPr>
          <w:lang w:val="en-GB"/>
        </w:rPr>
      </w:r>
      <w:r w:rsidR="00B529CB">
        <w:rPr>
          <w:lang w:val="en-GB"/>
        </w:rPr>
        <w:fldChar w:fldCharType="separate"/>
      </w:r>
      <w:ins w:id="3775" w:author="DARMANA-LEVERT Corentin (FRA-DTI)" w:date="2023-08-29T11:08:00Z">
        <w:r w:rsidR="00321898">
          <w:t xml:space="preserve">Figure </w:t>
        </w:r>
        <w:r w:rsidR="00321898">
          <w:rPr>
            <w:noProof/>
          </w:rPr>
          <w:t>69</w:t>
        </w:r>
      </w:ins>
      <w:ins w:id="3776" w:author="DARMANA-LEVERT Corentin (FRA-DTI)" w:date="2023-08-25T15:12:00Z">
        <w:r w:rsidR="00B529CB">
          <w:rPr>
            <w:lang w:val="en-GB"/>
          </w:rPr>
          <w:fldChar w:fldCharType="end"/>
        </w:r>
        <w:r w:rsidR="00B529CB">
          <w:rPr>
            <w:lang w:val="en-GB"/>
          </w:rPr>
          <w:t>)</w:t>
        </w:r>
      </w:ins>
      <w:ins w:id="3777" w:author="DARMANA-LEVERT Corentin (FRA-DTI)" w:date="2023-08-25T14:38:00Z">
        <w:r w:rsidRPr="00F07906">
          <w:rPr>
            <w:lang w:val="en-GB"/>
          </w:rPr>
          <w:t>. This class size is expected because dextrans are known to assemble in about 1-5 nm structures in DMSO and the grafted dendrimer possibly adds size and changes the structure.</w:t>
        </w:r>
      </w:ins>
    </w:p>
    <w:p w14:paraId="30BCF73E" w14:textId="77777777" w:rsidR="00842FF2" w:rsidRPr="00F07906" w:rsidRDefault="00842FF2" w:rsidP="00842FF2">
      <w:pPr>
        <w:rPr>
          <w:ins w:id="3778" w:author="DARMANA-LEVERT Corentin (FRA-DTI)" w:date="2023-08-25T14:38:00Z"/>
          <w:lang w:val="en-GB"/>
        </w:rPr>
      </w:pPr>
    </w:p>
    <w:p w14:paraId="08E70739" w14:textId="7BC28A37" w:rsidR="00794EE5" w:rsidRDefault="002B15BE" w:rsidP="00794EE5">
      <w:pPr>
        <w:keepNext/>
        <w:jc w:val="center"/>
        <w:rPr>
          <w:ins w:id="3779" w:author="DARMANA-LEVERT Corentin (FRA-DTI)" w:date="2023-08-25T14:57:00Z"/>
        </w:rPr>
      </w:pPr>
      <w:ins w:id="3780" w:author="DARMANA-LEVERT Corentin (FRA-DTI)" w:date="2023-08-25T15:08:00Z">
        <w:r>
          <w:rPr>
            <w:noProof/>
          </w:rPr>
          <w:drawing>
            <wp:inline distT="0" distB="0" distL="0" distR="0" wp14:anchorId="45EB59D4" wp14:editId="4284877A">
              <wp:extent cx="4981575" cy="2771242"/>
              <wp:effectExtent l="0" t="0" r="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988899" cy="2775316"/>
                      </a:xfrm>
                      <a:prstGeom prst="rect">
                        <a:avLst/>
                      </a:prstGeom>
                      <a:noFill/>
                    </pic:spPr>
                  </pic:pic>
                </a:graphicData>
              </a:graphic>
            </wp:inline>
          </w:drawing>
        </w:r>
      </w:ins>
    </w:p>
    <w:p w14:paraId="5C65C789" w14:textId="0C567C38" w:rsidR="00842FF2" w:rsidRDefault="00794EE5" w:rsidP="00794EE5">
      <w:pPr>
        <w:pStyle w:val="Lgende"/>
        <w:rPr>
          <w:ins w:id="3781" w:author="DARMANA-LEVERT Corentin (FRA-DTI)" w:date="2023-08-25T15:09:00Z"/>
        </w:rPr>
      </w:pPr>
      <w:bookmarkStart w:id="3782" w:name="_Ref143868768"/>
      <w:bookmarkStart w:id="3783" w:name="_Toc144199828"/>
      <w:ins w:id="3784" w:author="DARMANA-LEVERT Corentin (FRA-DTI)" w:date="2023-08-25T14:57:00Z">
        <w:r>
          <w:t xml:space="preserve">Figure </w:t>
        </w:r>
        <w:r>
          <w:fldChar w:fldCharType="begin"/>
        </w:r>
        <w:r>
          <w:instrText xml:space="preserve"> SEQ Figure \* ARABIC </w:instrText>
        </w:r>
      </w:ins>
      <w:r>
        <w:fldChar w:fldCharType="separate"/>
      </w:r>
      <w:ins w:id="3785" w:author="DARMANA-LEVERT Corentin (FRA-DTI)" w:date="2023-08-29T11:08:00Z">
        <w:r w:rsidR="00321898">
          <w:rPr>
            <w:noProof/>
          </w:rPr>
          <w:t>68</w:t>
        </w:r>
      </w:ins>
      <w:ins w:id="3786" w:author="DARMANA-LEVERT Corentin (FRA-DTI)" w:date="2023-08-25T14:57:00Z">
        <w:r>
          <w:fldChar w:fldCharType="end"/>
        </w:r>
        <w:bookmarkEnd w:id="3782"/>
        <w:r>
          <w:t xml:space="preserve"> : </w:t>
        </w:r>
        <w:r w:rsidRPr="00903462">
          <w:t>Distribution of particles sizes for the TPE G1 grafted dextran before self-assembly (number)</w:t>
        </w:r>
      </w:ins>
      <w:bookmarkEnd w:id="3783"/>
    </w:p>
    <w:p w14:paraId="00EA995B" w14:textId="6C59E8B0" w:rsidR="002B15BE" w:rsidRDefault="002B15BE" w:rsidP="002B15BE">
      <w:pPr>
        <w:rPr>
          <w:ins w:id="3787" w:author="DARMANA-LEVERT Corentin (FRA-DTI)" w:date="2023-08-25T15:09:00Z"/>
        </w:rPr>
      </w:pPr>
    </w:p>
    <w:p w14:paraId="3A74529D" w14:textId="77777777" w:rsidR="00B529CB" w:rsidRDefault="00B529CB" w:rsidP="00B529CB">
      <w:pPr>
        <w:keepNext/>
        <w:jc w:val="center"/>
        <w:rPr>
          <w:ins w:id="3788" w:author="DARMANA-LEVERT Corentin (FRA-DTI)" w:date="2023-08-25T15:09:00Z"/>
        </w:rPr>
      </w:pPr>
      <w:ins w:id="3789" w:author="DARMANA-LEVERT Corentin (FRA-DTI)" w:date="2023-08-25T15:09:00Z">
        <w:r>
          <w:rPr>
            <w:noProof/>
          </w:rPr>
          <w:drawing>
            <wp:inline distT="0" distB="0" distL="0" distR="0" wp14:anchorId="3FE65C37" wp14:editId="33E5627A">
              <wp:extent cx="5212352" cy="2905125"/>
              <wp:effectExtent l="0" t="0" r="7620" b="0"/>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218471" cy="2908536"/>
                      </a:xfrm>
                      <a:prstGeom prst="rect">
                        <a:avLst/>
                      </a:prstGeom>
                      <a:noFill/>
                    </pic:spPr>
                  </pic:pic>
                </a:graphicData>
              </a:graphic>
            </wp:inline>
          </w:drawing>
        </w:r>
      </w:ins>
    </w:p>
    <w:p w14:paraId="50409F4C" w14:textId="3A865266" w:rsidR="002B15BE" w:rsidRPr="002B15BE" w:rsidRDefault="00B529CB" w:rsidP="00B529CB">
      <w:pPr>
        <w:pStyle w:val="Lgende"/>
        <w:rPr>
          <w:ins w:id="3790" w:author="DARMANA-LEVERT Corentin (FRA-DTI)" w:date="2023-08-25T14:38:00Z"/>
        </w:rPr>
      </w:pPr>
      <w:bookmarkStart w:id="3791" w:name="_Ref143868795"/>
      <w:bookmarkStart w:id="3792" w:name="_Toc144199829"/>
      <w:ins w:id="3793" w:author="DARMANA-LEVERT Corentin (FRA-DTI)" w:date="2023-08-25T15:09:00Z">
        <w:r>
          <w:t xml:space="preserve">Figure </w:t>
        </w:r>
        <w:r>
          <w:fldChar w:fldCharType="begin"/>
        </w:r>
        <w:r>
          <w:instrText xml:space="preserve"> SEQ Figure \* ARABIC </w:instrText>
        </w:r>
      </w:ins>
      <w:r>
        <w:fldChar w:fldCharType="separate"/>
      </w:r>
      <w:ins w:id="3794" w:author="DARMANA-LEVERT Corentin (FRA-DTI)" w:date="2023-08-29T11:08:00Z">
        <w:r w:rsidR="00321898">
          <w:rPr>
            <w:noProof/>
          </w:rPr>
          <w:t>69</w:t>
        </w:r>
      </w:ins>
      <w:ins w:id="3795" w:author="DARMANA-LEVERT Corentin (FRA-DTI)" w:date="2023-08-25T15:09:00Z">
        <w:r>
          <w:fldChar w:fldCharType="end"/>
        </w:r>
        <w:bookmarkEnd w:id="3791"/>
        <w:r>
          <w:t xml:space="preserve"> :</w:t>
        </w:r>
      </w:ins>
      <w:ins w:id="3796" w:author="DARMANA-LEVERT Corentin (FRA-DTI)" w:date="2023-08-25T15:10:00Z">
        <w:r>
          <w:t xml:space="preserve"> </w:t>
        </w:r>
        <w:r w:rsidRPr="00903462">
          <w:t>Distribution of particles sizes for the TPE G1 grafted dextran before self-assembly (</w:t>
        </w:r>
        <w:r>
          <w:t>volume</w:t>
        </w:r>
        <w:r w:rsidRPr="00903462">
          <w:t>)</w:t>
        </w:r>
      </w:ins>
      <w:bookmarkEnd w:id="3792"/>
    </w:p>
    <w:p w14:paraId="29781536" w14:textId="77777777" w:rsidR="00794EE5" w:rsidRDefault="00794EE5" w:rsidP="00794EE5">
      <w:pPr>
        <w:pStyle w:val="Titre2"/>
        <w:numPr>
          <w:ilvl w:val="0"/>
          <w:numId w:val="0"/>
        </w:numPr>
        <w:ind w:left="1134"/>
        <w:rPr>
          <w:ins w:id="3797" w:author="DARMANA-LEVERT Corentin (FRA-DTI)" w:date="2023-08-25T14:57:00Z"/>
          <w:lang w:val="en-GB"/>
        </w:rPr>
      </w:pPr>
      <w:bookmarkStart w:id="3798" w:name="_Toc143521167"/>
    </w:p>
    <w:p w14:paraId="17869FF1" w14:textId="0E3B700D" w:rsidR="00842FF2" w:rsidRPr="00E42198" w:rsidRDefault="00842FF2" w:rsidP="00842FF2">
      <w:pPr>
        <w:pStyle w:val="Titre2"/>
        <w:rPr>
          <w:ins w:id="3799" w:author="DARMANA-LEVERT Corentin (FRA-DTI)" w:date="2023-08-25T14:38:00Z"/>
          <w:lang w:val="en-GB"/>
        </w:rPr>
      </w:pPr>
      <w:bookmarkStart w:id="3800" w:name="_Toc144199760"/>
      <w:ins w:id="3801" w:author="DARMANA-LEVERT Corentin (FRA-DTI)" w:date="2023-08-25T14:38:00Z">
        <w:r w:rsidRPr="00F07906">
          <w:rPr>
            <w:lang w:val="en-GB"/>
          </w:rPr>
          <w:t>Conclusion &amp; perspectives</w:t>
        </w:r>
        <w:bookmarkEnd w:id="3798"/>
        <w:bookmarkEnd w:id="3800"/>
      </w:ins>
    </w:p>
    <w:p w14:paraId="22B28D49" w14:textId="77777777" w:rsidR="00842FF2" w:rsidRDefault="00842FF2" w:rsidP="00842FF2">
      <w:pPr>
        <w:rPr>
          <w:ins w:id="3802" w:author="DARMANA-LEVERT Corentin (FRA-DTI)" w:date="2023-08-25T14:38:00Z"/>
          <w:lang w:val="en-GB"/>
        </w:rPr>
      </w:pPr>
      <w:ins w:id="3803" w:author="DARMANA-LEVERT Corentin (FRA-DTI)" w:date="2023-08-25T14:38:00Z">
        <w:r w:rsidRPr="00F07906">
          <w:rPr>
            <w:lang w:val="en-GB"/>
          </w:rPr>
          <w:t xml:space="preserve">This project dealt with the grafting of TPE-containing dendrimers onto alkylated dextrans. We were able to synthetise and characterise G1 and G0 TPE dendrimer grafted on dextrans. IR, NMR, DLS, UV and fluorescence analysis have been carried out. </w:t>
        </w:r>
        <w:r>
          <w:rPr>
            <w:lang w:val="en-GB"/>
          </w:rPr>
          <w:t>For G0 TPE derivative, t</w:t>
        </w:r>
        <w:r w:rsidRPr="00F07906">
          <w:rPr>
            <w:lang w:val="en-GB"/>
          </w:rPr>
          <w:t>he reaction was complete after 24 hours and the purification step was a success</w:t>
        </w:r>
        <w:r>
          <w:rPr>
            <w:lang w:val="en-GB"/>
          </w:rPr>
          <w:t xml:space="preserve"> and showed good preliminary results.</w:t>
        </w:r>
        <w:r w:rsidRPr="00F07906">
          <w:rPr>
            <w:lang w:val="en-GB"/>
          </w:rPr>
          <w:t xml:space="preserve"> </w:t>
        </w:r>
      </w:ins>
    </w:p>
    <w:p w14:paraId="36E2EDDB" w14:textId="77777777" w:rsidR="00842FF2" w:rsidRDefault="00842FF2" w:rsidP="00842FF2">
      <w:pPr>
        <w:rPr>
          <w:ins w:id="3804" w:author="DARMANA-LEVERT Corentin (FRA-DTI)" w:date="2023-08-25T14:38:00Z"/>
          <w:lang w:val="en-GB"/>
        </w:rPr>
      </w:pPr>
      <w:ins w:id="3805" w:author="DARMANA-LEVERT Corentin (FRA-DTI)" w:date="2023-08-25T14:38:00Z">
        <w:r>
          <w:rPr>
            <w:lang w:val="en-GB"/>
          </w:rPr>
          <w:t>The</w:t>
        </w:r>
        <w:r w:rsidRPr="00F07906">
          <w:rPr>
            <w:lang w:val="en-GB"/>
          </w:rPr>
          <w:t xml:space="preserve"> 15% G1 TPE grafted dextran showed satisfying results which are different from those obtained with G0. The reaction was 4 times longer due to slow kinetics caused by steric effects and a dialysis was needed to better purify the product, after resubjecting</w:t>
        </w:r>
      </w:ins>
    </w:p>
    <w:p w14:paraId="3ACBB736" w14:textId="77777777" w:rsidR="00842FF2" w:rsidRPr="00F07906" w:rsidRDefault="00842FF2" w:rsidP="00842FF2">
      <w:pPr>
        <w:rPr>
          <w:ins w:id="3806" w:author="DARMANA-LEVERT Corentin (FRA-DTI)" w:date="2023-08-25T14:38:00Z"/>
          <w:lang w:val="en-GB"/>
        </w:rPr>
      </w:pPr>
      <w:ins w:id="3807" w:author="DARMANA-LEVERT Corentin (FRA-DTI)" w:date="2023-08-25T14:38:00Z">
        <w:r w:rsidRPr="00F07906">
          <w:rPr>
            <w:lang w:val="en-GB"/>
          </w:rPr>
          <w:t>This project marks the start of a collaboration between Jean Luc SIX’s lab and Ali NAZEMI’s team between France and Canada. This is also the first time that the Canadian team has been working with sugars/polysaccharides, which revealed to be complex to synthetise because of the dextrans overall slow kinetics.</w:t>
        </w:r>
      </w:ins>
    </w:p>
    <w:p w14:paraId="3440657D" w14:textId="77777777" w:rsidR="00842FF2" w:rsidRPr="00F07906" w:rsidRDefault="00842FF2" w:rsidP="00842FF2">
      <w:pPr>
        <w:rPr>
          <w:ins w:id="3808" w:author="DARMANA-LEVERT Corentin (FRA-DTI)" w:date="2023-08-25T14:38:00Z"/>
          <w:lang w:val="en-GB"/>
        </w:rPr>
      </w:pPr>
      <w:ins w:id="3809" w:author="DARMANA-LEVERT Corentin (FRA-DTI)" w:date="2023-08-25T14:38:00Z">
        <w:r w:rsidRPr="00F07906">
          <w:rPr>
            <w:lang w:val="en-GB"/>
          </w:rPr>
          <w:t xml:space="preserve">Synthesising and characterising the G2 TPE derivative grafted onto dextrans is the next step of this project, as well as assessing cytotoxicity and self-assembly properties of these TPE grafted materials. </w:t>
        </w:r>
      </w:ins>
    </w:p>
    <w:p w14:paraId="168AEC8E" w14:textId="7CE31F29" w:rsidR="00534258" w:rsidRPr="005E7695" w:rsidRDefault="00842FF2" w:rsidP="00794EE5">
      <w:pPr>
        <w:rPr>
          <w:lang w:val="en-GB"/>
        </w:rPr>
      </w:pPr>
      <w:commentRangeStart w:id="3810"/>
      <w:ins w:id="3811" w:author="DARMANA-LEVERT Corentin (FRA-DTI)" w:date="2023-08-25T14:38:00Z">
        <w:r w:rsidRPr="00F07906">
          <w:rPr>
            <w:lang w:val="en-GB"/>
          </w:rPr>
          <w:t>On a more personal note, this internship allowed me to get back into chemistry accompanied by Ali NAZEMI who was my teacher about 3 years ago during my first international exchange. It was a really enriching experience to be working again in a chemistry lab and was able to learn again the basics, which will help later if I want to motivate a career in polymer chemistry.</w:t>
        </w:r>
        <w:commentRangeEnd w:id="3810"/>
        <w:r>
          <w:rPr>
            <w:rStyle w:val="Marquedecommentaire"/>
          </w:rPr>
          <w:commentReference w:id="3810"/>
        </w:r>
      </w:ins>
    </w:p>
    <w:sectPr w:rsidR="00534258" w:rsidRPr="005E7695" w:rsidSect="002833E0">
      <w:headerReference w:type="default" r:id="rId106"/>
      <w:footerReference w:type="default" r:id="rId107"/>
      <w:pgSz w:w="11906" w:h="16838" w:code="9"/>
      <w:pgMar w:top="567" w:right="851" w:bottom="1985" w:left="851" w:header="142" w:footer="113"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62" w:author="MARCEAUX DIT CLEMENT Arthur (FRA-DTI)" w:date="2023-07-19T10:25:00Z" w:initials="MDCA">
    <w:p w14:paraId="23213400" w14:textId="2C9FB424" w:rsidR="0084262C" w:rsidRDefault="0084262C">
      <w:pPr>
        <w:pStyle w:val="Commentaire"/>
      </w:pPr>
      <w:r>
        <w:rPr>
          <w:rStyle w:val="Marquedecommentaire"/>
        </w:rPr>
        <w:annotationRef/>
      </w:r>
      <w:r>
        <w:t>Sommaire + table figures + biblio = bien !</w:t>
      </w:r>
    </w:p>
  </w:comment>
  <w:comment w:id="773" w:author="MARCEAUX DIT CLEMENT Arthur (FRA-DTI)" w:date="2023-07-19T10:29:00Z" w:initials="MDCA">
    <w:p w14:paraId="55331123" w14:textId="0C5AA0E5" w:rsidR="0084262C" w:rsidRDefault="0084262C">
      <w:pPr>
        <w:pStyle w:val="Commentaire"/>
      </w:pPr>
      <w:r>
        <w:rPr>
          <w:rStyle w:val="Marquedecommentaire"/>
        </w:rPr>
        <w:annotationRef/>
      </w:r>
      <w:r>
        <w:t>Ne remuons pas le couteau dans la plaie, pas besoin d’évoquer tout ça.</w:t>
      </w:r>
    </w:p>
  </w:comment>
  <w:comment w:id="776" w:author="MARCEAUX DIT CLEMENT Arthur (FRA-DTI)" w:date="2023-07-19T10:30:00Z" w:initials="MDCA">
    <w:p w14:paraId="6050B01F" w14:textId="41900710" w:rsidR="0084262C" w:rsidRDefault="0084262C">
      <w:pPr>
        <w:pStyle w:val="Commentaire"/>
      </w:pPr>
      <w:r>
        <w:rPr>
          <w:rStyle w:val="Marquedecommentaire"/>
        </w:rPr>
        <w:annotationRef/>
      </w:r>
      <w:r>
        <w:t xml:space="preserve">Ajoute des espaces avant chaque titre, de sorte que cela aère le texte, ce qui le rend plus facile à lire. C’est de la forme facile qui change la vie sur la lecture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comment>
  <w:comment w:id="788" w:author="MARCEAUX DIT CLEMENT Arthur (FRA-DTI)" w:date="2023-07-19T10:26:00Z" w:initials="MDCA">
    <w:p w14:paraId="6D4F6631" w14:textId="56AD2757" w:rsidR="0084262C" w:rsidRDefault="0084262C">
      <w:pPr>
        <w:pStyle w:val="Commentaire"/>
      </w:pPr>
      <w:r>
        <w:rPr>
          <w:rStyle w:val="Marquedecommentaire"/>
        </w:rPr>
        <w:annotationRef/>
      </w:r>
      <w:r>
        <w:t>Simulation Database (dire que c’est une bdd matériaux)</w:t>
      </w:r>
    </w:p>
    <w:p w14:paraId="05CE8D7E" w14:textId="6ADC6115" w:rsidR="0084262C" w:rsidRDefault="0084262C">
      <w:pPr>
        <w:pStyle w:val="Commentaire"/>
      </w:pPr>
      <w:r>
        <w:t>Tu as aussi travaillé sur Thermo-Calc &amp; DICTRA</w:t>
      </w:r>
      <w:r w:rsidR="00FC3683">
        <w:t xml:space="preserve"> dont on parlera. On terminera ta note d’utilisation DICTRA en août</w:t>
      </w:r>
    </w:p>
  </w:comment>
  <w:comment w:id="789" w:author="DARMANA-LEVERT Corentin (FRA-DTI)" w:date="2023-08-10T10:59:00Z" w:initials="DLC(D">
    <w:p w14:paraId="6B1672C6" w14:textId="6C16FF74" w:rsidR="0089669C" w:rsidRDefault="0089669C">
      <w:pPr>
        <w:pStyle w:val="Commentaire"/>
      </w:pPr>
      <w:r>
        <w:rPr>
          <w:rStyle w:val="Marquedecommentaire"/>
        </w:rPr>
        <w:annotationRef/>
      </w:r>
      <w:r>
        <w:t>Thermocalc je le classe dans sujet de simulation</w:t>
      </w:r>
    </w:p>
  </w:comment>
  <w:comment w:id="794" w:author="MARCEAUX DIT CLEMENT Arthur (FRA-DTI)" w:date="2023-07-19T10:55:00Z" w:initials="MDCA">
    <w:p w14:paraId="05C9392D" w14:textId="62434CA6" w:rsidR="00FC3683" w:rsidRDefault="00FC3683">
      <w:pPr>
        <w:pStyle w:val="Commentaire"/>
      </w:pPr>
      <w:r>
        <w:rPr>
          <w:rStyle w:val="Marquedecommentaire"/>
        </w:rPr>
        <w:annotationRef/>
      </w:r>
      <w:r>
        <w:rPr>
          <w:rStyle w:val="Marquedecommentaire"/>
        </w:rPr>
        <w:t>Signification ?</w:t>
      </w:r>
    </w:p>
  </w:comment>
  <w:comment w:id="802" w:author="MARCEAUX DIT CLEMENT Arthur (FRA-DTI)" w:date="2023-07-19T10:57:00Z" w:initials="MDCA">
    <w:p w14:paraId="13A427D8" w14:textId="7EBA0F9E" w:rsidR="00FC3683" w:rsidRDefault="00FC3683">
      <w:pPr>
        <w:pStyle w:val="Commentaire"/>
      </w:pPr>
      <w:r>
        <w:rPr>
          <w:rStyle w:val="Marquedecommentaire"/>
        </w:rPr>
        <w:annotationRef/>
      </w:r>
      <w:r>
        <w:t>Du coup ce n’est plus local</w:t>
      </w:r>
    </w:p>
  </w:comment>
  <w:comment w:id="803" w:author="DARMANA-LEVERT Corentin (FRA-DTI)" w:date="2023-08-10T11:02:00Z" w:initials="DLC(D">
    <w:p w14:paraId="25B824A7" w14:textId="3B80B8C5" w:rsidR="0089669C" w:rsidRDefault="0089669C">
      <w:pPr>
        <w:pStyle w:val="Commentaire"/>
      </w:pPr>
      <w:r>
        <w:rPr>
          <w:rStyle w:val="Marquedecommentaire"/>
        </w:rPr>
        <w:annotationRef/>
      </w:r>
      <w:r>
        <w:t>Mais ce n’est pas non plus dans l’entièreté du volume, c’est bien local</w:t>
      </w:r>
    </w:p>
  </w:comment>
  <w:comment w:id="808" w:author="MARCEAUX DIT CLEMENT Arthur (FRA-DTI)" w:date="2023-07-19T10:58:00Z" w:initials="MDCA">
    <w:p w14:paraId="73EC12D3" w14:textId="1CBA9237" w:rsidR="00FC3683" w:rsidRDefault="00FC3683">
      <w:pPr>
        <w:pStyle w:val="Commentaire"/>
      </w:pPr>
      <w:r>
        <w:rPr>
          <w:rStyle w:val="Marquedecommentaire"/>
        </w:rPr>
        <w:annotationRef/>
      </w:r>
      <w:r>
        <w:t>Attention à un emploi trop frequent de formules passives qui peuvent nuire à la fluidité de la lecture.</w:t>
      </w:r>
    </w:p>
  </w:comment>
  <w:comment w:id="819" w:author="MARCEAUX DIT CLEMENT Arthur (FRA-DTI)" w:date="2023-07-19T11:05:00Z" w:initials="MDCA">
    <w:p w14:paraId="7AD85BF1" w14:textId="223831B8" w:rsidR="00E208BD" w:rsidRDefault="00E208BD">
      <w:pPr>
        <w:pStyle w:val="Commentaire"/>
      </w:pPr>
      <w:r>
        <w:rPr>
          <w:rStyle w:val="Marquedecommentaire"/>
        </w:rPr>
        <w:annotationRef/>
      </w:r>
      <w:r>
        <w:t>Ne donne pas trop d’infos de ce type</w:t>
      </w:r>
      <w:r>
        <w:br/>
        <w:t>Tu peux largement parler de tout ça sans aller trop loin</w:t>
      </w:r>
    </w:p>
  </w:comment>
  <w:comment w:id="876" w:author="MARCEAUX DIT CLEMENT Arthur (FRA-DTI)" w:date="2023-07-19T11:09:00Z" w:initials="MDCA">
    <w:p w14:paraId="29AAE616" w14:textId="710BD516" w:rsidR="00E208BD" w:rsidRDefault="00E208BD">
      <w:pPr>
        <w:pStyle w:val="Commentaire"/>
      </w:pPr>
      <w:r>
        <w:rPr>
          <w:rStyle w:val="Marquedecommentaire"/>
        </w:rPr>
        <w:annotationRef/>
      </w:r>
      <w:r>
        <w:rPr>
          <w:rStyle w:val="Marquedecommentaire"/>
        </w:rPr>
        <w:t>Dire ce que c’est</w:t>
      </w:r>
    </w:p>
  </w:comment>
  <w:comment w:id="878" w:author="MARCEAUX DIT CLEMENT Arthur (FRA-DTI)" w:date="2023-07-19T11:10:00Z" w:initials="MDCA">
    <w:p w14:paraId="3021B2C4" w14:textId="2CAD6E9A" w:rsidR="00E208BD" w:rsidRDefault="00E208BD">
      <w:pPr>
        <w:pStyle w:val="Commentaire"/>
      </w:pPr>
      <w:r>
        <w:rPr>
          <w:rStyle w:val="Marquedecommentaire"/>
        </w:rPr>
        <w:annotationRef/>
      </w:r>
      <w:r>
        <w:t>Feedheat plus haut – sois cohérent</w:t>
      </w:r>
    </w:p>
  </w:comment>
  <w:comment w:id="902" w:author="MARCEAUX DIT CLEMENT Arthur (FRA-DTI)" w:date="2023-07-19T11:11:00Z" w:initials="MDCA">
    <w:p w14:paraId="7BB0932A" w14:textId="3BCC1291" w:rsidR="00E208BD" w:rsidRDefault="00E208BD">
      <w:pPr>
        <w:pStyle w:val="Commentaire"/>
      </w:pPr>
      <w:r>
        <w:rPr>
          <w:rStyle w:val="Marquedecommentaire"/>
        </w:rPr>
        <w:annotationRef/>
      </w:r>
      <w:r>
        <w:t>Plus simple ! Langage scientifico-technique = phrases simples, pas de passif.</w:t>
      </w:r>
    </w:p>
  </w:comment>
  <w:comment w:id="908" w:author="MARCEAUX DIT CLEMENT Arthur (FRA-DTI)" w:date="2023-07-19T11:13:00Z" w:initials="MDCA">
    <w:p w14:paraId="7BDF2426" w14:textId="008D4549" w:rsidR="00E208BD" w:rsidRDefault="00E208BD">
      <w:pPr>
        <w:pStyle w:val="Commentaire"/>
      </w:pPr>
      <w:r>
        <w:rPr>
          <w:rStyle w:val="Marquedecommentaire"/>
        </w:rPr>
        <w:annotationRef/>
      </w:r>
      <w:r>
        <w:t>Inf to ou less than</w:t>
      </w:r>
    </w:p>
  </w:comment>
  <w:comment w:id="913" w:author="MARCEAUX DIT CLEMENT Arthur (FRA-DTI)" w:date="2023-07-19T11:13:00Z" w:initials="MDCA">
    <w:p w14:paraId="119B0F7B" w14:textId="77777777" w:rsidR="00E208BD" w:rsidRDefault="00E208BD">
      <w:pPr>
        <w:pStyle w:val="Commentaire"/>
      </w:pPr>
      <w:r>
        <w:rPr>
          <w:rStyle w:val="Marquedecommentaire"/>
        </w:rPr>
        <w:annotationRef/>
      </w:r>
      <w:r>
        <w:t>Reformuler pour ne pas préciser les numéros des plaques stp</w:t>
      </w:r>
    </w:p>
    <w:p w14:paraId="206CFEB6" w14:textId="12186F94" w:rsidR="00E208BD" w:rsidRDefault="00E208BD">
      <w:pPr>
        <w:pStyle w:val="Commentaire"/>
      </w:pPr>
      <w:r>
        <w:t>Par ex : another tubular plate was dissected and analyzed, following the same… but with less samples than the previous plate.</w:t>
      </w:r>
    </w:p>
  </w:comment>
  <w:comment w:id="937" w:author="MARCEAUX DIT CLEMENT Arthur (FRA-DTI)" w:date="2023-07-19T11:15:00Z" w:initials="MDCA">
    <w:p w14:paraId="1CA5F688" w14:textId="596AD62E" w:rsidR="004B7EDD" w:rsidRDefault="004B7EDD">
      <w:pPr>
        <w:pStyle w:val="Commentaire"/>
      </w:pPr>
      <w:r>
        <w:rPr>
          <w:rStyle w:val="Marquedecommentaire"/>
        </w:rPr>
        <w:annotationRef/>
      </w:r>
      <w:r>
        <w:t>Attention à la concordance des temps</w:t>
      </w:r>
    </w:p>
  </w:comment>
  <w:comment w:id="968" w:author="MARCEAUX DIT CLEMENT Arthur (FRA-DTI)" w:date="2023-07-19T11:16:00Z" w:initials="MDCA">
    <w:p w14:paraId="68D0CBA4" w14:textId="01B5CF54" w:rsidR="004B7EDD" w:rsidRDefault="004B7EDD">
      <w:pPr>
        <w:pStyle w:val="Commentaire"/>
      </w:pPr>
      <w:r>
        <w:rPr>
          <w:rStyle w:val="Marquedecommentaire"/>
        </w:rPr>
        <w:annotationRef/>
      </w:r>
      <w:r>
        <w:t xml:space="preserve">Ce n’est pas très clair pour moi : quel est ce %C ? </w:t>
      </w:r>
    </w:p>
  </w:comment>
  <w:comment w:id="980" w:author="MARCEAUX DIT CLEMENT Arthur (FRA-DTI)" w:date="2023-07-19T11:21:00Z" w:initials="MDCA">
    <w:p w14:paraId="47DA85D6" w14:textId="06A85DAD" w:rsidR="00EA287E" w:rsidRDefault="00EA287E">
      <w:pPr>
        <w:pStyle w:val="Commentaire"/>
      </w:pPr>
      <w:r>
        <w:rPr>
          <w:rStyle w:val="Marquedecommentaire"/>
        </w:rPr>
        <w:annotationRef/>
      </w:r>
      <w:r>
        <w:t>Dans ce doc ou dans la vie ?</w:t>
      </w:r>
    </w:p>
  </w:comment>
  <w:comment w:id="994" w:author="MARCEAUX DIT CLEMENT Arthur (FRA-DTI)" w:date="2023-07-19T11:23:00Z" w:initials="MDCA">
    <w:p w14:paraId="1285BB58" w14:textId="77777777" w:rsidR="00FF0149" w:rsidRDefault="00FF0149" w:rsidP="00FF0149">
      <w:pPr>
        <w:pStyle w:val="Commentaire"/>
      </w:pPr>
      <w:r>
        <w:rPr>
          <w:rStyle w:val="Marquedecommentaire"/>
        </w:rPr>
        <w:annotationRef/>
      </w:r>
      <w:r>
        <w:t>C’est tout ? Pour du 18MND5 une variation de 40% ce serait plutôt 0,25% en carbone mesuré donc 0,07% en carbone absolu</w:t>
      </w:r>
    </w:p>
  </w:comment>
  <w:comment w:id="995" w:author="DARMANA-LEVERT Corentin (FRA-DTI)" w:date="2023-08-10T11:42:00Z" w:initials="DLC(D">
    <w:p w14:paraId="2F70E913" w14:textId="77777777" w:rsidR="00FF0149" w:rsidRDefault="00FF0149" w:rsidP="00FF0149">
      <w:pPr>
        <w:pStyle w:val="Commentaire"/>
      </w:pPr>
      <w:r>
        <w:rPr>
          <w:rStyle w:val="Marquedecommentaire"/>
        </w:rPr>
        <w:annotationRef/>
      </w:r>
      <w:r>
        <w:t>C’est qu’Emmanuel Viard a rapport dans son rapport</w:t>
      </w:r>
    </w:p>
  </w:comment>
  <w:comment w:id="993" w:author="MARCEAUX DIT CLEMENT Arthur (FRA-DTI)" w:date="2023-08-18T10:15:00Z" w:initials="MDCA">
    <w:p w14:paraId="04F36525" w14:textId="7490E6D8" w:rsidR="00FF0149" w:rsidRDefault="00FF0149">
      <w:pPr>
        <w:pStyle w:val="Commentaire"/>
      </w:pPr>
      <w:r>
        <w:rPr>
          <w:rStyle w:val="Marquedecommentaire"/>
        </w:rPr>
        <w:annotationRef/>
      </w:r>
      <w:r>
        <w:t>Suite à échange, plus clair si on met ce 0,02% ici je pense.</w:t>
      </w:r>
    </w:p>
  </w:comment>
  <w:comment w:id="998" w:author="MARCEAUX DIT CLEMENT Arthur (FRA-DTI)" w:date="2023-07-19T11:23:00Z" w:initials="MDCA">
    <w:p w14:paraId="6BEF47B9" w14:textId="490BAD55" w:rsidR="00BF5DFD" w:rsidRDefault="00BF5DFD">
      <w:pPr>
        <w:pStyle w:val="Commentaire"/>
      </w:pPr>
      <w:r>
        <w:rPr>
          <w:rStyle w:val="Marquedecommentaire"/>
        </w:rPr>
        <w:annotationRef/>
      </w:r>
      <w:r>
        <w:t xml:space="preserve">C’est tout ? Pour du 18MND5 une variation de 40% ce serait plutôt </w:t>
      </w:r>
      <w:r w:rsidR="00BD1FA6">
        <w:t>0,25% en carbone mesuré donc 0,07% en carbone absolu</w:t>
      </w:r>
    </w:p>
  </w:comment>
  <w:comment w:id="1005" w:author="MARCEAUX DIT CLEMENT Arthur (FRA-DTI)" w:date="2023-07-19T11:26:00Z" w:initials="MDCA">
    <w:p w14:paraId="1FFF0E92" w14:textId="0870E1F8" w:rsidR="00BD1FA6" w:rsidRDefault="00BD1FA6">
      <w:pPr>
        <w:pStyle w:val="Commentaire"/>
      </w:pPr>
      <w:r>
        <w:rPr>
          <w:rStyle w:val="Marquedecommentaire"/>
        </w:rPr>
        <w:annotationRef/>
      </w:r>
      <w:r>
        <w:t>Dans quelle direction ?</w:t>
      </w:r>
    </w:p>
  </w:comment>
  <w:comment w:id="1006" w:author="DARMANA-LEVERT Corentin (FRA-DTI)" w:date="2023-08-10T11:43:00Z" w:initials="DLC(D">
    <w:p w14:paraId="63F0661D" w14:textId="46401E93" w:rsidR="0001296A" w:rsidRDefault="0001296A">
      <w:pPr>
        <w:pStyle w:val="Commentaire"/>
      </w:pPr>
      <w:r>
        <w:rPr>
          <w:rStyle w:val="Marquedecommentaire"/>
        </w:rPr>
        <w:annotationRef/>
      </w:r>
      <w:r>
        <w:t>Il n’y en a pas d’indiquée dans le rapport, difficile de définir une direction dans un cylindre</w:t>
      </w:r>
    </w:p>
  </w:comment>
  <w:comment w:id="1046" w:author="MARCEAUX DIT CLEMENT Arthur (FRA-DTI)" w:date="2023-07-19T11:40:00Z" w:initials="MDCA">
    <w:p w14:paraId="22035493" w14:textId="04D5C0CE" w:rsidR="000645FA" w:rsidRDefault="000645FA">
      <w:pPr>
        <w:pStyle w:val="Commentaire"/>
      </w:pPr>
      <w:r>
        <w:rPr>
          <w:rStyle w:val="Marquedecommentaire"/>
        </w:rPr>
        <w:annotationRef/>
      </w:r>
      <w:r>
        <w:t>Pas important. A enlever</w:t>
      </w:r>
    </w:p>
  </w:comment>
  <w:comment w:id="1088" w:author="MARCEAUX DIT CLEMENT Arthur (FRA-DTI)" w:date="2023-07-19T11:49:00Z" w:initials="MDCA">
    <w:p w14:paraId="517130C7" w14:textId="77777777" w:rsidR="008170FD" w:rsidRDefault="008170FD">
      <w:pPr>
        <w:pStyle w:val="Commentaire"/>
      </w:pPr>
      <w:r>
        <w:rPr>
          <w:rStyle w:val="Marquedecommentaire"/>
        </w:rPr>
        <w:annotationRef/>
      </w:r>
      <w:r>
        <w:t>Attention car tu as présenté les résultats en disant qu’ils étaient plutôt bons</w:t>
      </w:r>
    </w:p>
    <w:p w14:paraId="24C8209E" w14:textId="09A7FE7F" w:rsidR="008170FD" w:rsidRDefault="008170FD">
      <w:pPr>
        <w:pStyle w:val="Commentaire"/>
      </w:pPr>
      <w:r>
        <w:t>Il faut dire ici quelles sont les limites du modèle</w:t>
      </w:r>
    </w:p>
  </w:comment>
  <w:comment w:id="1089" w:author="DARMANA-LEVERT Corentin (FRA-DTI)" w:date="2023-08-10T11:54:00Z" w:initials="DLC(D">
    <w:p w14:paraId="28DEF21F" w14:textId="65CA275B" w:rsidR="00EF52B4" w:rsidRDefault="00EF52B4">
      <w:pPr>
        <w:pStyle w:val="Commentaire"/>
      </w:pPr>
      <w:r>
        <w:rPr>
          <w:rStyle w:val="Marquedecommentaire"/>
        </w:rPr>
        <w:annotationRef/>
      </w:r>
      <w:r>
        <w:t>Elles n’ont jamais été dites et Emmaneul Viard dit que ce manque de precision n’est pas expliqué</w:t>
      </w:r>
    </w:p>
  </w:comment>
  <w:comment w:id="1101" w:author="MARCEAUX DIT CLEMENT Arthur (FRA-DTI)" w:date="2023-07-19T11:57:00Z" w:initials="MDCA">
    <w:p w14:paraId="23230433" w14:textId="7807D783" w:rsidR="000E7D2D" w:rsidRDefault="000E7D2D">
      <w:pPr>
        <w:pStyle w:val="Commentaire"/>
      </w:pPr>
      <w:r>
        <w:rPr>
          <w:rStyle w:val="Marquedecommentaire"/>
        </w:rPr>
        <w:annotationRef/>
      </w:r>
      <w:r>
        <w:t>Il faut effectivement dire que ça n’a pas d’intérêt très net d’un point de vue pédagogique, on le sait très bien, mais il faut savoir mettre en valeur ces choses :</w:t>
      </w:r>
    </w:p>
    <w:p w14:paraId="1882BAF8" w14:textId="7D9FED2D" w:rsidR="000E7D2D" w:rsidRDefault="000E7D2D" w:rsidP="000E7D2D">
      <w:pPr>
        <w:pStyle w:val="Commentaire"/>
        <w:numPr>
          <w:ilvl w:val="0"/>
          <w:numId w:val="38"/>
        </w:numPr>
      </w:pPr>
      <w:r>
        <w:t xml:space="preserve"> C’est un effort collectif, donc chacun doit mettre la main à la pâte – tu n’es pas le seul à qui on demande ce genre de choses</w:t>
      </w:r>
    </w:p>
    <w:p w14:paraId="36D7363F" w14:textId="1A021BCE" w:rsidR="000E7D2D" w:rsidRDefault="000E7D2D" w:rsidP="000E7D2D">
      <w:pPr>
        <w:pStyle w:val="Commentaire"/>
        <w:numPr>
          <w:ilvl w:val="0"/>
          <w:numId w:val="38"/>
        </w:numPr>
      </w:pPr>
      <w:r>
        <w:t xml:space="preserve"> Il y a un but derrière, même si la plupart d’entre nous n’en voient pas forcément le bout !</w:t>
      </w:r>
    </w:p>
    <w:p w14:paraId="14AFC49A" w14:textId="79F885EC" w:rsidR="000E7D2D" w:rsidRDefault="000E7D2D" w:rsidP="000E7D2D">
      <w:pPr>
        <w:pStyle w:val="Commentaire"/>
        <w:numPr>
          <w:ilvl w:val="0"/>
          <w:numId w:val="38"/>
        </w:numPr>
      </w:pPr>
      <w:r>
        <w:t xml:space="preserve"> Ca te permet de dire que tu as fait quelque chose à ce sujet, que tu reconnais le côté rébarbatif mais que tu le fais avec bonne volonté car un travail d’ingé c’est toujours 50% de choses qu’on n’a pas envie de faire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11DA998B" w14:textId="77777777" w:rsidR="000E7D2D" w:rsidRDefault="000E7D2D" w:rsidP="000E7D2D">
      <w:pPr>
        <w:pStyle w:val="Commentaire"/>
      </w:pPr>
    </w:p>
    <w:p w14:paraId="632CC92D" w14:textId="0524342E" w:rsidR="000E7D2D" w:rsidRDefault="000E7D2D" w:rsidP="000E7D2D">
      <w:pPr>
        <w:pStyle w:val="Commentaire"/>
      </w:pPr>
      <w:r>
        <w:t>Et en plus ça fait un lien avec ta conclusion MOPPEC : capitaliser des données c’est essentiel</w:t>
      </w:r>
    </w:p>
  </w:comment>
  <w:comment w:id="1127" w:author="MARCEAUX DIT CLEMENT Arthur (FRA-DTI)" w:date="2023-07-19T12:05:00Z" w:initials="MDCA">
    <w:p w14:paraId="405742F3" w14:textId="3C175AA7" w:rsidR="000E7D2D" w:rsidRDefault="000E7D2D">
      <w:pPr>
        <w:pStyle w:val="Commentaire"/>
      </w:pPr>
      <w:r>
        <w:rPr>
          <w:rStyle w:val="Marquedecommentaire"/>
        </w:rPr>
        <w:annotationRef/>
      </w:r>
      <w:r>
        <w:t>Très minoritaire</w:t>
      </w:r>
    </w:p>
  </w:comment>
  <w:comment w:id="1131" w:author="MARCEAUX DIT CLEMENT Arthur (FRA-DTI)" w:date="2023-07-19T12:05:00Z" w:initials="MDCA">
    <w:p w14:paraId="17FC56AB" w14:textId="03DE05EC" w:rsidR="000E7D2D" w:rsidRDefault="000E7D2D">
      <w:pPr>
        <w:pStyle w:val="Commentaire"/>
      </w:pPr>
      <w:r>
        <w:rPr>
          <w:rStyle w:val="Marquedecommentaire"/>
        </w:rPr>
        <w:annotationRef/>
      </w:r>
      <w:r>
        <w:t xml:space="preserve">Ah ben ça vient trop tard ça, c’est au debut </w:t>
      </w:r>
      <w:r w:rsidR="00EF5E6C">
        <w:t xml:space="preserve">qu’il faut le dire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1132" w:author="DARMANA-LEVERT Corentin (FRA-DTI)" w:date="2023-08-10T12:00:00Z" w:initials="DLC(D">
    <w:p w14:paraId="67BADEF3" w14:textId="590538E7" w:rsidR="00713016" w:rsidRDefault="00713016">
      <w:pPr>
        <w:pStyle w:val="Commentaire"/>
      </w:pPr>
      <w:r>
        <w:rPr>
          <w:rStyle w:val="Marquedecommentaire"/>
        </w:rPr>
        <w:annotationRef/>
      </w:r>
      <w:r>
        <w:t>Ou ça tu veux dire ?</w:t>
      </w:r>
    </w:p>
  </w:comment>
  <w:comment w:id="1135" w:author="MARCEAUX DIT CLEMENT Arthur (FRA-DTI)" w:date="2023-07-19T12:03:00Z" w:initials="MDCA">
    <w:p w14:paraId="3BE5F049" w14:textId="0806F055" w:rsidR="000E7D2D" w:rsidRDefault="000E7D2D">
      <w:pPr>
        <w:pStyle w:val="Commentaire"/>
      </w:pPr>
      <w:r>
        <w:rPr>
          <w:rStyle w:val="Marquedecommentaire"/>
        </w:rPr>
        <w:annotationRef/>
      </w:r>
      <w:r>
        <w:t>Fais-moi penser à te donner la référence</w:t>
      </w:r>
    </w:p>
  </w:comment>
  <w:comment w:id="1136" w:author="DARMANA-LEVERT Corentin (FRA-DTI)" w:date="2023-08-10T12:01:00Z" w:initials="DLC(D">
    <w:p w14:paraId="5B8FEA6D" w14:textId="43C20CDF" w:rsidR="00713016" w:rsidRDefault="00713016">
      <w:pPr>
        <w:pStyle w:val="Commentaire"/>
      </w:pPr>
      <w:r>
        <w:rPr>
          <w:rStyle w:val="Marquedecommentaire"/>
        </w:rPr>
        <w:annotationRef/>
      </w:r>
      <w:r>
        <w:t>J’ai</w:t>
      </w:r>
    </w:p>
  </w:comment>
  <w:comment w:id="1144" w:author="MARCEAUX DIT CLEMENT Arthur (FRA-DTI)" w:date="2023-07-19T12:06:00Z" w:initials="MDCA">
    <w:p w14:paraId="0B139F1D" w14:textId="380996F7" w:rsidR="00EE3196" w:rsidRDefault="00EE3196">
      <w:pPr>
        <w:pStyle w:val="Commentaire"/>
      </w:pPr>
      <w:r>
        <w:rPr>
          <w:rStyle w:val="Marquedecommentaire"/>
        </w:rPr>
        <w:annotationRef/>
      </w:r>
      <w:r>
        <w:t>Attention, made up a le sens d’inventer, mais dans le mauvais sens du terme…</w:t>
      </w:r>
    </w:p>
  </w:comment>
  <w:comment w:id="1150" w:author="MARCEAUX DIT CLEMENT Arthur (FRA-DTI)" w:date="2023-07-19T12:06:00Z" w:initials="MDCA">
    <w:p w14:paraId="02F3D8B1" w14:textId="119BB48A" w:rsidR="00DA236B" w:rsidRDefault="00DA236B">
      <w:pPr>
        <w:pStyle w:val="Commentaire"/>
      </w:pPr>
      <w:r>
        <w:rPr>
          <w:rStyle w:val="Marquedecommentaire"/>
        </w:rPr>
        <w:annotationRef/>
      </w:r>
      <w:r>
        <w:t>Peu visible, réécris la</w:t>
      </w:r>
    </w:p>
  </w:comment>
  <w:comment w:id="1163" w:author="MARCEAUX DIT CLEMENT Arthur (FRA-DTI)" w:date="2023-07-19T14:01:00Z" w:initials="MDCA">
    <w:p w14:paraId="2E2D0583" w14:textId="053891A8" w:rsidR="00EF5E6C" w:rsidRDefault="00EF5E6C">
      <w:pPr>
        <w:pStyle w:val="Commentaire"/>
      </w:pPr>
      <w:r>
        <w:rPr>
          <w:rStyle w:val="Marquedecommentaire"/>
        </w:rPr>
        <w:annotationRef/>
      </w:r>
      <w:r>
        <w:t>Attention à cette reference qui n’est pas un renvoi Word</w:t>
      </w:r>
    </w:p>
  </w:comment>
  <w:comment w:id="1169" w:author="MARCEAUX DIT CLEMENT Arthur (FRA-DTI)" w:date="2023-07-19T14:02:00Z" w:initials="MDCA">
    <w:p w14:paraId="07184988" w14:textId="68C8C65A" w:rsidR="00F70AEF" w:rsidRDefault="00F70AEF">
      <w:pPr>
        <w:pStyle w:val="Commentaire"/>
      </w:pPr>
      <w:r>
        <w:rPr>
          <w:rStyle w:val="Marquedecommentaire"/>
        </w:rPr>
        <w:annotationRef/>
      </w:r>
      <w:r>
        <w:t xml:space="preserve">Dire pourquoi ! Il faut expliquer les équations en termes de mécanismes physiques. </w:t>
      </w:r>
    </w:p>
  </w:comment>
  <w:comment w:id="1170" w:author="DARMANA-LEVERT Corentin (FRA-DTI)" w:date="2023-08-10T12:15:00Z" w:initials="DLC(D">
    <w:p w14:paraId="537DB256" w14:textId="21E744AC" w:rsidR="0011377C" w:rsidRDefault="0011377C">
      <w:pPr>
        <w:pStyle w:val="Commentaire"/>
      </w:pPr>
      <w:r>
        <w:rPr>
          <w:rStyle w:val="Marquedecommentaire"/>
        </w:rPr>
        <w:annotationRef/>
      </w:r>
      <w:r>
        <w:t>C’est pas détaillé dans la note de Berger et je ne saurai pas l’expliquer</w:t>
      </w:r>
    </w:p>
  </w:comment>
  <w:comment w:id="1180" w:author="MARCEAUX DIT CLEMENT Arthur (FRA-DTI)" w:date="2023-07-19T14:03:00Z" w:initials="MDCA">
    <w:p w14:paraId="44AF842C" w14:textId="5761FA79" w:rsidR="00F70AEF" w:rsidRDefault="00F70AEF">
      <w:pPr>
        <w:pStyle w:val="Commentaire"/>
      </w:pPr>
      <w:r>
        <w:rPr>
          <w:rStyle w:val="Marquedecommentaire"/>
        </w:rPr>
        <w:annotationRef/>
      </w:r>
      <w:r>
        <w:t>A retravailler en function de ce à quoi ressemble la section maintenant que je l’ai un peu remaniée</w:t>
      </w:r>
    </w:p>
  </w:comment>
  <w:comment w:id="1205" w:author="MARCEAUX DIT CLEMENT Arthur (FRA-DTI)" w:date="2023-07-19T14:11:00Z" w:initials="MDCA">
    <w:p w14:paraId="5D5313EC" w14:textId="77777777" w:rsidR="00F70AEF" w:rsidRDefault="00F70AEF">
      <w:pPr>
        <w:pStyle w:val="Commentaire"/>
      </w:pPr>
      <w:r>
        <w:rPr>
          <w:rStyle w:val="Marquedecommentaire"/>
        </w:rPr>
        <w:annotationRef/>
      </w:r>
      <w:r>
        <w:t>TU es dans la section métallurgie</w:t>
      </w:r>
    </w:p>
    <w:p w14:paraId="7661FEB6" w14:textId="7410CD03" w:rsidR="00F70AEF" w:rsidRDefault="00F70AEF">
      <w:pPr>
        <w:pStyle w:val="Commentaire"/>
      </w:pPr>
      <w:r>
        <w:t xml:space="preserve">La R&amp;D est une part importante de nos activités mais pas </w:t>
      </w:r>
      <w:r w:rsidR="00F41966">
        <w:t>la totalité.</w:t>
      </w:r>
    </w:p>
  </w:comment>
  <w:comment w:id="1220" w:author="MARCEAUX DIT CLEMENT Arthur (FRA-DTI)" w:date="2023-07-19T14:12:00Z" w:initials="MDCA">
    <w:p w14:paraId="743E8AAB" w14:textId="6860834F" w:rsidR="00F41966" w:rsidRDefault="00F41966">
      <w:pPr>
        <w:pStyle w:val="Commentaire"/>
      </w:pPr>
      <w:r>
        <w:rPr>
          <w:rStyle w:val="Marquedecommentaire"/>
        </w:rPr>
        <w:annotationRef/>
      </w:r>
      <w:r>
        <w:t>Les commentaires, réflexions personnelles, phrases de recul, etc. ont plutôt leur place dans une section dédiée ou dans quelques phrases en fin de conclusion. Elles ne doivent pas être données au fil du texte : ce n’est pas une autobiographie, ça casse la lecture</w:t>
      </w:r>
    </w:p>
  </w:comment>
  <w:comment w:id="1221" w:author="MARCEAUX DIT CLEMENT Arthur (FRA-DTI)" w:date="2023-07-19T14:30:00Z" w:initials="MDCA">
    <w:p w14:paraId="34401825" w14:textId="715C92EC" w:rsidR="008C1561" w:rsidRDefault="008C1561">
      <w:pPr>
        <w:pStyle w:val="Commentaire"/>
      </w:pPr>
      <w:r>
        <w:rPr>
          <w:rStyle w:val="Marquedecommentaire"/>
        </w:rPr>
        <w:annotationRef/>
      </w:r>
      <w:r>
        <w:t>Les données que tu as rassemblées seront utilisées (et l’ont été, par exemple pour que je puisse mettre en place mes calculs de solidification), elles ne sont pas inutiles. Un doc non publié n’est pas un doc inutile.</w:t>
      </w:r>
    </w:p>
  </w:comment>
  <w:comment w:id="1225" w:author="MARCEAUX DIT CLEMENT Arthur (FRA-DTI)" w:date="2023-07-19T14:29:00Z" w:initials="MDCA">
    <w:p w14:paraId="40D19195" w14:textId="6A499F4A" w:rsidR="008C1561" w:rsidRDefault="008C1561">
      <w:pPr>
        <w:pStyle w:val="Commentaire"/>
      </w:pPr>
      <w:r>
        <w:rPr>
          <w:rStyle w:val="Marquedecommentaire"/>
        </w:rPr>
        <w:annotationRef/>
      </w:r>
      <w:r>
        <w:t>Je ne suis pas sûr qu’il faille le mettre ici</w:t>
      </w:r>
    </w:p>
  </w:comment>
  <w:comment w:id="1226" w:author="DARMANA-LEVERT Corentin (FRA-DTI)" w:date="2023-08-10T13:11:00Z" w:initials="DLC(D">
    <w:p w14:paraId="13E9D089" w14:textId="5940F6B8" w:rsidR="00BB323B" w:rsidRDefault="00BB323B">
      <w:pPr>
        <w:pStyle w:val="Commentaire"/>
      </w:pPr>
      <w:r>
        <w:rPr>
          <w:rStyle w:val="Marquedecommentaire"/>
        </w:rPr>
        <w:annotationRef/>
      </w:r>
      <w:r>
        <w:t>Pourquoi ?</w:t>
      </w:r>
    </w:p>
  </w:comment>
  <w:comment w:id="1228" w:author="MARCEAUX DIT CLEMENT Arthur (FRA-DTI)" w:date="2023-07-19T14:25:00Z" w:initials="MDCA">
    <w:p w14:paraId="3E839B4E" w14:textId="079D30F3" w:rsidR="008C1561" w:rsidRDefault="008C1561">
      <w:pPr>
        <w:pStyle w:val="Commentaire"/>
      </w:pPr>
      <w:r>
        <w:rPr>
          <w:rStyle w:val="Marquedecommentaire"/>
        </w:rPr>
        <w:annotationRef/>
      </w:r>
      <w:r>
        <w:t>Encore une fois, dire pourquoi. Un phénomène = un mécanisme</w:t>
      </w:r>
    </w:p>
  </w:comment>
  <w:comment w:id="1241" w:author="MARCEAUX DIT CLEMENT Arthur (FRA-DTI)" w:date="2023-07-19T14:34:00Z" w:initials="MDCA">
    <w:p w14:paraId="34AB9EF7" w14:textId="1663F4CD" w:rsidR="008325B4" w:rsidRDefault="008325B4">
      <w:pPr>
        <w:pStyle w:val="Commentaire"/>
      </w:pPr>
      <w:r>
        <w:rPr>
          <w:rStyle w:val="Marquedecommentaire"/>
        </w:rPr>
        <w:annotationRef/>
      </w:r>
      <w:r>
        <w:t>Remanier et compléter pour faire rentrer dans les deux puces</w:t>
      </w:r>
    </w:p>
  </w:comment>
  <w:comment w:id="1242" w:author="DARMANA-LEVERT Corentin (FRA-DTI)" w:date="2023-08-18T15:52:00Z" w:initials="DLC(D">
    <w:p w14:paraId="5923567C" w14:textId="3BB9B67A" w:rsidR="001B7F6A" w:rsidRDefault="001B7F6A">
      <w:pPr>
        <w:pStyle w:val="Commentaire"/>
      </w:pPr>
      <w:r>
        <w:rPr>
          <w:rStyle w:val="Marquedecommentaire"/>
        </w:rPr>
        <w:annotationRef/>
      </w:r>
    </w:p>
  </w:comment>
  <w:comment w:id="1251" w:author="MARCEAUX DIT CLEMENT Arthur (FRA-DTI)" w:date="2023-07-19T14:36:00Z" w:initials="MDCA">
    <w:p w14:paraId="35D4F47E" w14:textId="0ADED87F" w:rsidR="008325B4" w:rsidRDefault="008325B4">
      <w:pPr>
        <w:pStyle w:val="Commentaire"/>
      </w:pPr>
      <w:r>
        <w:rPr>
          <w:rStyle w:val="Marquedecommentaire"/>
        </w:rPr>
        <w:annotationRef/>
      </w:r>
      <w:r>
        <w:t xml:space="preserve">La definition d’un rapport biblio, quoi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comment>
  <w:comment w:id="1252" w:author="DARMANA-LEVERT Corentin (FRA-DTI)" w:date="2023-08-18T15:52:00Z" w:initials="DLC(D">
    <w:p w14:paraId="11AC7B13" w14:textId="20FA44E5" w:rsidR="001B7F6A" w:rsidRDefault="001B7F6A">
      <w:pPr>
        <w:pStyle w:val="Commentaire"/>
      </w:pPr>
      <w:r>
        <w:rPr>
          <w:rStyle w:val="Marquedecommentaire"/>
        </w:rPr>
        <w:annotationRef/>
      </w:r>
    </w:p>
  </w:comment>
  <w:comment w:id="1254" w:author="MARCEAUX DIT CLEMENT Arthur (FRA-DTI)" w:date="2023-07-19T14:45:00Z" w:initials="MDCA">
    <w:p w14:paraId="385B7F5E" w14:textId="653ADC56" w:rsidR="00C93D6F" w:rsidRDefault="00C93D6F">
      <w:pPr>
        <w:pStyle w:val="Commentaire"/>
      </w:pPr>
      <w:r>
        <w:rPr>
          <w:rStyle w:val="Marquedecommentaire"/>
        </w:rPr>
        <w:annotationRef/>
      </w:r>
      <w:r>
        <w:t>21 mots -&gt; 9 mots</w:t>
      </w:r>
    </w:p>
  </w:comment>
  <w:comment w:id="1255" w:author="DARMANA-LEVERT Corentin (FRA-DTI)" w:date="2023-08-18T15:52:00Z" w:initials="DLC(D">
    <w:p w14:paraId="4633A506" w14:textId="464EB643" w:rsidR="001B7F6A" w:rsidRDefault="001B7F6A">
      <w:pPr>
        <w:pStyle w:val="Commentaire"/>
      </w:pPr>
      <w:r>
        <w:rPr>
          <w:rStyle w:val="Marquedecommentaire"/>
        </w:rPr>
        <w:annotationRef/>
      </w:r>
    </w:p>
  </w:comment>
  <w:comment w:id="1261" w:author="MARCEAUX DIT CLEMENT Arthur (FRA-DTI)" w:date="2023-07-19T14:25:00Z" w:initials="MDCA">
    <w:p w14:paraId="30102F66" w14:textId="736878CE" w:rsidR="008C1561" w:rsidRDefault="008C1561">
      <w:pPr>
        <w:pStyle w:val="Commentaire"/>
      </w:pPr>
      <w:r>
        <w:rPr>
          <w:rStyle w:val="Marquedecommentaire"/>
        </w:rPr>
        <w:annotationRef/>
      </w:r>
      <w:r>
        <w:t>C’est un rapport écrit, pas du langage oral !</w:t>
      </w:r>
    </w:p>
  </w:comment>
  <w:comment w:id="1268" w:author="MARCEAUX DIT CLEMENT Arthur (FRA-DTI)" w:date="2023-07-19T14:51:00Z" w:initials="MDCA">
    <w:p w14:paraId="0100779D" w14:textId="04DE6D20" w:rsidR="00C93D6F" w:rsidRDefault="00C93D6F">
      <w:pPr>
        <w:pStyle w:val="Commentaire"/>
      </w:pPr>
      <w:r>
        <w:rPr>
          <w:rStyle w:val="Marquedecommentaire"/>
        </w:rPr>
        <w:annotationRef/>
      </w:r>
      <w:r>
        <w:t>C’est le terme consacré ? Ca sonne bizarre</w:t>
      </w:r>
    </w:p>
  </w:comment>
  <w:comment w:id="1277" w:author="MARCEAUX DIT CLEMENT Arthur (FRA-DTI)" w:date="2023-07-19T14:47:00Z" w:initials="MDCA">
    <w:p w14:paraId="51E54B5B" w14:textId="77777777" w:rsidR="00C93D6F" w:rsidRDefault="00C93D6F">
      <w:pPr>
        <w:pStyle w:val="Commentaire"/>
      </w:pPr>
      <w:r>
        <w:rPr>
          <w:rStyle w:val="Marquedecommentaire"/>
        </w:rPr>
        <w:annotationRef/>
      </w:r>
      <w:r>
        <w:t>Non on peut évidemment avoir une reaction péritectique ailleurs que dans la zone pâteuse</w:t>
      </w:r>
    </w:p>
    <w:p w14:paraId="5A0E09EB" w14:textId="6AA23BCE" w:rsidR="00C93D6F" w:rsidRDefault="00C93D6F">
      <w:pPr>
        <w:pStyle w:val="Commentaire"/>
      </w:pPr>
    </w:p>
  </w:comment>
  <w:comment w:id="1278" w:author="DARMANA-LEVERT Corentin (FRA-DTI)" w:date="2023-08-10T13:17:00Z" w:initials="DLC(D">
    <w:p w14:paraId="08EB6C6B" w14:textId="1909BAB9" w:rsidR="00AB0378" w:rsidRDefault="00AB0378">
      <w:pPr>
        <w:pStyle w:val="Commentaire"/>
      </w:pPr>
      <w:r>
        <w:rPr>
          <w:rStyle w:val="Marquedecommentaire"/>
        </w:rPr>
        <w:annotationRef/>
      </w:r>
      <w:r>
        <w:t>La raction péritectique implique un solide et un liquid avec des dendrites. Par definition, c’est la zone pateuse.</w:t>
      </w:r>
    </w:p>
  </w:comment>
  <w:comment w:id="1279" w:author="MARCEAUX DIT CLEMENT Arthur (FRA-DTI)" w:date="2023-07-19T14:57:00Z" w:initials="MDCA">
    <w:p w14:paraId="2DD91549" w14:textId="008A16F7" w:rsidR="00EF41D5" w:rsidRDefault="00EF41D5">
      <w:pPr>
        <w:pStyle w:val="Commentaire"/>
      </w:pPr>
      <w:r>
        <w:rPr>
          <w:rStyle w:val="Marquedecommentaire"/>
        </w:rPr>
        <w:annotationRef/>
      </w:r>
      <w:r>
        <w:t>Essayer de dire quelque part ici que la reaction péritectique implique que les 3 phases soient en contact les unes avec les autres.</w:t>
      </w:r>
      <w:r>
        <w:br/>
        <w:t>Pour les transformations péritectiques, on aura deux phases primaires isolées par une phase secondaire.</w:t>
      </w:r>
    </w:p>
  </w:comment>
  <w:comment w:id="1280" w:author="DARMANA-LEVERT Corentin (FRA-DTI)" w:date="2023-08-10T13:19:00Z" w:initials="DLC(D">
    <w:p w14:paraId="0D3B5897" w14:textId="7546E135" w:rsidR="000D1369" w:rsidRDefault="000D1369">
      <w:pPr>
        <w:pStyle w:val="Commentaire"/>
      </w:pPr>
      <w:r>
        <w:rPr>
          <w:rStyle w:val="Marquedecommentaire"/>
        </w:rPr>
        <w:annotationRef/>
      </w:r>
      <w:r>
        <w:t>La reaction péritectique n’a besoin que de deux phases pour se r</w:t>
      </w:r>
      <w:r w:rsidR="007679B0">
        <w:t>é</w:t>
      </w:r>
      <w:r>
        <w:t xml:space="preserve">aliser : naturellement le produit de la reaction sera en contact </w:t>
      </w:r>
      <w:r w:rsidR="00B86F11">
        <w:t>je ne pense pas avoir besoin de le préciser</w:t>
      </w:r>
    </w:p>
  </w:comment>
  <w:comment w:id="1283" w:author="MARCEAUX DIT CLEMENT Arthur (FRA-DTI)" w:date="2023-07-19T15:00:00Z" w:initials="MDCA">
    <w:p w14:paraId="135B81D7" w14:textId="5906DD68" w:rsidR="00EF41D5" w:rsidRDefault="00EF41D5">
      <w:pPr>
        <w:pStyle w:val="Commentaire"/>
      </w:pPr>
      <w:r>
        <w:rPr>
          <w:rStyle w:val="Marquedecommentaire"/>
        </w:rPr>
        <w:annotationRef/>
      </w:r>
      <w:r>
        <w:t>Ça me semble plus adapté ?</w:t>
      </w:r>
    </w:p>
  </w:comment>
  <w:comment w:id="1291" w:author="MARCEAUX DIT CLEMENT Arthur (FRA-DTI)" w:date="2023-07-19T15:00:00Z" w:initials="MDCA">
    <w:p w14:paraId="28E363C3" w14:textId="594C2292" w:rsidR="00EF41D5" w:rsidRDefault="00EF41D5">
      <w:pPr>
        <w:pStyle w:val="Commentaire"/>
      </w:pPr>
      <w:r>
        <w:rPr>
          <w:rStyle w:val="Marquedecommentaire"/>
        </w:rPr>
        <w:annotationRef/>
      </w:r>
      <w:r>
        <w:t xml:space="preserve">Cette première partie est très intéressante : elle </w:t>
      </w:r>
      <w:r w:rsidR="002E65FC">
        <w:t>m</w:t>
      </w:r>
      <w:r>
        <w:t>ontre bien que la reaction péritectique et ses deux transformations forment un tout complexe. On n’avait pas conscience de ça</w:t>
      </w:r>
      <w:r w:rsidR="002E65FC">
        <w:t>. Dans le cas de modélisations c’est bon à savoir</w:t>
      </w:r>
    </w:p>
  </w:comment>
  <w:comment w:id="1297" w:author="MARCEAUX DIT CLEMENT Arthur (FRA-DTI)" w:date="2023-07-19T16:59:00Z" w:initials="MDCA">
    <w:p w14:paraId="7F83A2A6" w14:textId="5DB64756" w:rsidR="002E65FC" w:rsidRDefault="002E65FC">
      <w:pPr>
        <w:pStyle w:val="Commentaire"/>
      </w:pPr>
      <w:r>
        <w:rPr>
          <w:rStyle w:val="Marquedecommentaire"/>
        </w:rPr>
        <w:annotationRef/>
      </w:r>
      <w:r>
        <w:t>C’est surtout qu’elles sont probablement representatives de la mise en place de la mésoségrégation, qui, elle, peut nous mettre dans la mouise sur les propriétés mécaniques</w:t>
      </w:r>
    </w:p>
  </w:comment>
  <w:comment w:id="1304" w:author="MARCEAUX DIT CLEMENT Arthur (FRA-DTI)" w:date="2023-08-18T10:51:00Z" w:initials="MDCA">
    <w:p w14:paraId="068F3579" w14:textId="7A6BD1ED" w:rsidR="00761BD9" w:rsidRDefault="00761BD9">
      <w:pPr>
        <w:pStyle w:val="Commentaire"/>
      </w:pPr>
      <w:r>
        <w:rPr>
          <w:rStyle w:val="Marquedecommentaire"/>
        </w:rPr>
        <w:annotationRef/>
      </w:r>
      <w:r>
        <w:t>Je propose de reformuler comme ceci. Ca me semble plus clair.</w:t>
      </w:r>
    </w:p>
  </w:comment>
  <w:comment w:id="1307" w:author="MARCEAUX DIT CLEMENT Arthur (FRA-DTI)" w:date="2023-07-19T16:58:00Z" w:initials="MDCA">
    <w:p w14:paraId="1CC80F4D" w14:textId="77777777" w:rsidR="002E65FC" w:rsidRDefault="002E65FC">
      <w:pPr>
        <w:pStyle w:val="Commentaire"/>
      </w:pPr>
      <w:r>
        <w:rPr>
          <w:rStyle w:val="Marquedecommentaire"/>
        </w:rPr>
        <w:annotationRef/>
      </w:r>
      <w:r>
        <w:t>Pareil, pourquoi ça arrive après alors que c’est quasiment une phrase d’introduction  ? on a l’impression que tu as copié collé des bouts de texte mais sans faire attention à la coherence</w:t>
      </w:r>
    </w:p>
    <w:p w14:paraId="34CA25A9" w14:textId="34E61FB9" w:rsidR="002E65FC" w:rsidRDefault="002E65FC">
      <w:pPr>
        <w:pStyle w:val="Commentaire"/>
      </w:pPr>
      <w:r>
        <w:t>C’est dommage car il y a des informations intéressantes, scientifiquement importantes, mais tu ne les mets pas en valeur. Tu dois montrer que tu as compris des choses</w:t>
      </w:r>
    </w:p>
  </w:comment>
  <w:comment w:id="1308" w:author="DARMANA-LEVERT Corentin (FRA-DTI)" w:date="2023-08-10T13:27:00Z" w:initials="DLC(D">
    <w:p w14:paraId="084450BA" w14:textId="68BB603B" w:rsidR="001E4A33" w:rsidRDefault="001E4A33">
      <w:pPr>
        <w:pStyle w:val="Commentaire"/>
      </w:pPr>
      <w:r>
        <w:rPr>
          <w:rStyle w:val="Marquedecommentaire"/>
        </w:rPr>
        <w:annotationRef/>
      </w:r>
      <w:r>
        <w:t>Je ne l’ai pas mis en intro car ca faisait parti de la biblio et ca ne constitue pas l’intro de la biblio pour ce rapport</w:t>
      </w:r>
    </w:p>
  </w:comment>
  <w:comment w:id="1319" w:author="MARCEAUX DIT CLEMENT Arthur (FRA-DTI)" w:date="2023-07-19T17:03:00Z" w:initials="MDCA">
    <w:p w14:paraId="0BF946B6" w14:textId="480610EE" w:rsidR="002E65FC" w:rsidRDefault="002E65FC">
      <w:pPr>
        <w:pStyle w:val="Commentaire"/>
      </w:pPr>
      <w:r>
        <w:rPr>
          <w:rStyle w:val="Marquedecommentaire"/>
        </w:rPr>
        <w:annotationRef/>
      </w:r>
      <w:r>
        <w:t xml:space="preserve">Trop compliqué et par consequent flou. Tu peux simplifier : </w:t>
      </w:r>
    </w:p>
    <w:p w14:paraId="70EF4D74" w14:textId="77777777" w:rsidR="002E65FC" w:rsidRDefault="002E65FC">
      <w:pPr>
        <w:pStyle w:val="Commentaire"/>
      </w:pPr>
      <w:r>
        <w:t>Pourquoi s’embêter à parler de mobilité ? Il y a sûrement dans bien des bouquins une explication très simple de ce qu’est la diffusion.</w:t>
      </w:r>
    </w:p>
    <w:p w14:paraId="22E9C450" w14:textId="0ED0BE98" w:rsidR="002E65FC" w:rsidRDefault="002E65FC">
      <w:pPr>
        <w:pStyle w:val="Commentaire"/>
      </w:pPr>
      <w:r>
        <w:t>Dire que dans la plupart des cas, la diffusion se fait dans le sens du gradient de composition. On parlera de Darken plus tard, a-t-on besoin de le dire ici ?</w:t>
      </w:r>
    </w:p>
  </w:comment>
  <w:comment w:id="1320" w:author="DARMANA-LEVERT Corentin (FRA-DTI)" w:date="2023-08-10T13:28:00Z" w:initials="DLC(D">
    <w:p w14:paraId="4F2460DF" w14:textId="534A56FA" w:rsidR="002A15B7" w:rsidRDefault="002A15B7">
      <w:pPr>
        <w:pStyle w:val="Commentaire"/>
      </w:pPr>
      <w:r>
        <w:rPr>
          <w:rStyle w:val="Marquedecommentaire"/>
        </w:rPr>
        <w:annotationRef/>
      </w:r>
      <w:r>
        <w:t>Ca me semble scientifiquement plus correct de parler de gradients de potentiels chimiques que de gradients de compo, le premier étant à la source de l’autre. Et on envelope toute la mobilité des atomes dans cette definition, concept au Coeur des ségrégations;</w:t>
      </w:r>
    </w:p>
  </w:comment>
  <w:comment w:id="1333" w:author="MARCEAUX DIT CLEMENT Arthur (FRA-DTI)" w:date="2023-07-19T17:05:00Z" w:initials="MDCA">
    <w:p w14:paraId="51B0E3AD" w14:textId="64472EA8" w:rsidR="003E0364" w:rsidRDefault="003E0364">
      <w:pPr>
        <w:pStyle w:val="Commentaire"/>
      </w:pPr>
      <w:r>
        <w:rPr>
          <w:rStyle w:val="Marquedecommentaire"/>
        </w:rPr>
        <w:annotationRef/>
      </w:r>
      <w:r>
        <w:t>On écrit “about 3 orders of magnitude” en bon langage scientifique.</w:t>
      </w:r>
    </w:p>
  </w:comment>
  <w:comment w:id="1346" w:author="MARCEAUX DIT CLEMENT Arthur (FRA-DTI)" w:date="2023-07-19T17:08:00Z" w:initials="MDCA">
    <w:p w14:paraId="19E1C8A8" w14:textId="7ED0369C" w:rsidR="003E0364" w:rsidRDefault="003E0364">
      <w:pPr>
        <w:pStyle w:val="Commentaire"/>
      </w:pPr>
      <w:r>
        <w:rPr>
          <w:rStyle w:val="Marquedecommentaire"/>
        </w:rPr>
        <w:annotationRef/>
      </w:r>
      <w:r>
        <w:t>From another what ?</w:t>
      </w:r>
    </w:p>
  </w:comment>
  <w:comment w:id="1345" w:author="MARCEAUX DIT CLEMENT Arthur (FRA-DTI)" w:date="2023-07-19T17:07:00Z" w:initials="MDCA">
    <w:p w14:paraId="21B54EBC" w14:textId="6BD359B7" w:rsidR="003E0364" w:rsidRDefault="003E0364">
      <w:pPr>
        <w:pStyle w:val="Commentaire"/>
      </w:pPr>
      <w:r>
        <w:rPr>
          <w:rStyle w:val="Marquedecommentaire"/>
        </w:rPr>
        <w:annotationRef/>
      </w:r>
      <w:r>
        <w:t>Et il n’y a tout simplement pas de site préférentiel… là où il y a de la place, c’est bien.</w:t>
      </w:r>
      <w:r>
        <w:br/>
        <w:t>Sans compter sur le fait que la temperature y est forcément plus élevée aussi que dans le solide</w:t>
      </w:r>
    </w:p>
  </w:comment>
  <w:comment w:id="1373" w:author="MARCEAUX DIT CLEMENT Arthur (FRA-DTI)" w:date="2023-07-19T17:16:00Z" w:initials="MDCA">
    <w:p w14:paraId="41547F56" w14:textId="77777777" w:rsidR="00242870" w:rsidRDefault="00242870">
      <w:pPr>
        <w:pStyle w:val="Commentaire"/>
      </w:pPr>
      <w:r>
        <w:rPr>
          <w:rStyle w:val="Marquedecommentaire"/>
        </w:rPr>
        <w:annotationRef/>
      </w:r>
      <w:r>
        <w:t>La raison principale surtout. Il y a d’abord ça, puis le fait que la diffusion ne permette pas de rattraper le coup.</w:t>
      </w:r>
    </w:p>
    <w:p w14:paraId="711627F3" w14:textId="24865A9A" w:rsidR="00242870" w:rsidRDefault="00242870">
      <w:pPr>
        <w:pStyle w:val="Commentaire"/>
      </w:pPr>
      <w:r>
        <w:t>Je changerais donc cette partie de place pour la mettre avant la diffusion</w:t>
      </w:r>
    </w:p>
  </w:comment>
  <w:comment w:id="1426" w:author="MARCEAUX DIT CLEMENT Arthur (FRA-DTI)" w:date="2023-08-18T10:48:00Z" w:initials="MDCA">
    <w:p w14:paraId="2554C3CE" w14:textId="77777777" w:rsidR="00761BD9" w:rsidRDefault="00761BD9">
      <w:pPr>
        <w:pStyle w:val="Commentaire"/>
      </w:pPr>
      <w:r>
        <w:rPr>
          <w:rStyle w:val="Marquedecommentaire"/>
        </w:rPr>
        <w:annotationRef/>
      </w:r>
      <w:r>
        <w:t>Je pense qu’on n’a pas besoin de s’exprimer avec les activités. Simplifions et utilisons plutôt la definition avec les compositions dans chaque phase : ce sont d’ailleurs ces coefficients que l’on utilise en pratique.</w:t>
      </w:r>
    </w:p>
    <w:p w14:paraId="55033F05" w14:textId="6B132699" w:rsidR="00761BD9" w:rsidRDefault="00761BD9">
      <w:pPr>
        <w:pStyle w:val="Commentaire"/>
      </w:pPr>
      <w:r>
        <w:t xml:space="preserve">Eviter d’utiliser </w:t>
      </w:r>
      <m:oMath>
        <m:r>
          <w:rPr>
            <w:rFonts w:ascii="Cambria Math" w:hAnsi="Cambria Math"/>
          </w:rPr>
          <m:t>θ</m:t>
        </m:r>
      </m:oMath>
      <w:r>
        <w:t xml:space="preserve"> qui est reserve à la temperature.</w:t>
      </w:r>
    </w:p>
  </w:comment>
  <w:comment w:id="1533" w:author="MARCEAUX DIT CLEMENT Arthur (FRA-DTI)" w:date="2023-07-19T17:19:00Z" w:initials="MDCA">
    <w:p w14:paraId="1E27A1AA" w14:textId="01FB6685" w:rsidR="00242870" w:rsidRDefault="00242870">
      <w:pPr>
        <w:pStyle w:val="Commentaire"/>
      </w:pPr>
      <w:r>
        <w:rPr>
          <w:rStyle w:val="Marquedecommentaire"/>
        </w:rPr>
        <w:annotationRef/>
      </w:r>
      <w:r>
        <w:t>Je ne comprends pas cette phrase, peux-tu reformuler</w:t>
      </w:r>
    </w:p>
  </w:comment>
  <w:comment w:id="1546" w:author="MARCEAUX DIT CLEMENT Arthur (FRA-DTI)" w:date="2023-07-19T17:24:00Z" w:initials="MDCA">
    <w:p w14:paraId="3EB0D6F0" w14:textId="54BE406A" w:rsidR="00242870" w:rsidRDefault="00242870">
      <w:pPr>
        <w:pStyle w:val="Commentaire"/>
      </w:pPr>
      <w:r>
        <w:rPr>
          <w:rStyle w:val="Marquedecommentaire"/>
        </w:rPr>
        <w:annotationRef/>
      </w:r>
      <w:r>
        <w:t xml:space="preserve">Non le Cr est tout simplement </w:t>
      </w:r>
      <w:r w:rsidR="003E482C">
        <w:t xml:space="preserve">plutôt </w:t>
      </w:r>
      <w:r>
        <w:t>BCC aussi. Quant au C</w:t>
      </w:r>
      <w:r w:rsidR="003E482C">
        <w:t>,</w:t>
      </w:r>
      <w:r>
        <w:t xml:space="preserve">avant de former des carbures il faut redescendre en temperature, donc quand on forme l’austénite on n’est pas du tout dans </w:t>
      </w:r>
      <w:r w:rsidR="003E482C">
        <w:t>cette situation</w:t>
      </w:r>
      <w:r>
        <w:t>-l</w:t>
      </w:r>
      <w:r w:rsidR="003E482C">
        <w:t>à</w:t>
      </w:r>
      <w:r>
        <w:t>. Tu peux parler du Si ou du Mo, c’est plus pertinent que V. Juste Cr sinon, ça suffit largement.</w:t>
      </w:r>
    </w:p>
  </w:comment>
  <w:comment w:id="1560" w:author="MARCEAUX DIT CLEMENT Arthur (FRA-DTI)" w:date="2023-07-19T17:03:00Z" w:initials="MDCA">
    <w:p w14:paraId="31A4713C" w14:textId="77777777" w:rsidR="007A531C" w:rsidRDefault="007A531C" w:rsidP="007A531C">
      <w:pPr>
        <w:pStyle w:val="Commentaire"/>
      </w:pPr>
      <w:r>
        <w:rPr>
          <w:rStyle w:val="Marquedecommentaire"/>
        </w:rPr>
        <w:annotationRef/>
      </w:r>
      <w:r>
        <w:t xml:space="preserve">Trop compliqué et par consequent flou. Tu peux simplifier : </w:t>
      </w:r>
    </w:p>
    <w:p w14:paraId="0C98E46A" w14:textId="77777777" w:rsidR="007A531C" w:rsidRDefault="007A531C" w:rsidP="007A531C">
      <w:pPr>
        <w:pStyle w:val="Commentaire"/>
      </w:pPr>
      <w:r>
        <w:t>Pourquoi s’embêter à parler de mobilité ? Il y a sûrement dans bien des bouquins une explication très simple de ce qu’est la diffusion.</w:t>
      </w:r>
    </w:p>
    <w:p w14:paraId="607F7346" w14:textId="77777777" w:rsidR="007A531C" w:rsidRDefault="007A531C" w:rsidP="007A531C">
      <w:pPr>
        <w:pStyle w:val="Commentaire"/>
      </w:pPr>
      <w:r>
        <w:t>Dire que dans la plupart des cas, la diffusion se fait dans le sens du gradient de composition. On parlera de Darken plus tard, a-t-on besoin de le dire ici ?</w:t>
      </w:r>
    </w:p>
  </w:comment>
  <w:comment w:id="1561" w:author="DARMANA-LEVERT Corentin (FRA-DTI)" w:date="2023-08-10T13:28:00Z" w:initials="DLC(D">
    <w:p w14:paraId="14762A2F" w14:textId="77777777" w:rsidR="007A531C" w:rsidRDefault="007A531C" w:rsidP="007A531C">
      <w:pPr>
        <w:pStyle w:val="Commentaire"/>
      </w:pPr>
      <w:r>
        <w:rPr>
          <w:rStyle w:val="Marquedecommentaire"/>
        </w:rPr>
        <w:annotationRef/>
      </w:r>
      <w:r>
        <w:t>Ca me semble scientifiquement plus correct de parler de gradients de potentiels chimiques que de gradients de compo, le premier étant à la source de l’autre. Et on envelope toute la mobilité des atomes dans cette definition, concept au Coeur des ségrégations;</w:t>
      </w:r>
    </w:p>
  </w:comment>
  <w:comment w:id="1586" w:author="MARCEAUX DIT CLEMENT Arthur (FRA-DTI)" w:date="2023-07-19T17:05:00Z" w:initials="MDCA">
    <w:p w14:paraId="143D1A2E" w14:textId="77777777" w:rsidR="007A531C" w:rsidRDefault="007A531C" w:rsidP="007A531C">
      <w:pPr>
        <w:pStyle w:val="Commentaire"/>
      </w:pPr>
      <w:r>
        <w:rPr>
          <w:rStyle w:val="Marquedecommentaire"/>
        </w:rPr>
        <w:annotationRef/>
      </w:r>
      <w:r>
        <w:t>On écrit “about 3 orders of magnitude” en bon langage scientifique.</w:t>
      </w:r>
    </w:p>
  </w:comment>
  <w:comment w:id="1608" w:author="MARCEAUX DIT CLEMENT Arthur (FRA-DTI)" w:date="2023-07-19T17:08:00Z" w:initials="MDCA">
    <w:p w14:paraId="072206AB" w14:textId="77777777" w:rsidR="007A531C" w:rsidRDefault="007A531C" w:rsidP="007A531C">
      <w:pPr>
        <w:pStyle w:val="Commentaire"/>
      </w:pPr>
      <w:r>
        <w:rPr>
          <w:rStyle w:val="Marquedecommentaire"/>
        </w:rPr>
        <w:annotationRef/>
      </w:r>
      <w:r>
        <w:t>From another what ?</w:t>
      </w:r>
    </w:p>
  </w:comment>
  <w:comment w:id="1605" w:author="MARCEAUX DIT CLEMENT Arthur (FRA-DTI)" w:date="2023-07-19T17:07:00Z" w:initials="MDCA">
    <w:p w14:paraId="3F668B30" w14:textId="77777777" w:rsidR="007A531C" w:rsidRDefault="007A531C" w:rsidP="007A531C">
      <w:pPr>
        <w:pStyle w:val="Commentaire"/>
      </w:pPr>
      <w:r>
        <w:rPr>
          <w:rStyle w:val="Marquedecommentaire"/>
        </w:rPr>
        <w:annotationRef/>
      </w:r>
      <w:r>
        <w:t>Et il n’y a tout simplement pas de site préférentiel… là où il y a de la place, c’est bien.</w:t>
      </w:r>
      <w:r>
        <w:br/>
        <w:t>Sans compter sur le fait que la temperature y est forcément plus élevée aussi que dans le solide</w:t>
      </w:r>
    </w:p>
  </w:comment>
  <w:comment w:id="1643" w:author="MARCEAUX DIT CLEMENT Arthur (FRA-DTI)" w:date="2023-07-19T17:26:00Z" w:initials="MDCA">
    <w:p w14:paraId="3358687D" w14:textId="7E1ACF33" w:rsidR="003E482C" w:rsidRDefault="003E482C">
      <w:pPr>
        <w:pStyle w:val="Commentaire"/>
      </w:pPr>
      <w:r>
        <w:rPr>
          <w:rStyle w:val="Marquedecommentaire"/>
        </w:rPr>
        <w:annotationRef/>
      </w:r>
      <w:r>
        <w:t>Ah bon…. On peut faire de la solidification dirigée, y a rien d’isotrope là-dedans. Explication très douteuse, à supprimer.</w:t>
      </w:r>
    </w:p>
  </w:comment>
  <w:comment w:id="1648" w:author="MARCEAUX DIT CLEMENT Arthur (FRA-DTI)" w:date="2023-07-19T17:29:00Z" w:initials="MDCA">
    <w:p w14:paraId="751E5AE4" w14:textId="77777777" w:rsidR="003E482C" w:rsidRDefault="003E482C">
      <w:pPr>
        <w:pStyle w:val="Commentaire"/>
      </w:pPr>
      <w:r>
        <w:rPr>
          <w:rStyle w:val="Marquedecommentaire"/>
        </w:rPr>
        <w:annotationRef/>
      </w:r>
      <w:r>
        <w:t>La solidification se soucie peu des normes ASTM….</w:t>
      </w:r>
    </w:p>
    <w:p w14:paraId="2A514609" w14:textId="38646FBC" w:rsidR="003E482C" w:rsidRDefault="003E482C">
      <w:pPr>
        <w:pStyle w:val="Commentaire"/>
      </w:pPr>
      <w:r>
        <w:t>Ça on l’obtient après les traitements thermique. A cette étape on en a rien à cirer</w:t>
      </w:r>
    </w:p>
  </w:comment>
  <w:comment w:id="1644" w:author="MARCEAUX DIT CLEMENT Arthur (FRA-DTI)" w:date="2023-07-19T17:30:00Z" w:initials="MDCA">
    <w:p w14:paraId="3CE9FC4C" w14:textId="77777777" w:rsidR="003E482C" w:rsidRDefault="003E482C">
      <w:pPr>
        <w:pStyle w:val="Commentaire"/>
      </w:pPr>
      <w:r>
        <w:rPr>
          <w:rStyle w:val="Marquedecommentaire"/>
        </w:rPr>
        <w:annotationRef/>
      </w:r>
      <w:r>
        <w:t>Cette partie n’est pas claire. Il faut la reprendre point par point :</w:t>
      </w:r>
    </w:p>
    <w:p w14:paraId="372C7650" w14:textId="50D7C0E9" w:rsidR="003E482C" w:rsidRDefault="003E482C" w:rsidP="003E482C">
      <w:pPr>
        <w:pStyle w:val="Commentaire"/>
        <w:numPr>
          <w:ilvl w:val="0"/>
          <w:numId w:val="38"/>
        </w:numPr>
      </w:pPr>
      <w:r>
        <w:t xml:space="preserve"> Expliquer brièvement qu’on a des grains qui germent au milieu du bain liquid</w:t>
      </w:r>
    </w:p>
    <w:p w14:paraId="01FCB5DA" w14:textId="77777777" w:rsidR="003E482C" w:rsidRDefault="003E482C" w:rsidP="003E482C">
      <w:pPr>
        <w:pStyle w:val="Commentaire"/>
        <w:numPr>
          <w:ilvl w:val="0"/>
          <w:numId w:val="38"/>
        </w:numPr>
      </w:pPr>
      <w:r>
        <w:t>Ces grains, du fait du partitionnement, sont plus lourds que le liquide (d’où l’intérêt d’expliquer un peu le partitionnement…) et ont tendance à couler</w:t>
      </w:r>
    </w:p>
    <w:p w14:paraId="508F23CD" w14:textId="77777777" w:rsidR="003E482C" w:rsidRDefault="003E482C" w:rsidP="003E482C">
      <w:pPr>
        <w:pStyle w:val="Commentaire"/>
        <w:numPr>
          <w:ilvl w:val="0"/>
          <w:numId w:val="38"/>
        </w:numPr>
      </w:pPr>
      <w:r>
        <w:t xml:space="preserve"> En parallèle le liquid s’enrichit et sa temperature reste élevée (mais baisse petit à petit)</w:t>
      </w:r>
    </w:p>
    <w:p w14:paraId="50A267CF" w14:textId="2F0005BE" w:rsidR="003E482C" w:rsidRDefault="003E482C" w:rsidP="003E482C">
      <w:pPr>
        <w:pStyle w:val="Commentaire"/>
        <w:numPr>
          <w:ilvl w:val="0"/>
          <w:numId w:val="38"/>
        </w:numPr>
      </w:pPr>
      <w:r>
        <w:t>Il y a donc des phénomènes de transport de matière solide et liquid à travers le lingot, qui provoquent la macroségrégation mais aussi la mésoségrégation (liquide entre les grains qui croissent)</w:t>
      </w:r>
    </w:p>
  </w:comment>
  <w:comment w:id="1645" w:author="MARCEAUX DIT CLEMENT Arthur (FRA-DTI)" w:date="2023-08-18T11:10:00Z" w:initials="MDCA">
    <w:p w14:paraId="3891D08A" w14:textId="600489C7" w:rsidR="003B6124" w:rsidRDefault="003B6124">
      <w:pPr>
        <w:pStyle w:val="Commentaire"/>
      </w:pPr>
      <w:r>
        <w:rPr>
          <w:rStyle w:val="Marquedecommentaire"/>
        </w:rPr>
        <w:annotationRef/>
      </w:r>
      <w:r>
        <w:t>Voir le paragraphe repris pour une explication très succincte des phénomènes.</w:t>
      </w:r>
    </w:p>
  </w:comment>
  <w:comment w:id="1760" w:author="MARCEAUX DIT CLEMENT Arthur (FRA-DTI)" w:date="2023-08-18T11:12:00Z" w:initials="MDCA">
    <w:p w14:paraId="1021495A" w14:textId="1B226486" w:rsidR="003B6124" w:rsidRDefault="003B6124">
      <w:pPr>
        <w:pStyle w:val="Commentaire"/>
      </w:pPr>
      <w:r>
        <w:rPr>
          <w:rStyle w:val="Marquedecommentaire"/>
        </w:rPr>
        <w:annotationRef/>
      </w:r>
      <w:r>
        <w:t xml:space="preserve">Je ne comprends pas cette explication. Dans quel cas a-t-on des carbures ? </w:t>
      </w:r>
    </w:p>
  </w:comment>
  <w:comment w:id="1761" w:author="DARMANA-LEVERT Corentin (FRA-DTI)" w:date="2023-08-18T15:54:00Z" w:initials="DLC(D">
    <w:p w14:paraId="37F0E229" w14:textId="0773D238" w:rsidR="001B7F6A" w:rsidRDefault="001B7F6A">
      <w:pPr>
        <w:pStyle w:val="Commentaire"/>
      </w:pPr>
      <w:r>
        <w:rPr>
          <w:rStyle w:val="Marquedecommentaire"/>
        </w:rPr>
        <w:annotationRef/>
      </w:r>
      <w:r>
        <w:t>A la fin de la solidification quand le liquide est riche en carbone</w:t>
      </w:r>
    </w:p>
  </w:comment>
  <w:comment w:id="1818" w:author="MARCEAUX DIT CLEMENT Arthur (FRA-DTI)" w:date="2023-07-19T14:15:00Z" w:initials="MDCA">
    <w:p w14:paraId="60FCDA9F" w14:textId="585586FD" w:rsidR="00C70AC2" w:rsidRDefault="00C70AC2">
      <w:pPr>
        <w:pStyle w:val="Commentaire"/>
      </w:pPr>
      <w:r>
        <w:rPr>
          <w:rStyle w:val="Marquedecommentaire"/>
        </w:rPr>
        <w:annotationRef/>
      </w:r>
      <w:r>
        <w:rPr>
          <w:rStyle w:val="Marquedecommentaire"/>
        </w:rPr>
        <w:t>Utilise l’outil d’écriture d’équations, là c’est moche</w:t>
      </w:r>
    </w:p>
  </w:comment>
  <w:comment w:id="1831" w:author="MARCEAUX DIT CLEMENT Arthur (FRA-DTI)" w:date="2023-07-19T14:46:00Z" w:initials="MDCA">
    <w:p w14:paraId="15D0529A" w14:textId="49A9E97E" w:rsidR="00C93D6F" w:rsidRDefault="00C93D6F">
      <w:pPr>
        <w:pStyle w:val="Commentaire"/>
      </w:pPr>
      <w:r>
        <w:rPr>
          <w:rStyle w:val="Marquedecommentaire"/>
        </w:rPr>
        <w:annotationRef/>
      </w:r>
      <w:r>
        <w:t>Pour une partie ocnclusion il serait bien d’avoir un titre avant………………</w:t>
      </w:r>
    </w:p>
  </w:comment>
  <w:comment w:id="1848" w:author="MARCEAUX DIT CLEMENT Arthur (FRA-DTI)" w:date="2023-08-18T11:35:00Z" w:initials="MDCA">
    <w:p w14:paraId="2A89E0B5" w14:textId="0750684C" w:rsidR="0056019C" w:rsidRDefault="0056019C">
      <w:pPr>
        <w:pStyle w:val="Commentaire"/>
      </w:pPr>
      <w:r>
        <w:rPr>
          <w:rStyle w:val="Marquedecommentaire"/>
        </w:rPr>
        <w:annotationRef/>
      </w:r>
      <w:r>
        <w:t>Non c’est notre choix de se mettre en isobare, parce que ça représente nos experiences. On pourrait faire varier la pression.</w:t>
      </w:r>
      <w:r w:rsidR="00CD6351">
        <w:t xml:space="preserve"> Donc c’est n’importe quel type de système.</w:t>
      </w:r>
    </w:p>
  </w:comment>
  <w:comment w:id="1884" w:author="MARCEAUX DIT CLEMENT Arthur (FRA-DTI)" w:date="2023-08-18T11:38:00Z" w:initials="MDCA">
    <w:p w14:paraId="259AAF10" w14:textId="5373F042" w:rsidR="00CD6351" w:rsidRDefault="00CD6351">
      <w:pPr>
        <w:pStyle w:val="Commentaire"/>
      </w:pPr>
      <w:r>
        <w:rPr>
          <w:rStyle w:val="Marquedecommentaire"/>
        </w:rPr>
        <w:annotationRef/>
      </w:r>
      <w:r>
        <w:t>Ben non on est à l’équilibre : pas de notion de temps. Tu confonds avec DICTRA. Ou alors parle de temperature.</w:t>
      </w:r>
    </w:p>
  </w:comment>
  <w:comment w:id="1900" w:author="MARCEAUX DIT CLEMENT Arthur (FRA-DTI)" w:date="2023-08-18T11:40:00Z" w:initials="MDCA">
    <w:p w14:paraId="051D375A" w14:textId="7781592F" w:rsidR="00CD6351" w:rsidRDefault="00CD6351">
      <w:pPr>
        <w:pStyle w:val="Commentaire"/>
      </w:pPr>
      <w:r>
        <w:rPr>
          <w:rStyle w:val="Marquedecommentaire"/>
        </w:rPr>
        <w:annotationRef/>
      </w:r>
      <w:r>
        <w:t>Tu mélanges des explications en temperatures croissantes et d’autres en temperatures décroissantes. Fais tout en temperature croissante stp ; ton paragraphe entire n’est pas clair pour le moment.</w:t>
      </w:r>
    </w:p>
  </w:comment>
  <w:comment w:id="1916" w:author="MARCEAUX DIT CLEMENT Arthur (FRA-DTI)" w:date="2023-08-18T11:41:00Z" w:initials="MDCA">
    <w:p w14:paraId="39BAD3D4" w14:textId="41ACD3B9" w:rsidR="00CD6351" w:rsidRDefault="00CD6351">
      <w:pPr>
        <w:pStyle w:val="Commentaire"/>
      </w:pPr>
      <w:r>
        <w:rPr>
          <w:rStyle w:val="Marquedecommentaire"/>
        </w:rPr>
        <w:annotationRef/>
      </w:r>
      <w:r>
        <w:t xml:space="preserve">Du coup non : c’est austenite et liquide donnent ferrite et liquide. </w:t>
      </w:r>
      <m:oMath>
        <m:r>
          <w:rPr>
            <w:rFonts w:ascii="Cambria Math" w:hAnsi="Cambria Math"/>
          </w:rPr>
          <m:t>γ+L→γ+δ+L→δ+L→L</m:t>
        </m:r>
      </m:oMath>
    </w:p>
  </w:comment>
  <w:comment w:id="1931" w:author="MARCEAUX DIT CLEMENT Arthur (FRA-DTI)" w:date="2023-08-18T11:44:00Z" w:initials="MDCA">
    <w:p w14:paraId="278FBB73" w14:textId="0B2D1269" w:rsidR="00CD6351" w:rsidRDefault="00CD6351">
      <w:pPr>
        <w:pStyle w:val="Commentaire"/>
      </w:pPr>
      <w:r>
        <w:rPr>
          <w:rStyle w:val="Marquedecommentaire"/>
        </w:rPr>
        <w:annotationRef/>
      </w:r>
      <w:r>
        <w:t>Si tu décris en temperature croissante alors c’est heating. Il te faut faire plus attention à la coherence de ce que tu racontes</w:t>
      </w:r>
    </w:p>
  </w:comment>
  <w:comment w:id="1939" w:author="MARCEAUX DIT CLEMENT Arthur (FRA-DTI)" w:date="2023-07-19T14:04:00Z" w:initials="MDCA">
    <w:p w14:paraId="40E78416" w14:textId="7484AF05" w:rsidR="00F70AEF" w:rsidRDefault="00F70AEF">
      <w:pPr>
        <w:pStyle w:val="Commentaire"/>
      </w:pPr>
      <w:r>
        <w:rPr>
          <w:rStyle w:val="Marquedecommentaire"/>
        </w:rPr>
        <w:annotationRef/>
      </w:r>
      <w:r>
        <w:t>Je te propose de simplement donner quelques éléments d’introduction à DICTRA. Ne pas recopier ce qui sera ta notice utilisateur : ça n’a pas d’intérêt veritable dans le cadre de ton rapport. Ce qui compte c’est que tu expliques ce que tu as tire de DICTRA, comment tu conçois son utilisation, pareil avec Thermo-Calc</w:t>
      </w:r>
    </w:p>
  </w:comment>
  <w:comment w:id="1940" w:author="DARMANA-LEVERT Corentin (FRA-DTI)" w:date="2023-08-10T15:27:00Z" w:initials="DLC(D">
    <w:p w14:paraId="606D2BCF" w14:textId="39AD143D" w:rsidR="00321FF5" w:rsidRDefault="00321FF5">
      <w:pPr>
        <w:pStyle w:val="Commentaire"/>
      </w:pPr>
      <w:r>
        <w:rPr>
          <w:rStyle w:val="Marquedecommentaire"/>
        </w:rPr>
        <w:annotationRef/>
      </w:r>
      <w:r>
        <w:t>Ca peut être intéressant de montrer à quoi ressemble le logiciel et comment il fonctionne</w:t>
      </w:r>
      <w:r w:rsidR="007F71AC">
        <w:t>. Surtout pour moi à l’avenir étant donné que je n’aurai plus accès à la note dictra</w:t>
      </w:r>
    </w:p>
  </w:comment>
  <w:comment w:id="1941" w:author="DARMANA-LEVERT Corentin (FRA-DTI)" w:date="2023-08-11T10:58:00Z" w:initials="DLC(D">
    <w:p w14:paraId="21832472" w14:textId="0E1A221B" w:rsidR="00136E66" w:rsidRDefault="00136E66">
      <w:pPr>
        <w:pStyle w:val="Commentaire"/>
      </w:pPr>
      <w:r>
        <w:rPr>
          <w:rStyle w:val="Marquedecommentaire"/>
        </w:rPr>
        <w:annotationRef/>
      </w:r>
      <w:r>
        <w:t>+ condensé</w:t>
      </w:r>
    </w:p>
  </w:comment>
  <w:comment w:id="1981" w:author="MARCEAUX DIT CLEMENT Arthur (FRA-DTI)" w:date="2023-08-18T11:52:00Z" w:initials="MDCA">
    <w:p w14:paraId="536735EA" w14:textId="624E17D0" w:rsidR="00D872E7" w:rsidRDefault="00D872E7">
      <w:pPr>
        <w:pStyle w:val="Commentaire"/>
      </w:pPr>
      <w:r>
        <w:rPr>
          <w:rStyle w:val="Marquedecommentaire"/>
        </w:rPr>
        <w:annotationRef/>
      </w:r>
      <w:r>
        <w:t>C’est-à-dire ?</w:t>
      </w:r>
    </w:p>
  </w:comment>
  <w:comment w:id="1993" w:author="DARMANA-LEVERT Corentin (FRA-DTI)" w:date="2023-08-13T11:58:00Z" w:initials="DLC(D">
    <w:p w14:paraId="4E9F4D4D" w14:textId="2FE4532E" w:rsidR="00A9798D" w:rsidRDefault="00A9798D">
      <w:pPr>
        <w:pStyle w:val="Commentaire"/>
      </w:pPr>
      <w:r>
        <w:rPr>
          <w:rStyle w:val="Marquedecommentaire"/>
        </w:rPr>
        <w:annotationRef/>
      </w:r>
      <w:r>
        <w:t>Suppression pour synthétiser la note DICTRA</w:t>
      </w:r>
    </w:p>
  </w:comment>
  <w:comment w:id="2017" w:author="MARCEAUX DIT CLEMENT Arthur (FRA-DTI)" w:date="2023-08-18T12:02:00Z" w:initials="MDCA">
    <w:p w14:paraId="592631CC" w14:textId="36321115" w:rsidR="00CB764F" w:rsidRDefault="00CB764F">
      <w:pPr>
        <w:pStyle w:val="Commentaire"/>
      </w:pPr>
      <w:r>
        <w:rPr>
          <w:rStyle w:val="Marquedecommentaire"/>
        </w:rPr>
        <w:annotationRef/>
      </w:r>
      <w:r>
        <w:t>À modifier</w:t>
      </w:r>
    </w:p>
  </w:comment>
  <w:comment w:id="2033" w:author="MARCEAUX DIT CLEMENT Arthur (FRA-DTI)" w:date="2023-08-18T12:01:00Z" w:initials="MDCA">
    <w:p w14:paraId="06B5B92F" w14:textId="1AD79937" w:rsidR="00CB764F" w:rsidRDefault="00CB764F">
      <w:pPr>
        <w:pStyle w:val="Commentaire"/>
      </w:pPr>
      <w:r>
        <w:rPr>
          <w:rStyle w:val="Marquedecommentaire"/>
        </w:rPr>
        <w:annotationRef/>
      </w:r>
      <w:r>
        <w:t>Il faut changer cette image: tu as un mélange à 50% de ferrite et 50% de cementite, en autorisant la ferrite à se former à gauche de la ferrite…. Ça n’a absolument aucun sens.</w:t>
      </w:r>
    </w:p>
    <w:p w14:paraId="2157D887" w14:textId="579836CB" w:rsidR="00CB764F" w:rsidRDefault="00CB764F">
      <w:pPr>
        <w:pStyle w:val="Commentaire"/>
      </w:pPr>
      <w:r>
        <w:t>Mets quelque chose de plus pertinent : pourquoi pas 97% de ferrite et 3% de cementite, et l’austénite peut se former au milieu (droite de la ferrite ou gauche de la cementite). Comme ça tu rejoins ce que tu évoquais sur Thermo-Calc en Figure 23</w:t>
      </w:r>
      <w:r>
        <w:br/>
        <w:t>En l’état, cette image ne peut être gardée.</w:t>
      </w:r>
    </w:p>
  </w:comment>
  <w:comment w:id="2048" w:author="MARCEAUX DIT CLEMENT Arthur (FRA-DTI)" w:date="2023-08-18T12:05:00Z" w:initials="MDCA">
    <w:p w14:paraId="3D78D9F4" w14:textId="761EA89F" w:rsidR="00CB764F" w:rsidRDefault="00CB764F">
      <w:pPr>
        <w:pStyle w:val="Commentaire"/>
      </w:pPr>
      <w:r>
        <w:rPr>
          <w:rStyle w:val="Marquedecommentaire"/>
        </w:rPr>
        <w:annotationRef/>
      </w:r>
      <w:r>
        <w:t>Pareil ça n’a pas grand sens d’avoir une marche à des distances différentes pour ces deux éléments.</w:t>
      </w:r>
    </w:p>
  </w:comment>
  <w:comment w:id="2061" w:author="DARMANA-LEVERT Corentin (FRA-DTI)" w:date="2023-08-13T12:00:00Z" w:initials="DLC(D">
    <w:p w14:paraId="072FCF99" w14:textId="35B39C1D" w:rsidR="002312C0" w:rsidRDefault="002312C0">
      <w:pPr>
        <w:pStyle w:val="Commentaire"/>
      </w:pPr>
      <w:r>
        <w:rPr>
          <w:rStyle w:val="Marquedecommentaire"/>
        </w:rPr>
        <w:annotationRef/>
      </w:r>
      <w:r>
        <w:t>Suppression pour synthétiser</w:t>
      </w:r>
    </w:p>
  </w:comment>
  <w:comment w:id="2089" w:author="DARMANA-LEVERT Corentin (FRA-DTI)" w:date="2023-08-13T12:00:00Z" w:initials="DLC(D">
    <w:p w14:paraId="61069215" w14:textId="38FA51A3" w:rsidR="002312C0" w:rsidRDefault="002312C0">
      <w:pPr>
        <w:pStyle w:val="Commentaire"/>
      </w:pPr>
      <w:r>
        <w:rPr>
          <w:rStyle w:val="Marquedecommentaire"/>
        </w:rPr>
        <w:annotationRef/>
      </w:r>
      <w:r>
        <w:t>Suppression pour synthétiser</w:t>
      </w:r>
    </w:p>
  </w:comment>
  <w:comment w:id="2171" w:author="MARCEAUX DIT CLEMENT Arthur (FRA-DTI)" w:date="2023-08-18T12:13:00Z" w:initials="MDCA">
    <w:p w14:paraId="1B96671E" w14:textId="1ECD3A90" w:rsidR="005A6599" w:rsidRDefault="005A6599">
      <w:pPr>
        <w:pStyle w:val="Commentaire"/>
      </w:pPr>
      <w:r>
        <w:rPr>
          <w:rStyle w:val="Marquedecommentaire"/>
        </w:rPr>
        <w:annotationRef/>
      </w:r>
      <w:r>
        <w:t>Il faut mettre le profil initial en plus (à t = 0).</w:t>
      </w:r>
    </w:p>
  </w:comment>
  <w:comment w:id="2172" w:author="DARMANA-LEVERT Corentin (FRA-DTI)" w:date="2023-08-18T16:36:00Z" w:initials="DLC(D">
    <w:p w14:paraId="058B5BB8" w14:textId="0C826207" w:rsidR="004077EC" w:rsidRDefault="004077EC">
      <w:pPr>
        <w:pStyle w:val="Commentaire"/>
      </w:pPr>
      <w:r>
        <w:rPr>
          <w:rStyle w:val="Marquedecommentaire"/>
        </w:rPr>
        <w:annotationRef/>
      </w:r>
      <w:r>
        <w:t>Je ne vois pas l’intérêt, il est montré au dessus</w:t>
      </w:r>
    </w:p>
  </w:comment>
  <w:comment w:id="2185" w:author="MARCEAUX DIT CLEMENT Arthur (FRA-DTI)" w:date="2023-08-18T12:16:00Z" w:initials="MDCA">
    <w:p w14:paraId="788921DB" w14:textId="7F486C31" w:rsidR="005A6599" w:rsidRDefault="005A6599">
      <w:pPr>
        <w:pStyle w:val="Commentaire"/>
      </w:pPr>
      <w:r>
        <w:rPr>
          <w:rStyle w:val="Marquedecommentaire"/>
        </w:rPr>
        <w:annotationRef/>
      </w:r>
      <w:r>
        <w:t>Vérifie ta ponctuation stp il y a trop de points qui manquent</w:t>
      </w:r>
    </w:p>
  </w:comment>
  <w:comment w:id="2203" w:author="MARCEAUX DIT CLEMENT Arthur (FRA-DTI)" w:date="2023-08-18T12:20:00Z" w:initials="MDCA">
    <w:p w14:paraId="75206190" w14:textId="77777777" w:rsidR="00A30529" w:rsidRDefault="00A30529">
      <w:pPr>
        <w:pStyle w:val="Commentaire"/>
      </w:pPr>
      <w:r>
        <w:rPr>
          <w:rStyle w:val="Marquedecommentaire"/>
        </w:rPr>
        <w:annotationRef/>
      </w:r>
      <w:r>
        <w:t>À reprendre en utilisant la nouvelle figure demandée ci-après. Il faut commenter les profils initiaux d’activité du C. Comme on ne s’intéresse qu’à la diffusion du C, les profils d’activité de Mn et Si n’ont aucun intérêt.</w:t>
      </w:r>
    </w:p>
    <w:p w14:paraId="26B81F9A" w14:textId="5387B96C" w:rsidR="00A30529" w:rsidRDefault="00A30529">
      <w:pPr>
        <w:pStyle w:val="Commentaire"/>
      </w:pPr>
      <w:r>
        <w:t>Je regarderai ton explication une fois ce passage corrigé (de ce que j’en comprends tu n’es pas loin de la verité)</w:t>
      </w:r>
    </w:p>
  </w:comment>
  <w:comment w:id="2233" w:author="MARCEAUX DIT CLEMENT Arthur (FRA-DTI)" w:date="2023-08-18T12:18:00Z" w:initials="MDCA">
    <w:p w14:paraId="276D108F" w14:textId="1B88A4B4" w:rsidR="00A30529" w:rsidRDefault="00A30529">
      <w:pPr>
        <w:pStyle w:val="Commentaire"/>
      </w:pPr>
      <w:r>
        <w:rPr>
          <w:rStyle w:val="Marquedecommentaire"/>
        </w:rPr>
        <w:annotationRef/>
      </w:r>
      <w:r>
        <w:rPr>
          <w:rStyle w:val="Marquedecommentaire"/>
        </w:rPr>
        <w:t>Les activités de Mn et Si ne nous apportent aucune information. Il te faut ici comparer les profils d’activité de C dans les cas étudiés : Fe-C, Fe-C-Si, Fe-C-Mn-Si. Et montrer que ce profil initial est très different d’un cas à l’autre, ce qui provoque alors des changements dans le comportement diffusive du C.</w:t>
      </w:r>
      <w:r>
        <w:rPr>
          <w:rStyle w:val="Marquedecommentaire"/>
        </w:rPr>
        <w:br/>
        <w:t>Figure à changer, donc.</w:t>
      </w:r>
    </w:p>
  </w:comment>
  <w:comment w:id="2247" w:author="DARMANA-LEVERT Corentin (FRA-DTI)" w:date="2023-06-24T01:16:00Z" w:initials="DLC(D">
    <w:p w14:paraId="3C89708C" w14:textId="75852625" w:rsidR="0036308B" w:rsidRDefault="0036308B">
      <w:pPr>
        <w:pStyle w:val="Commentaire"/>
      </w:pPr>
      <w:r>
        <w:rPr>
          <w:rStyle w:val="Marquedecommentaire"/>
        </w:rPr>
        <w:annotationRef/>
      </w:r>
      <w:r>
        <w:t xml:space="preserve">Elle est pour toi </w:t>
      </w:r>
      <w:r w:rsidR="00CD56A7">
        <w:t xml:space="preserve"> celle-là </w:t>
      </w:r>
      <w:r>
        <w:t xml:space="preserve">Arthur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comment>
  <w:comment w:id="2248" w:author="MARCEAUX DIT CLEMENT Arthur (FRA-DTI)" w:date="2023-08-18T12:22:00Z" w:initials="MDCA">
    <w:p w14:paraId="67133C98" w14:textId="670884A8" w:rsidR="00A30529" w:rsidRDefault="00A30529">
      <w:pPr>
        <w:pStyle w:val="Commentaire"/>
      </w:pPr>
      <w:r>
        <w:rPr>
          <w:rStyle w:val="Marquedecommentaire"/>
        </w:rPr>
        <w:annotationRef/>
      </w:r>
      <w:r>
        <w:t>C’est gentil !</w:t>
      </w:r>
    </w:p>
  </w:comment>
  <w:comment w:id="2285" w:author="MARCEAUX DIT CLEMENT Arthur (FRA-DTI)" w:date="2023-08-18T13:55:00Z" w:initials="MDCA">
    <w:p w14:paraId="3949AFDF" w14:textId="0436C036" w:rsidR="00A4037E" w:rsidRDefault="00A4037E">
      <w:pPr>
        <w:pStyle w:val="Commentaire"/>
      </w:pPr>
      <w:r>
        <w:rPr>
          <w:rStyle w:val="Marquedecommentaire"/>
        </w:rPr>
        <w:annotationRef/>
      </w:r>
      <w:r>
        <w:t>Toujours une trop grande tendance à laisser du langage oral dans ton écrit. Attention : tu risques de mauvaises surprises dans tes futures experiences pros si tu ne gommes pas plus ce trait. Ton expression doit devenir plus formelle.</w:t>
      </w:r>
      <w:r w:rsidR="005947F0">
        <w:t xml:space="preserve"> C’est mieux qu’avant mais encore largement perfectible.</w:t>
      </w:r>
    </w:p>
  </w:comment>
  <w:comment w:id="2394" w:author="MARCEAUX DIT CLEMENT Arthur (FRA-DTI)" w:date="2023-08-18T14:07:00Z" w:initials="MDCA">
    <w:p w14:paraId="16A4E95A" w14:textId="247DD6CC" w:rsidR="005947F0" w:rsidRDefault="005947F0">
      <w:pPr>
        <w:pStyle w:val="Commentaire"/>
      </w:pPr>
      <w:r>
        <w:rPr>
          <w:rStyle w:val="Marquedecommentaire"/>
        </w:rPr>
        <w:annotationRef/>
      </w:r>
      <w:r>
        <w:t>Où est la courbe à 98% de transformation ??</w:t>
      </w:r>
    </w:p>
  </w:comment>
  <w:comment w:id="2395" w:author="MARCEAUX DIT CLEMENT Arthur (FRA-DTI)" w:date="2023-08-18T14:01:00Z" w:initials="MDCA">
    <w:p w14:paraId="5955050C" w14:textId="2F0D508C" w:rsidR="005947F0" w:rsidRDefault="005947F0">
      <w:pPr>
        <w:pStyle w:val="Commentaire"/>
      </w:pPr>
      <w:r>
        <w:rPr>
          <w:rStyle w:val="Marquedecommentaire"/>
        </w:rPr>
        <w:annotationRef/>
      </w:r>
      <w:r>
        <w:t xml:space="preserve">On ne voit pas assez la légende. Travaille tes figures pour qu’elles soient lisibles. </w:t>
      </w:r>
    </w:p>
  </w:comment>
  <w:comment w:id="2440" w:author="MARCEAUX DIT CLEMENT Arthur (FRA-DTI)" w:date="2023-08-18T14:08:00Z" w:initials="MDCA">
    <w:p w14:paraId="6F039C5B" w14:textId="77777777" w:rsidR="005947F0" w:rsidRDefault="005947F0">
      <w:pPr>
        <w:pStyle w:val="Commentaire"/>
      </w:pPr>
      <w:r>
        <w:rPr>
          <w:rStyle w:val="Marquedecommentaire"/>
        </w:rPr>
        <w:annotationRef/>
      </w:r>
      <w:r>
        <w:t>le domaine bainitique semble aux bonnes temperatures</w:t>
      </w:r>
      <w:r w:rsidR="007609DE">
        <w:t xml:space="preserve"> par rapport au trait en pointillés plus haut</w:t>
      </w:r>
      <w:r>
        <w:t>, je ne vois pas vraiment le pb ici.</w:t>
      </w:r>
      <w:r w:rsidR="007609DE">
        <w:t xml:space="preserve"> </w:t>
      </w:r>
      <w:r>
        <w:t xml:space="preserve">Par contre comme tu ne donnes pas la correspondence entre log10(°C/s) et °C/min forcément c’est difficile de se faire une idée. </w:t>
      </w:r>
    </w:p>
    <w:p w14:paraId="26441E22" w14:textId="23605750" w:rsidR="007609DE" w:rsidRPr="007609DE" w:rsidRDefault="007609DE">
      <w:pPr>
        <w:pStyle w:val="Commentaire"/>
      </w:pPr>
      <w:r>
        <w:t xml:space="preserve">Il faut </w:t>
      </w:r>
      <w:r>
        <w:rPr>
          <w:u w:val="single"/>
        </w:rPr>
        <w:t>absolument</w:t>
      </w:r>
      <w:r>
        <w:t xml:space="preserve"> retravailler cette partie en donnant les correspondances entre les axes des abscisses.</w:t>
      </w:r>
    </w:p>
  </w:comment>
  <w:comment w:id="2442" w:author="MARCEAUX DIT CLEMENT Arthur (FRA-DTI)" w:date="2023-08-18T14:19:00Z" w:initials="MDCA">
    <w:p w14:paraId="6F456D5D" w14:textId="33622B09" w:rsidR="00291CE7" w:rsidRDefault="00291CE7">
      <w:pPr>
        <w:pStyle w:val="Commentaire"/>
      </w:pPr>
      <w:r>
        <w:rPr>
          <w:rStyle w:val="Marquedecommentaire"/>
        </w:rPr>
        <w:annotationRef/>
      </w:r>
      <w:r>
        <w:t>Pourquoi ne pas essayer de superposer un minimum ce graphe avec l’expérimental ? Ce serait vachement plus clair</w:t>
      </w:r>
    </w:p>
  </w:comment>
  <w:comment w:id="2489" w:author="MARCEAUX DIT CLEMENT Arthur (FRA-DTI)" w:date="2023-08-18T14:09:00Z" w:initials="MDCA">
    <w:p w14:paraId="34263A65" w14:textId="751481C7" w:rsidR="007609DE" w:rsidRDefault="007609DE">
      <w:pPr>
        <w:pStyle w:val="Commentaire"/>
      </w:pPr>
      <w:r>
        <w:rPr>
          <w:rStyle w:val="Marquedecommentaire"/>
        </w:rPr>
        <w:annotationRef/>
      </w:r>
      <w:r>
        <w:t>Hein ?</w:t>
      </w:r>
    </w:p>
  </w:comment>
  <w:comment w:id="2494" w:author="MARCEAUX DIT CLEMENT Arthur (FRA-DTI)" w:date="2023-08-18T14:09:00Z" w:initials="MDCA">
    <w:p w14:paraId="1D704160" w14:textId="0705B1DA" w:rsidR="007609DE" w:rsidRDefault="007609DE">
      <w:pPr>
        <w:pStyle w:val="Commentaire"/>
      </w:pPr>
      <w:r>
        <w:rPr>
          <w:rStyle w:val="Marquedecommentaire"/>
        </w:rPr>
        <w:annotationRef/>
      </w:r>
      <w:r>
        <w:t>Où est la courbe à 98% pour la fin de transformation ?</w:t>
      </w:r>
    </w:p>
  </w:comment>
  <w:comment w:id="2510" w:author="MARCEAUX DIT CLEMENT Arthur (FRA-DTI)" w:date="2023-08-18T14:20:00Z" w:initials="MDCA">
    <w:p w14:paraId="4E21B7C8" w14:textId="42ACEDDA" w:rsidR="00291CE7" w:rsidRDefault="00291CE7">
      <w:pPr>
        <w:pStyle w:val="Commentaire"/>
      </w:pPr>
      <w:r>
        <w:rPr>
          <w:rStyle w:val="Marquedecommentaire"/>
        </w:rPr>
        <w:annotationRef/>
      </w:r>
      <w:r>
        <w:t>Pourquoi mettre une bordure sur cette image ? Cohérence de mise en forme</w:t>
      </w:r>
    </w:p>
  </w:comment>
  <w:comment w:id="2525" w:author="MARCEAUX DIT CLEMENT Arthur (FRA-DTI)" w:date="2023-08-18T14:18:00Z" w:initials="MDCA">
    <w:p w14:paraId="199418E5" w14:textId="64F6AE95" w:rsidR="007609DE" w:rsidRDefault="007609DE">
      <w:pPr>
        <w:pStyle w:val="Commentaire"/>
      </w:pPr>
      <w:r>
        <w:rPr>
          <w:rStyle w:val="Marquedecommentaire"/>
        </w:rPr>
        <w:annotationRef/>
      </w:r>
      <w:r>
        <w:t>Non on ne l’utilise pas mais on s’y intéresse</w:t>
      </w:r>
    </w:p>
  </w:comment>
  <w:comment w:id="2544" w:author="MARCEAUX DIT CLEMENT Arthur (FRA-DTI)" w:date="2023-08-18T14:26:00Z" w:initials="MDCA">
    <w:p w14:paraId="6C643BA9" w14:textId="77777777" w:rsidR="00291CE7" w:rsidRDefault="00291CE7">
      <w:pPr>
        <w:pStyle w:val="Commentaire"/>
      </w:pPr>
      <w:r>
        <w:rPr>
          <w:rStyle w:val="Marquedecommentaire"/>
        </w:rPr>
        <w:annotationRef/>
      </w:r>
      <w:r>
        <w:t>Ton diagramme voit ici son axe des abscisses dans le sens inverse de ceux que tu as montré avant ! comment veux-tu comparer correctement les diagrammes entre eux ? fais attention à ce genre de choses</w:t>
      </w:r>
    </w:p>
    <w:p w14:paraId="3865B44F" w14:textId="747A6378" w:rsidR="001D3592" w:rsidRDefault="001D3592">
      <w:pPr>
        <w:pStyle w:val="Commentaire"/>
      </w:pPr>
      <w:r>
        <w:t>Proposer aussi une superposition avant de montrer ta figure 48 qui effectivement est une façon intéressante de montrer que les résultats déconnent</w:t>
      </w:r>
    </w:p>
  </w:comment>
  <w:comment w:id="2600" w:author="MARCEAUX DIT CLEMENT Arthur (FRA-DTI)" w:date="2023-08-18T14:29:00Z" w:initials="MDCA">
    <w:p w14:paraId="5BD73656" w14:textId="77777777" w:rsidR="001D3592" w:rsidRDefault="001D3592">
      <w:pPr>
        <w:pStyle w:val="Commentaire"/>
      </w:pPr>
      <w:r>
        <w:rPr>
          <w:rStyle w:val="Marquedecommentaire"/>
        </w:rPr>
        <w:annotationRef/>
      </w:r>
      <w:r w:rsidR="007D4AC7">
        <w:t>En résumé pour cette partie qui pourrait être intéressante mais trop bâclée pour le moment :</w:t>
      </w:r>
    </w:p>
    <w:p w14:paraId="0EA8F8E6" w14:textId="50888399" w:rsidR="007D4AC7" w:rsidRDefault="007D4AC7" w:rsidP="00F42E8F">
      <w:pPr>
        <w:pStyle w:val="Commentaire"/>
      </w:pPr>
    </w:p>
    <w:p w14:paraId="6E0D5256" w14:textId="77777777" w:rsidR="007D4AC7" w:rsidRDefault="007D4AC7" w:rsidP="00D7008C">
      <w:pPr>
        <w:pStyle w:val="Commentaire"/>
        <w:numPr>
          <w:ilvl w:val="0"/>
          <w:numId w:val="38"/>
        </w:numPr>
      </w:pPr>
      <w:r>
        <w:t>Rappeler au moins une fois au début les équivalences log10(X °C/s) = Y °C/min histoire qu’on puisse s’y retrouver parce que là c’est franchement dur pour le lecteur</w:t>
      </w:r>
    </w:p>
    <w:p w14:paraId="0FDCFB53" w14:textId="77777777" w:rsidR="007D4AC7" w:rsidRDefault="007D4AC7" w:rsidP="007D4AC7">
      <w:pPr>
        <w:pStyle w:val="Commentaire"/>
      </w:pPr>
    </w:p>
    <w:p w14:paraId="6D55D904" w14:textId="77777777" w:rsidR="007D4AC7" w:rsidRDefault="007D4AC7" w:rsidP="007D4AC7">
      <w:pPr>
        <w:pStyle w:val="Commentaire"/>
      </w:pPr>
    </w:p>
    <w:p w14:paraId="0FDB8454" w14:textId="6D5E6F8C" w:rsidR="007D4AC7" w:rsidRDefault="007D4AC7" w:rsidP="007D4AC7">
      <w:pPr>
        <w:pStyle w:val="Commentaire"/>
      </w:pPr>
      <w:r>
        <w:t>Donc c’est surtout du travail sur les figures. Ensuite tu pourras sûrement revoir un peu le texte histoire de mieux commenter, mais en l’état évidemment on n’a que peu de choses à dire, car on ne peut pas assez s’appuyer dessus.</w:t>
      </w:r>
    </w:p>
  </w:comment>
  <w:comment w:id="3538" w:author="Nazemi, Ali" w:date="2023-08-23T10:16:00Z" w:initials="AN">
    <w:p w14:paraId="627DD949" w14:textId="77777777" w:rsidR="00842FF2" w:rsidRDefault="00842FF2" w:rsidP="00842FF2">
      <w:pPr>
        <w:jc w:val="left"/>
      </w:pPr>
      <w:r>
        <w:rPr>
          <w:rStyle w:val="Marquedecommentaire"/>
        </w:rPr>
        <w:annotationRef/>
      </w:r>
      <w:r>
        <w:rPr>
          <w:color w:val="000000"/>
          <w:sz w:val="20"/>
          <w:szCs w:val="20"/>
        </w:rPr>
        <w:t>You don’t mention that we also had the 5% version. Probably better to mention this earlier.</w:t>
      </w:r>
    </w:p>
  </w:comment>
  <w:comment w:id="3580" w:author="Nazemi, Ali" w:date="2023-08-23T10:21:00Z" w:initials="AN">
    <w:p w14:paraId="1105AC06" w14:textId="77777777" w:rsidR="00842FF2" w:rsidRDefault="00842FF2" w:rsidP="00842FF2">
      <w:pPr>
        <w:jc w:val="left"/>
      </w:pPr>
      <w:r>
        <w:rPr>
          <w:rStyle w:val="Marquedecommentaire"/>
        </w:rPr>
        <w:annotationRef/>
      </w:r>
      <w:r>
        <w:rPr>
          <w:color w:val="000000"/>
          <w:sz w:val="20"/>
          <w:szCs w:val="20"/>
        </w:rPr>
        <w:t>Something is not correct. Aromatic peaks appear at around 7-9 ppm. Please verify. This at the moment is incorrect.</w:t>
      </w:r>
    </w:p>
  </w:comment>
  <w:comment w:id="3603" w:author="DARMANA-LEVERT Corentin (FRA-DTI)" w:date="2023-08-18T11:11:00Z" w:initials="DLC(D">
    <w:p w14:paraId="21A5283D" w14:textId="77777777" w:rsidR="00842FF2" w:rsidRDefault="00842FF2" w:rsidP="00842FF2">
      <w:pPr>
        <w:pStyle w:val="Commentaire"/>
      </w:pPr>
      <w:r>
        <w:rPr>
          <w:rStyle w:val="Marquedecommentaire"/>
        </w:rPr>
        <w:annotationRef/>
      </w:r>
      <w:r>
        <w:t>Ali’s reply</w:t>
      </w:r>
    </w:p>
  </w:comment>
  <w:comment w:id="3810" w:author="Nazemi, Ali" w:date="2023-08-23T11:47:00Z" w:initials="AN">
    <w:p w14:paraId="62B79A2A" w14:textId="77777777" w:rsidR="00842FF2" w:rsidRDefault="00842FF2" w:rsidP="00842FF2">
      <w:pPr>
        <w:jc w:val="left"/>
      </w:pPr>
      <w:r>
        <w:rPr>
          <w:rStyle w:val="Marquedecommentaire"/>
        </w:rPr>
        <w:annotationRef/>
      </w:r>
      <w:r>
        <w:rPr>
          <w:color w:val="000000"/>
          <w:sz w:val="20"/>
          <w:szCs w:val="20"/>
        </w:rPr>
        <w:t xml:space="preserve">Super happy to hear this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213400" w15:done="0"/>
  <w15:commentEx w15:paraId="55331123" w15:done="1"/>
  <w15:commentEx w15:paraId="6050B01F" w15:done="1"/>
  <w15:commentEx w15:paraId="05CE8D7E" w15:done="1"/>
  <w15:commentEx w15:paraId="6B1672C6" w15:paraIdParent="05CE8D7E" w15:done="1"/>
  <w15:commentEx w15:paraId="05C9392D" w15:done="1"/>
  <w15:commentEx w15:paraId="13A427D8" w15:done="1"/>
  <w15:commentEx w15:paraId="25B824A7" w15:paraIdParent="13A427D8" w15:done="1"/>
  <w15:commentEx w15:paraId="73EC12D3" w15:done="1"/>
  <w15:commentEx w15:paraId="7AD85BF1" w15:done="1"/>
  <w15:commentEx w15:paraId="29AAE616" w15:done="1"/>
  <w15:commentEx w15:paraId="3021B2C4" w15:done="1"/>
  <w15:commentEx w15:paraId="7BB0932A" w15:done="1"/>
  <w15:commentEx w15:paraId="7BDF2426" w15:done="1"/>
  <w15:commentEx w15:paraId="206CFEB6" w15:done="1"/>
  <w15:commentEx w15:paraId="1CA5F688" w15:done="1"/>
  <w15:commentEx w15:paraId="68D0CBA4" w15:done="1"/>
  <w15:commentEx w15:paraId="47DA85D6" w15:done="1"/>
  <w15:commentEx w15:paraId="1285BB58" w15:done="1"/>
  <w15:commentEx w15:paraId="2F70E913" w15:paraIdParent="1285BB58" w15:done="1"/>
  <w15:commentEx w15:paraId="04F36525" w15:done="1"/>
  <w15:commentEx w15:paraId="6BEF47B9" w15:done="1"/>
  <w15:commentEx w15:paraId="1FFF0E92" w15:done="1"/>
  <w15:commentEx w15:paraId="63F0661D" w15:paraIdParent="1FFF0E92" w15:done="1"/>
  <w15:commentEx w15:paraId="22035493" w15:done="1"/>
  <w15:commentEx w15:paraId="24C8209E" w15:done="1"/>
  <w15:commentEx w15:paraId="28DEF21F" w15:paraIdParent="24C8209E" w15:done="1"/>
  <w15:commentEx w15:paraId="632CC92D" w15:done="1"/>
  <w15:commentEx w15:paraId="405742F3" w15:done="1"/>
  <w15:commentEx w15:paraId="17FC56AB" w15:done="1"/>
  <w15:commentEx w15:paraId="67BADEF3" w15:paraIdParent="17FC56AB" w15:done="1"/>
  <w15:commentEx w15:paraId="3BE5F049" w15:done="1"/>
  <w15:commentEx w15:paraId="5B8FEA6D" w15:paraIdParent="3BE5F049" w15:done="1"/>
  <w15:commentEx w15:paraId="0B139F1D" w15:done="1"/>
  <w15:commentEx w15:paraId="02F3D8B1" w15:done="1"/>
  <w15:commentEx w15:paraId="2E2D0583" w15:done="1"/>
  <w15:commentEx w15:paraId="07184988" w15:done="1"/>
  <w15:commentEx w15:paraId="537DB256" w15:paraIdParent="07184988" w15:done="1"/>
  <w15:commentEx w15:paraId="44AF842C" w15:done="1"/>
  <w15:commentEx w15:paraId="7661FEB6" w15:done="1"/>
  <w15:commentEx w15:paraId="743E8AAB" w15:done="1"/>
  <w15:commentEx w15:paraId="34401825" w15:done="1"/>
  <w15:commentEx w15:paraId="40D19195" w15:done="1"/>
  <w15:commentEx w15:paraId="13E9D089" w15:paraIdParent="40D19195" w15:done="1"/>
  <w15:commentEx w15:paraId="3E839B4E" w15:done="1"/>
  <w15:commentEx w15:paraId="34AB9EF7" w15:done="1"/>
  <w15:commentEx w15:paraId="5923567C" w15:paraIdParent="34AB9EF7" w15:done="1"/>
  <w15:commentEx w15:paraId="35D4F47E" w15:done="1"/>
  <w15:commentEx w15:paraId="11AC7B13" w15:paraIdParent="35D4F47E" w15:done="1"/>
  <w15:commentEx w15:paraId="385B7F5E" w15:done="1"/>
  <w15:commentEx w15:paraId="4633A506" w15:paraIdParent="385B7F5E" w15:done="1"/>
  <w15:commentEx w15:paraId="30102F66" w15:done="1"/>
  <w15:commentEx w15:paraId="0100779D" w15:done="1"/>
  <w15:commentEx w15:paraId="5A0E09EB" w15:done="1"/>
  <w15:commentEx w15:paraId="08EB6C6B" w15:paraIdParent="5A0E09EB" w15:done="1"/>
  <w15:commentEx w15:paraId="2DD91549" w15:done="1"/>
  <w15:commentEx w15:paraId="0D3B5897" w15:paraIdParent="2DD91549" w15:done="1"/>
  <w15:commentEx w15:paraId="135B81D7" w15:done="1"/>
  <w15:commentEx w15:paraId="28E363C3" w15:done="1"/>
  <w15:commentEx w15:paraId="7F83A2A6" w15:done="1"/>
  <w15:commentEx w15:paraId="068F3579" w15:done="1"/>
  <w15:commentEx w15:paraId="34CA25A9" w15:done="1"/>
  <w15:commentEx w15:paraId="084450BA" w15:paraIdParent="34CA25A9" w15:done="1"/>
  <w15:commentEx w15:paraId="22E9C450" w15:done="1"/>
  <w15:commentEx w15:paraId="4F2460DF" w15:paraIdParent="22E9C450" w15:done="1"/>
  <w15:commentEx w15:paraId="51B0E3AD" w15:done="1"/>
  <w15:commentEx w15:paraId="19E1C8A8" w15:done="1"/>
  <w15:commentEx w15:paraId="21B54EBC" w15:done="1"/>
  <w15:commentEx w15:paraId="711627F3" w15:done="1"/>
  <w15:commentEx w15:paraId="55033F05" w15:done="1"/>
  <w15:commentEx w15:paraId="1E27A1AA" w15:done="1"/>
  <w15:commentEx w15:paraId="3EB0D6F0" w15:done="1"/>
  <w15:commentEx w15:paraId="607F7346" w15:done="1"/>
  <w15:commentEx w15:paraId="14762A2F" w15:paraIdParent="607F7346" w15:done="1"/>
  <w15:commentEx w15:paraId="143D1A2E" w15:done="1"/>
  <w15:commentEx w15:paraId="072206AB" w15:done="1"/>
  <w15:commentEx w15:paraId="3F668B30" w15:done="1"/>
  <w15:commentEx w15:paraId="3358687D" w15:done="1"/>
  <w15:commentEx w15:paraId="2A514609" w15:done="1"/>
  <w15:commentEx w15:paraId="50A267CF" w15:done="1"/>
  <w15:commentEx w15:paraId="3891D08A" w15:paraIdParent="50A267CF" w15:done="0"/>
  <w15:commentEx w15:paraId="1021495A" w15:done="0"/>
  <w15:commentEx w15:paraId="37F0E229" w15:paraIdParent="1021495A" w15:done="0"/>
  <w15:commentEx w15:paraId="60FCDA9F" w15:done="1"/>
  <w15:commentEx w15:paraId="15D0529A" w15:done="1"/>
  <w15:commentEx w15:paraId="2A89E0B5" w15:done="1"/>
  <w15:commentEx w15:paraId="259AAF10" w15:done="1"/>
  <w15:commentEx w15:paraId="051D375A" w15:done="1"/>
  <w15:commentEx w15:paraId="39BAD3D4" w15:done="1"/>
  <w15:commentEx w15:paraId="278FBB73" w15:done="1"/>
  <w15:commentEx w15:paraId="40E78416" w15:done="1"/>
  <w15:commentEx w15:paraId="606D2BCF" w15:paraIdParent="40E78416" w15:done="1"/>
  <w15:commentEx w15:paraId="21832472" w15:paraIdParent="40E78416" w15:done="1"/>
  <w15:commentEx w15:paraId="536735EA" w15:done="1"/>
  <w15:commentEx w15:paraId="4E9F4D4D" w15:done="0"/>
  <w15:commentEx w15:paraId="592631CC" w15:done="1"/>
  <w15:commentEx w15:paraId="2157D887" w15:done="1"/>
  <w15:commentEx w15:paraId="3D78D9F4" w15:done="1"/>
  <w15:commentEx w15:paraId="072FCF99" w15:done="0"/>
  <w15:commentEx w15:paraId="61069215" w15:done="0"/>
  <w15:commentEx w15:paraId="1B96671E" w15:done="1"/>
  <w15:commentEx w15:paraId="058B5BB8" w15:paraIdParent="1B96671E" w15:done="1"/>
  <w15:commentEx w15:paraId="788921DB" w15:done="0"/>
  <w15:commentEx w15:paraId="26B81F9A" w15:done="1"/>
  <w15:commentEx w15:paraId="276D108F" w15:done="1"/>
  <w15:commentEx w15:paraId="3C89708C" w15:done="1"/>
  <w15:commentEx w15:paraId="67133C98" w15:paraIdParent="3C89708C" w15:done="1"/>
  <w15:commentEx w15:paraId="3949AFDF" w15:done="1"/>
  <w15:commentEx w15:paraId="16A4E95A" w15:done="1"/>
  <w15:commentEx w15:paraId="5955050C" w15:done="1"/>
  <w15:commentEx w15:paraId="26441E22" w15:done="1"/>
  <w15:commentEx w15:paraId="6F456D5D" w15:done="1"/>
  <w15:commentEx w15:paraId="34263A65" w15:done="1"/>
  <w15:commentEx w15:paraId="1D704160" w15:done="1"/>
  <w15:commentEx w15:paraId="4E21B7C8" w15:done="1"/>
  <w15:commentEx w15:paraId="199418E5" w15:done="1"/>
  <w15:commentEx w15:paraId="3865B44F" w15:done="1"/>
  <w15:commentEx w15:paraId="0FDB8454" w15:done="1"/>
  <w15:commentEx w15:paraId="627DD949" w15:done="1"/>
  <w15:commentEx w15:paraId="1105AC06" w15:done="0"/>
  <w15:commentEx w15:paraId="21A5283D" w15:done="0"/>
  <w15:commentEx w15:paraId="62B79A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6238AB" w16cex:dateUtc="2023-07-19T08:25:00Z"/>
  <w16cex:commentExtensible w16cex:durableId="28623971" w16cex:dateUtc="2023-07-19T08:29:00Z"/>
  <w16cex:commentExtensible w16cex:durableId="286239B7" w16cex:dateUtc="2023-07-19T08:30:00Z"/>
  <w16cex:commentExtensible w16cex:durableId="286238D1" w16cex:dateUtc="2023-07-19T08:26:00Z"/>
  <w16cex:commentExtensible w16cex:durableId="287F41A7" w16cex:dateUtc="2023-08-10T08:59:00Z"/>
  <w16cex:commentExtensible w16cex:durableId="28623F8E" w16cex:dateUtc="2023-07-19T08:55:00Z"/>
  <w16cex:commentExtensible w16cex:durableId="28623FFC" w16cex:dateUtc="2023-07-19T08:57:00Z"/>
  <w16cex:commentExtensible w16cex:durableId="287F4228" w16cex:dateUtc="2023-08-10T09:02:00Z"/>
  <w16cex:commentExtensible w16cex:durableId="28624040" w16cex:dateUtc="2023-07-19T08:58:00Z"/>
  <w16cex:commentExtensible w16cex:durableId="286241F4" w16cex:dateUtc="2023-07-19T09:05:00Z"/>
  <w16cex:commentExtensible w16cex:durableId="286242EC" w16cex:dateUtc="2023-07-19T09:09:00Z"/>
  <w16cex:commentExtensible w16cex:durableId="28624308" w16cex:dateUtc="2023-07-19T09:10:00Z"/>
  <w16cex:commentExtensible w16cex:durableId="2862436C" w16cex:dateUtc="2023-07-19T09:11:00Z"/>
  <w16cex:commentExtensible w16cex:durableId="286243C2" w16cex:dateUtc="2023-07-19T09:13:00Z"/>
  <w16cex:commentExtensible w16cex:durableId="286243E8" w16cex:dateUtc="2023-07-19T09:13:00Z"/>
  <w16cex:commentExtensible w16cex:durableId="2862445F" w16cex:dateUtc="2023-07-19T09:15:00Z"/>
  <w16cex:commentExtensible w16cex:durableId="28624480" w16cex:dateUtc="2023-07-19T09:16:00Z"/>
  <w16cex:commentExtensible w16cex:durableId="286245B4" w16cex:dateUtc="2023-07-19T09:21:00Z"/>
  <w16cex:commentExtensible w16cex:durableId="2889C319" w16cex:dateUtc="2023-07-19T09:23:00Z"/>
  <w16cex:commentExtensible w16cex:durableId="2889C318" w16cex:dateUtc="2023-08-10T09:42:00Z"/>
  <w16cex:commentExtensible w16cex:durableId="2889C328" w16cex:dateUtc="2023-08-18T08:15:00Z"/>
  <w16cex:commentExtensible w16cex:durableId="28624618" w16cex:dateUtc="2023-07-19T09:23:00Z"/>
  <w16cex:commentExtensible w16cex:durableId="286246F6" w16cex:dateUtc="2023-07-19T09:26:00Z"/>
  <w16cex:commentExtensible w16cex:durableId="287F4BF6" w16cex:dateUtc="2023-08-10T09:43:00Z"/>
  <w16cex:commentExtensible w16cex:durableId="28624A36" w16cex:dateUtc="2023-07-19T09:40:00Z"/>
  <w16cex:commentExtensible w16cex:durableId="28624C63" w16cex:dateUtc="2023-07-19T09:49:00Z"/>
  <w16cex:commentExtensible w16cex:durableId="287F4E7A" w16cex:dateUtc="2023-08-10T09:54:00Z"/>
  <w16cex:commentExtensible w16cex:durableId="28624E28" w16cex:dateUtc="2023-07-19T09:57:00Z"/>
  <w16cex:commentExtensible w16cex:durableId="28625009" w16cex:dateUtc="2023-07-19T10:05:00Z"/>
  <w16cex:commentExtensible w16cex:durableId="28625021" w16cex:dateUtc="2023-07-19T10:05:00Z"/>
  <w16cex:commentExtensible w16cex:durableId="287F4FDD" w16cex:dateUtc="2023-08-10T10:00:00Z"/>
  <w16cex:commentExtensible w16cex:durableId="28624F8A" w16cex:dateUtc="2023-07-19T10:03:00Z"/>
  <w16cex:commentExtensible w16cex:durableId="287F5028" w16cex:dateUtc="2023-08-10T10:01:00Z"/>
  <w16cex:commentExtensible w16cex:durableId="28625035" w16cex:dateUtc="2023-07-19T10:06:00Z"/>
  <w16cex:commentExtensible w16cex:durableId="2862504C" w16cex:dateUtc="2023-07-19T10:06:00Z"/>
  <w16cex:commentExtensible w16cex:durableId="28626B2C" w16cex:dateUtc="2023-07-19T12:01:00Z"/>
  <w16cex:commentExtensible w16cex:durableId="28626B83" w16cex:dateUtc="2023-07-19T12:02:00Z"/>
  <w16cex:commentExtensible w16cex:durableId="287F5377" w16cex:dateUtc="2023-08-10T10:15:00Z"/>
  <w16cex:commentExtensible w16cex:durableId="28626BAD" w16cex:dateUtc="2023-07-19T12:03:00Z"/>
  <w16cex:commentExtensible w16cex:durableId="28626D97" w16cex:dateUtc="2023-07-19T12:11:00Z"/>
  <w16cex:commentExtensible w16cex:durableId="28626DE4" w16cex:dateUtc="2023-07-19T12:12:00Z"/>
  <w16cex:commentExtensible w16cex:durableId="28627202" w16cex:dateUtc="2023-07-19T12:30:00Z"/>
  <w16cex:commentExtensible w16cex:durableId="286271B8" w16cex:dateUtc="2023-07-19T12:29:00Z"/>
  <w16cex:commentExtensible w16cex:durableId="287F6072" w16cex:dateUtc="2023-08-10T11:11:00Z"/>
  <w16cex:commentExtensible w16cex:durableId="286270BD" w16cex:dateUtc="2023-07-19T12:25:00Z"/>
  <w16cex:commentExtensible w16cex:durableId="2862730A" w16cex:dateUtc="2023-07-19T12:34:00Z"/>
  <w16cex:commentExtensible w16cex:durableId="288A1224" w16cex:dateUtc="2023-08-18T13:52:00Z"/>
  <w16cex:commentExtensible w16cex:durableId="28627367" w16cex:dateUtc="2023-07-19T12:36:00Z"/>
  <w16cex:commentExtensible w16cex:durableId="288A1226" w16cex:dateUtc="2023-08-18T13:52:00Z"/>
  <w16cex:commentExtensible w16cex:durableId="2862758C" w16cex:dateUtc="2023-07-19T12:45:00Z"/>
  <w16cex:commentExtensible w16cex:durableId="288A1228" w16cex:dateUtc="2023-08-18T13:52:00Z"/>
  <w16cex:commentExtensible w16cex:durableId="286270D4" w16cex:dateUtc="2023-07-19T12:25:00Z"/>
  <w16cex:commentExtensible w16cex:durableId="286276DB" w16cex:dateUtc="2023-07-19T12:51:00Z"/>
  <w16cex:commentExtensible w16cex:durableId="286275F6" w16cex:dateUtc="2023-07-19T12:47:00Z"/>
  <w16cex:commentExtensible w16cex:durableId="287F61EB" w16cex:dateUtc="2023-08-10T11:17:00Z"/>
  <w16cex:commentExtensible w16cex:durableId="2862783D" w16cex:dateUtc="2023-07-19T12:57:00Z"/>
  <w16cex:commentExtensible w16cex:durableId="287F6272" w16cex:dateUtc="2023-08-10T11:19:00Z"/>
  <w16cex:commentExtensible w16cex:durableId="286278F7" w16cex:dateUtc="2023-07-19T13:00:00Z"/>
  <w16cex:commentExtensible w16cex:durableId="2862790C" w16cex:dateUtc="2023-07-19T13:00:00Z"/>
  <w16cex:commentExtensible w16cex:durableId="2862950D" w16cex:dateUtc="2023-07-19T14:59:00Z"/>
  <w16cex:commentExtensible w16cex:durableId="2889CBCE" w16cex:dateUtc="2023-08-18T08:51:00Z"/>
  <w16cex:commentExtensible w16cex:durableId="286294C9" w16cex:dateUtc="2023-07-19T14:58:00Z"/>
  <w16cex:commentExtensible w16cex:durableId="287F6441" w16cex:dateUtc="2023-08-10T11:27:00Z"/>
  <w16cex:commentExtensible w16cex:durableId="286295D1" w16cex:dateUtc="2023-07-19T15:03:00Z"/>
  <w16cex:commentExtensible w16cex:durableId="287F6477" w16cex:dateUtc="2023-08-10T11:28:00Z"/>
  <w16cex:commentExtensible w16cex:durableId="2862964B" w16cex:dateUtc="2023-07-19T15:05:00Z"/>
  <w16cex:commentExtensible w16cex:durableId="28629701" w16cex:dateUtc="2023-07-19T15:08:00Z"/>
  <w16cex:commentExtensible w16cex:durableId="286296B6" w16cex:dateUtc="2023-07-19T15:07:00Z"/>
  <w16cex:commentExtensible w16cex:durableId="286298D3" w16cex:dateUtc="2023-07-19T15:16:00Z"/>
  <w16cex:commentExtensible w16cex:durableId="2889CB16" w16cex:dateUtc="2023-08-18T08:48:00Z"/>
  <w16cex:commentExtensible w16cex:durableId="2862998E" w16cex:dateUtc="2023-07-19T15:19:00Z"/>
  <w16cex:commentExtensible w16cex:durableId="28629ABA" w16cex:dateUtc="2023-07-19T15:24:00Z"/>
  <w16cex:commentExtensible w16cex:durableId="287F683B" w16cex:dateUtc="2023-07-19T15:03:00Z"/>
  <w16cex:commentExtensible w16cex:durableId="287F683A" w16cex:dateUtc="2023-08-10T11:28:00Z"/>
  <w16cex:commentExtensible w16cex:durableId="287F6839" w16cex:dateUtc="2023-07-19T15:05:00Z"/>
  <w16cex:commentExtensible w16cex:durableId="287F6838" w16cex:dateUtc="2023-07-19T15:08:00Z"/>
  <w16cex:commentExtensible w16cex:durableId="287F6837" w16cex:dateUtc="2023-07-19T15:07:00Z"/>
  <w16cex:commentExtensible w16cex:durableId="28629B2C" w16cex:dateUtc="2023-07-19T15:26:00Z"/>
  <w16cex:commentExtensible w16cex:durableId="28629BE3" w16cex:dateUtc="2023-07-19T15:29:00Z"/>
  <w16cex:commentExtensible w16cex:durableId="28629C20" w16cex:dateUtc="2023-07-19T15:30:00Z"/>
  <w16cex:commentExtensible w16cex:durableId="2889D02C" w16cex:dateUtc="2023-08-18T09:10:00Z"/>
  <w16cex:commentExtensible w16cex:durableId="2889D083" w16cex:dateUtc="2023-08-18T09:12:00Z"/>
  <w16cex:commentExtensible w16cex:durableId="288A12C5" w16cex:dateUtc="2023-08-18T13:54:00Z"/>
  <w16cex:commentExtensible w16cex:durableId="28626E91" w16cex:dateUtc="2023-07-19T12:15:00Z"/>
  <w16cex:commentExtensible w16cex:durableId="286275C5" w16cex:dateUtc="2023-07-19T12:46:00Z"/>
  <w16cex:commentExtensible w16cex:durableId="2889D605" w16cex:dateUtc="2023-08-18T09:35:00Z"/>
  <w16cex:commentExtensible w16cex:durableId="2889D69D" w16cex:dateUtc="2023-08-18T09:38:00Z"/>
  <w16cex:commentExtensible w16cex:durableId="2889D718" w16cex:dateUtc="2023-08-18T09:40:00Z"/>
  <w16cex:commentExtensible w16cex:durableId="2889D785" w16cex:dateUtc="2023-08-18T09:41:00Z"/>
  <w16cex:commentExtensible w16cex:durableId="2889D80B" w16cex:dateUtc="2023-08-18T09:44:00Z"/>
  <w16cex:commentExtensible w16cex:durableId="28626BF1" w16cex:dateUtc="2023-07-19T12:04:00Z"/>
  <w16cex:commentExtensible w16cex:durableId="287F8051" w16cex:dateUtc="2023-08-10T13:27:00Z"/>
  <w16cex:commentExtensible w16cex:durableId="288092EE" w16cex:dateUtc="2023-08-11T08:58:00Z"/>
  <w16cex:commentExtensible w16cex:durableId="2889D9FA" w16cex:dateUtc="2023-08-18T09:52:00Z"/>
  <w16cex:commentExtensible w16cex:durableId="288343E9" w16cex:dateUtc="2023-08-13T09:58:00Z"/>
  <w16cex:commentExtensible w16cex:durableId="2889DC6F" w16cex:dateUtc="2023-08-18T10:02:00Z"/>
  <w16cex:commentExtensible w16cex:durableId="2889DC2F" w16cex:dateUtc="2023-08-18T10:01:00Z"/>
  <w16cex:commentExtensible w16cex:durableId="2889DD07" w16cex:dateUtc="2023-08-18T10:05:00Z"/>
  <w16cex:commentExtensible w16cex:durableId="2883445B" w16cex:dateUtc="2023-08-13T10:00:00Z"/>
  <w16cex:commentExtensible w16cex:durableId="28834478" w16cex:dateUtc="2023-08-13T10:00:00Z"/>
  <w16cex:commentExtensible w16cex:durableId="2889DED8" w16cex:dateUtc="2023-08-18T10:13:00Z"/>
  <w16cex:commentExtensible w16cex:durableId="288A1C7F" w16cex:dateUtc="2023-08-18T14:36:00Z"/>
  <w16cex:commentExtensible w16cex:durableId="2889DFA0" w16cex:dateUtc="2023-08-18T10:16:00Z"/>
  <w16cex:commentExtensible w16cex:durableId="2889E071" w16cex:dateUtc="2023-08-18T10:20:00Z"/>
  <w16cex:commentExtensible w16cex:durableId="2889E002" w16cex:dateUtc="2023-08-18T10:18:00Z"/>
  <w16cex:commentExtensible w16cex:durableId="2840C287" w16cex:dateUtc="2023-06-23T23:16:00Z"/>
  <w16cex:commentExtensible w16cex:durableId="2889E0EE" w16cex:dateUtc="2023-08-18T10:22:00Z"/>
  <w16cex:commentExtensible w16cex:durableId="2889F6E1" w16cex:dateUtc="2023-08-18T11:55:00Z"/>
  <w16cex:commentExtensible w16cex:durableId="2889F98A" w16cex:dateUtc="2023-08-18T12:07:00Z"/>
  <w16cex:commentExtensible w16cex:durableId="2889F836" w16cex:dateUtc="2023-08-18T12:01:00Z"/>
  <w16cex:commentExtensible w16cex:durableId="2889F9D6" w16cex:dateUtc="2023-08-18T12:08:00Z"/>
  <w16cex:commentExtensible w16cex:durableId="2889FC77" w16cex:dateUtc="2023-08-18T12:19:00Z"/>
  <w16cex:commentExtensible w16cex:durableId="2889FA1E" w16cex:dateUtc="2023-08-18T12:09:00Z"/>
  <w16cex:commentExtensible w16cex:durableId="2889FA31" w16cex:dateUtc="2023-08-18T12:09:00Z"/>
  <w16cex:commentExtensible w16cex:durableId="2889FC99" w16cex:dateUtc="2023-08-18T12:20:00Z"/>
  <w16cex:commentExtensible w16cex:durableId="2889FC3C" w16cex:dateUtc="2023-08-18T12:18:00Z"/>
  <w16cex:commentExtensible w16cex:durableId="2889FE2C" w16cex:dateUtc="2023-08-18T12:26:00Z"/>
  <w16cex:commentExtensible w16cex:durableId="2889FED0" w16cex:dateUtc="2023-08-18T12:29:00Z"/>
  <w16cex:commentExtensible w16cex:durableId="5ED25D74" w16cex:dateUtc="2023-08-23T14:16:00Z"/>
  <w16cex:commentExtensible w16cex:durableId="77B5D1E6" w16cex:dateUtc="2023-08-23T14:21:00Z"/>
  <w16cex:commentExtensible w16cex:durableId="2889D068" w16cex:dateUtc="2023-08-18T09:11:00Z"/>
  <w16cex:commentExtensible w16cex:durableId="0E1C8A85" w16cex:dateUtc="2023-08-23T1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213400" w16cid:durableId="286238AB"/>
  <w16cid:commentId w16cid:paraId="55331123" w16cid:durableId="28623971"/>
  <w16cid:commentId w16cid:paraId="6050B01F" w16cid:durableId="286239B7"/>
  <w16cid:commentId w16cid:paraId="05CE8D7E" w16cid:durableId="286238D1"/>
  <w16cid:commentId w16cid:paraId="6B1672C6" w16cid:durableId="287F41A7"/>
  <w16cid:commentId w16cid:paraId="05C9392D" w16cid:durableId="28623F8E"/>
  <w16cid:commentId w16cid:paraId="13A427D8" w16cid:durableId="28623FFC"/>
  <w16cid:commentId w16cid:paraId="25B824A7" w16cid:durableId="287F4228"/>
  <w16cid:commentId w16cid:paraId="73EC12D3" w16cid:durableId="28624040"/>
  <w16cid:commentId w16cid:paraId="7AD85BF1" w16cid:durableId="286241F4"/>
  <w16cid:commentId w16cid:paraId="29AAE616" w16cid:durableId="286242EC"/>
  <w16cid:commentId w16cid:paraId="3021B2C4" w16cid:durableId="28624308"/>
  <w16cid:commentId w16cid:paraId="7BB0932A" w16cid:durableId="2862436C"/>
  <w16cid:commentId w16cid:paraId="7BDF2426" w16cid:durableId="286243C2"/>
  <w16cid:commentId w16cid:paraId="206CFEB6" w16cid:durableId="286243E8"/>
  <w16cid:commentId w16cid:paraId="1CA5F688" w16cid:durableId="2862445F"/>
  <w16cid:commentId w16cid:paraId="68D0CBA4" w16cid:durableId="28624480"/>
  <w16cid:commentId w16cid:paraId="47DA85D6" w16cid:durableId="286245B4"/>
  <w16cid:commentId w16cid:paraId="1285BB58" w16cid:durableId="2889C319"/>
  <w16cid:commentId w16cid:paraId="2F70E913" w16cid:durableId="2889C318"/>
  <w16cid:commentId w16cid:paraId="04F36525" w16cid:durableId="2889C328"/>
  <w16cid:commentId w16cid:paraId="6BEF47B9" w16cid:durableId="28624618"/>
  <w16cid:commentId w16cid:paraId="1FFF0E92" w16cid:durableId="286246F6"/>
  <w16cid:commentId w16cid:paraId="63F0661D" w16cid:durableId="287F4BF6"/>
  <w16cid:commentId w16cid:paraId="22035493" w16cid:durableId="28624A36"/>
  <w16cid:commentId w16cid:paraId="24C8209E" w16cid:durableId="28624C63"/>
  <w16cid:commentId w16cid:paraId="28DEF21F" w16cid:durableId="287F4E7A"/>
  <w16cid:commentId w16cid:paraId="632CC92D" w16cid:durableId="28624E28"/>
  <w16cid:commentId w16cid:paraId="405742F3" w16cid:durableId="28625009"/>
  <w16cid:commentId w16cid:paraId="17FC56AB" w16cid:durableId="28625021"/>
  <w16cid:commentId w16cid:paraId="67BADEF3" w16cid:durableId="287F4FDD"/>
  <w16cid:commentId w16cid:paraId="3BE5F049" w16cid:durableId="28624F8A"/>
  <w16cid:commentId w16cid:paraId="5B8FEA6D" w16cid:durableId="287F5028"/>
  <w16cid:commentId w16cid:paraId="0B139F1D" w16cid:durableId="28625035"/>
  <w16cid:commentId w16cid:paraId="02F3D8B1" w16cid:durableId="2862504C"/>
  <w16cid:commentId w16cid:paraId="2E2D0583" w16cid:durableId="28626B2C"/>
  <w16cid:commentId w16cid:paraId="07184988" w16cid:durableId="28626B83"/>
  <w16cid:commentId w16cid:paraId="537DB256" w16cid:durableId="287F5377"/>
  <w16cid:commentId w16cid:paraId="44AF842C" w16cid:durableId="28626BAD"/>
  <w16cid:commentId w16cid:paraId="7661FEB6" w16cid:durableId="28626D97"/>
  <w16cid:commentId w16cid:paraId="743E8AAB" w16cid:durableId="28626DE4"/>
  <w16cid:commentId w16cid:paraId="34401825" w16cid:durableId="28627202"/>
  <w16cid:commentId w16cid:paraId="40D19195" w16cid:durableId="286271B8"/>
  <w16cid:commentId w16cid:paraId="13E9D089" w16cid:durableId="287F6072"/>
  <w16cid:commentId w16cid:paraId="3E839B4E" w16cid:durableId="286270BD"/>
  <w16cid:commentId w16cid:paraId="34AB9EF7" w16cid:durableId="2862730A"/>
  <w16cid:commentId w16cid:paraId="5923567C" w16cid:durableId="288A1224"/>
  <w16cid:commentId w16cid:paraId="35D4F47E" w16cid:durableId="28627367"/>
  <w16cid:commentId w16cid:paraId="11AC7B13" w16cid:durableId="288A1226"/>
  <w16cid:commentId w16cid:paraId="385B7F5E" w16cid:durableId="2862758C"/>
  <w16cid:commentId w16cid:paraId="4633A506" w16cid:durableId="288A1228"/>
  <w16cid:commentId w16cid:paraId="30102F66" w16cid:durableId="286270D4"/>
  <w16cid:commentId w16cid:paraId="0100779D" w16cid:durableId="286276DB"/>
  <w16cid:commentId w16cid:paraId="5A0E09EB" w16cid:durableId="286275F6"/>
  <w16cid:commentId w16cid:paraId="08EB6C6B" w16cid:durableId="287F61EB"/>
  <w16cid:commentId w16cid:paraId="2DD91549" w16cid:durableId="2862783D"/>
  <w16cid:commentId w16cid:paraId="0D3B5897" w16cid:durableId="287F6272"/>
  <w16cid:commentId w16cid:paraId="135B81D7" w16cid:durableId="286278F7"/>
  <w16cid:commentId w16cid:paraId="28E363C3" w16cid:durableId="2862790C"/>
  <w16cid:commentId w16cid:paraId="7F83A2A6" w16cid:durableId="2862950D"/>
  <w16cid:commentId w16cid:paraId="068F3579" w16cid:durableId="2889CBCE"/>
  <w16cid:commentId w16cid:paraId="34CA25A9" w16cid:durableId="286294C9"/>
  <w16cid:commentId w16cid:paraId="084450BA" w16cid:durableId="287F6441"/>
  <w16cid:commentId w16cid:paraId="22E9C450" w16cid:durableId="286295D1"/>
  <w16cid:commentId w16cid:paraId="4F2460DF" w16cid:durableId="287F6477"/>
  <w16cid:commentId w16cid:paraId="51B0E3AD" w16cid:durableId="2862964B"/>
  <w16cid:commentId w16cid:paraId="19E1C8A8" w16cid:durableId="28629701"/>
  <w16cid:commentId w16cid:paraId="21B54EBC" w16cid:durableId="286296B6"/>
  <w16cid:commentId w16cid:paraId="711627F3" w16cid:durableId="286298D3"/>
  <w16cid:commentId w16cid:paraId="55033F05" w16cid:durableId="2889CB16"/>
  <w16cid:commentId w16cid:paraId="1E27A1AA" w16cid:durableId="2862998E"/>
  <w16cid:commentId w16cid:paraId="3EB0D6F0" w16cid:durableId="28629ABA"/>
  <w16cid:commentId w16cid:paraId="607F7346" w16cid:durableId="287F683B"/>
  <w16cid:commentId w16cid:paraId="14762A2F" w16cid:durableId="287F683A"/>
  <w16cid:commentId w16cid:paraId="143D1A2E" w16cid:durableId="287F6839"/>
  <w16cid:commentId w16cid:paraId="072206AB" w16cid:durableId="287F6838"/>
  <w16cid:commentId w16cid:paraId="3F668B30" w16cid:durableId="287F6837"/>
  <w16cid:commentId w16cid:paraId="3358687D" w16cid:durableId="28629B2C"/>
  <w16cid:commentId w16cid:paraId="2A514609" w16cid:durableId="28629BE3"/>
  <w16cid:commentId w16cid:paraId="50A267CF" w16cid:durableId="28629C20"/>
  <w16cid:commentId w16cid:paraId="3891D08A" w16cid:durableId="2889D02C"/>
  <w16cid:commentId w16cid:paraId="1021495A" w16cid:durableId="2889D083"/>
  <w16cid:commentId w16cid:paraId="37F0E229" w16cid:durableId="288A12C5"/>
  <w16cid:commentId w16cid:paraId="60FCDA9F" w16cid:durableId="28626E91"/>
  <w16cid:commentId w16cid:paraId="15D0529A" w16cid:durableId="286275C5"/>
  <w16cid:commentId w16cid:paraId="2A89E0B5" w16cid:durableId="2889D605"/>
  <w16cid:commentId w16cid:paraId="259AAF10" w16cid:durableId="2889D69D"/>
  <w16cid:commentId w16cid:paraId="051D375A" w16cid:durableId="2889D718"/>
  <w16cid:commentId w16cid:paraId="39BAD3D4" w16cid:durableId="2889D785"/>
  <w16cid:commentId w16cid:paraId="278FBB73" w16cid:durableId="2889D80B"/>
  <w16cid:commentId w16cid:paraId="40E78416" w16cid:durableId="28626BF1"/>
  <w16cid:commentId w16cid:paraId="606D2BCF" w16cid:durableId="287F8051"/>
  <w16cid:commentId w16cid:paraId="21832472" w16cid:durableId="288092EE"/>
  <w16cid:commentId w16cid:paraId="536735EA" w16cid:durableId="2889D9FA"/>
  <w16cid:commentId w16cid:paraId="4E9F4D4D" w16cid:durableId="288343E9"/>
  <w16cid:commentId w16cid:paraId="592631CC" w16cid:durableId="2889DC6F"/>
  <w16cid:commentId w16cid:paraId="2157D887" w16cid:durableId="2889DC2F"/>
  <w16cid:commentId w16cid:paraId="3D78D9F4" w16cid:durableId="2889DD07"/>
  <w16cid:commentId w16cid:paraId="072FCF99" w16cid:durableId="2883445B"/>
  <w16cid:commentId w16cid:paraId="61069215" w16cid:durableId="28834478"/>
  <w16cid:commentId w16cid:paraId="1B96671E" w16cid:durableId="2889DED8"/>
  <w16cid:commentId w16cid:paraId="058B5BB8" w16cid:durableId="288A1C7F"/>
  <w16cid:commentId w16cid:paraId="788921DB" w16cid:durableId="2889DFA0"/>
  <w16cid:commentId w16cid:paraId="26B81F9A" w16cid:durableId="2889E071"/>
  <w16cid:commentId w16cid:paraId="276D108F" w16cid:durableId="2889E002"/>
  <w16cid:commentId w16cid:paraId="3C89708C" w16cid:durableId="2840C287"/>
  <w16cid:commentId w16cid:paraId="67133C98" w16cid:durableId="2889E0EE"/>
  <w16cid:commentId w16cid:paraId="3949AFDF" w16cid:durableId="2889F6E1"/>
  <w16cid:commentId w16cid:paraId="16A4E95A" w16cid:durableId="2889F98A"/>
  <w16cid:commentId w16cid:paraId="5955050C" w16cid:durableId="2889F836"/>
  <w16cid:commentId w16cid:paraId="26441E22" w16cid:durableId="2889F9D6"/>
  <w16cid:commentId w16cid:paraId="6F456D5D" w16cid:durableId="2889FC77"/>
  <w16cid:commentId w16cid:paraId="34263A65" w16cid:durableId="2889FA1E"/>
  <w16cid:commentId w16cid:paraId="1D704160" w16cid:durableId="2889FA31"/>
  <w16cid:commentId w16cid:paraId="4E21B7C8" w16cid:durableId="2889FC99"/>
  <w16cid:commentId w16cid:paraId="199418E5" w16cid:durableId="2889FC3C"/>
  <w16cid:commentId w16cid:paraId="3865B44F" w16cid:durableId="2889FE2C"/>
  <w16cid:commentId w16cid:paraId="0FDB8454" w16cid:durableId="2889FED0"/>
  <w16cid:commentId w16cid:paraId="627DD949" w16cid:durableId="5ED25D74"/>
  <w16cid:commentId w16cid:paraId="1105AC06" w16cid:durableId="77B5D1E6"/>
  <w16cid:commentId w16cid:paraId="21A5283D" w16cid:durableId="2889D068"/>
  <w16cid:commentId w16cid:paraId="62B79A2A" w16cid:durableId="0E1C8A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860370" w14:textId="77777777" w:rsidR="00887AD9" w:rsidRDefault="00887AD9" w:rsidP="00A43E4F">
      <w:pPr>
        <w:spacing w:before="0" w:after="0"/>
      </w:pPr>
      <w:r>
        <w:separator/>
      </w:r>
    </w:p>
  </w:endnote>
  <w:endnote w:type="continuationSeparator" w:id="0">
    <w:p w14:paraId="759C1C8A" w14:textId="77777777" w:rsidR="00887AD9" w:rsidRDefault="00887AD9" w:rsidP="00A43E4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rbel">
    <w:panose1 w:val="020B0503020204020204"/>
    <w:charset w:val="00"/>
    <w:family w:val="swiss"/>
    <w:pitch w:val="variable"/>
    <w:sig w:usb0="A00002EF" w:usb1="4000A44B" w:usb2="00000000" w:usb3="00000000" w:csb0="0000019F" w:csb1="00000000"/>
  </w:font>
  <w:font w:name="Candara Light">
    <w:panose1 w:val="020E0502030303020204"/>
    <w:charset w:val="00"/>
    <w:family w:val="swiss"/>
    <w:pitch w:val="variable"/>
    <w:sig w:usb0="A00002FF" w:usb1="00000002" w:usb2="00000000" w:usb3="00000000" w:csb0="0000019F" w:csb1="00000000"/>
  </w:font>
  <w:font w:name="DokChampa">
    <w:charset w:val="DE"/>
    <w:family w:val="swiss"/>
    <w:pitch w:val="variable"/>
    <w:sig w:usb0="83000003" w:usb1="00000000" w:usb2="00000000" w:usb3="00000000" w:csb0="00010001" w:csb1="00000000"/>
  </w:font>
  <w:font w:name="Tw Cen MT">
    <w:panose1 w:val="020B0602020104020603"/>
    <w:charset w:val="00"/>
    <w:family w:val="swiss"/>
    <w:pitch w:val="variable"/>
    <w:sig w:usb0="00000007" w:usb1="00000000" w:usb2="00000000" w:usb3="00000000" w:csb0="00000003"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ustomXmlInsRangeStart w:id="3814" w:author="DARMANA-LEVERT Corentin (FRA-DTI)" w:date="2023-08-24T09:08:00Z"/>
  <w:sdt>
    <w:sdtPr>
      <w:id w:val="1358629257"/>
      <w:docPartObj>
        <w:docPartGallery w:val="Page Numbers (Bottom of Page)"/>
        <w:docPartUnique/>
      </w:docPartObj>
    </w:sdtPr>
    <w:sdtContent>
      <w:customXmlInsRangeEnd w:id="3814"/>
      <w:customXmlInsRangeStart w:id="3815" w:author="DARMANA-LEVERT Corentin (FRA-DTI)" w:date="2023-08-24T09:08:00Z"/>
      <w:sdt>
        <w:sdtPr>
          <w:id w:val="-1769616900"/>
          <w:docPartObj>
            <w:docPartGallery w:val="Page Numbers (Top of Page)"/>
            <w:docPartUnique/>
          </w:docPartObj>
        </w:sdtPr>
        <w:sdtContent>
          <w:customXmlInsRangeEnd w:id="3815"/>
          <w:p w14:paraId="7C8F2C79" w14:textId="16BFEC55" w:rsidR="004E62EB" w:rsidRDefault="004E62EB">
            <w:pPr>
              <w:pStyle w:val="Pieddepage"/>
              <w:jc w:val="right"/>
              <w:rPr>
                <w:ins w:id="3816" w:author="DARMANA-LEVERT Corentin (FRA-DTI)" w:date="2023-08-24T09:08:00Z"/>
              </w:rPr>
            </w:pPr>
            <w:ins w:id="3817" w:author="DARMANA-LEVERT Corentin (FRA-DTI)" w:date="2023-08-24T09:08:00Z">
              <w:r>
                <w:rPr>
                  <w:lang w:val="fr-FR"/>
                </w:rPr>
                <w:t xml:space="preserve">Page </w:t>
              </w:r>
              <w:r>
                <w:rPr>
                  <w:b/>
                  <w:bCs/>
                  <w:sz w:val="24"/>
                </w:rPr>
                <w:fldChar w:fldCharType="begin"/>
              </w:r>
              <w:r>
                <w:rPr>
                  <w:b/>
                  <w:bCs/>
                </w:rPr>
                <w:instrText>PAGE</w:instrText>
              </w:r>
              <w:r>
                <w:rPr>
                  <w:b/>
                  <w:bCs/>
                  <w:sz w:val="24"/>
                </w:rPr>
                <w:fldChar w:fldCharType="separate"/>
              </w:r>
              <w:r>
                <w:rPr>
                  <w:b/>
                  <w:bCs/>
                  <w:lang w:val="fr-FR"/>
                </w:rPr>
                <w:t>2</w:t>
              </w:r>
              <w:r>
                <w:rPr>
                  <w:b/>
                  <w:bCs/>
                  <w:sz w:val="24"/>
                </w:rPr>
                <w:fldChar w:fldCharType="end"/>
              </w:r>
              <w:r>
                <w:rPr>
                  <w:lang w:val="fr-FR"/>
                </w:rPr>
                <w:t xml:space="preserve"> of </w:t>
              </w:r>
              <w:r>
                <w:rPr>
                  <w:b/>
                  <w:bCs/>
                  <w:sz w:val="24"/>
                </w:rPr>
                <w:fldChar w:fldCharType="begin"/>
              </w:r>
              <w:r>
                <w:rPr>
                  <w:b/>
                  <w:bCs/>
                </w:rPr>
                <w:instrText>NUMPAGES</w:instrText>
              </w:r>
              <w:r>
                <w:rPr>
                  <w:b/>
                  <w:bCs/>
                  <w:sz w:val="24"/>
                </w:rPr>
                <w:fldChar w:fldCharType="separate"/>
              </w:r>
              <w:r>
                <w:rPr>
                  <w:b/>
                  <w:bCs/>
                  <w:lang w:val="fr-FR"/>
                </w:rPr>
                <w:t>2</w:t>
              </w:r>
              <w:r>
                <w:rPr>
                  <w:b/>
                  <w:bCs/>
                  <w:sz w:val="24"/>
                </w:rPr>
                <w:fldChar w:fldCharType="end"/>
              </w:r>
            </w:ins>
          </w:p>
          <w:customXmlInsRangeStart w:id="3818" w:author="DARMANA-LEVERT Corentin (FRA-DTI)" w:date="2023-08-24T09:08:00Z"/>
        </w:sdtContent>
      </w:sdt>
      <w:customXmlInsRangeEnd w:id="3818"/>
      <w:customXmlInsRangeStart w:id="3819" w:author="DARMANA-LEVERT Corentin (FRA-DTI)" w:date="2023-08-24T09:08:00Z"/>
    </w:sdtContent>
  </w:sdt>
  <w:customXmlInsRangeEnd w:id="3819"/>
  <w:p w14:paraId="7AD04A22" w14:textId="77777777" w:rsidR="00746B5C" w:rsidRDefault="00746B5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59F5AF" w14:textId="77777777" w:rsidR="00887AD9" w:rsidRDefault="00887AD9" w:rsidP="00A43E4F">
      <w:pPr>
        <w:spacing w:before="0" w:after="0"/>
      </w:pPr>
      <w:r>
        <w:separator/>
      </w:r>
    </w:p>
  </w:footnote>
  <w:footnote w:type="continuationSeparator" w:id="0">
    <w:p w14:paraId="271395AB" w14:textId="77777777" w:rsidR="00887AD9" w:rsidRDefault="00887AD9" w:rsidP="00A43E4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3C13E" w14:textId="036CF716" w:rsidR="00942BC7" w:rsidRPr="00FA01BE" w:rsidRDefault="00FA01BE" w:rsidP="00076257">
    <w:pPr>
      <w:pStyle w:val="En-tte"/>
      <w:spacing w:before="240" w:after="120"/>
      <w:rPr>
        <w:b w:val="0"/>
        <w:bCs/>
        <w:i/>
        <w:iCs/>
        <w:color w:val="7F7F7F" w:themeColor="text1" w:themeTint="80"/>
        <w:sz w:val="12"/>
      </w:rPr>
    </w:pPr>
    <w:ins w:id="3812" w:author="DARMANA-LEVERT Corentin (FRA-DTI)" w:date="2023-08-29T11:30:00Z">
      <w:r w:rsidRPr="00FA01BE">
        <w:rPr>
          <w:b w:val="0"/>
          <w:bCs/>
          <w:i/>
          <w:iCs/>
          <w:color w:val="7F7F7F" w:themeColor="text1" w:themeTint="80"/>
          <w:sz w:val="12"/>
        </w:rPr>
        <w:t>Corentin DARMANA</w:t>
      </w:r>
      <w:r w:rsidRPr="00FA01BE">
        <w:rPr>
          <w:b w:val="0"/>
          <w:bCs/>
          <w:i/>
          <w:iCs/>
          <w:color w:val="7F7F7F" w:themeColor="text1" w:themeTint="80"/>
          <w:sz w:val="12"/>
        </w:rPr>
        <w:ptab w:relativeTo="margin" w:alignment="center" w:leader="none"/>
      </w:r>
      <w:r w:rsidRPr="00FA01BE">
        <w:rPr>
          <w:b w:val="0"/>
          <w:bCs/>
          <w:i/>
          <w:iCs/>
          <w:color w:val="7F7F7F" w:themeColor="text1" w:themeTint="80"/>
          <w:sz w:val="12"/>
        </w:rPr>
        <w:t>Apprenticeship and final research internship report</w:t>
      </w:r>
      <w:r w:rsidRPr="00FA01BE">
        <w:rPr>
          <w:b w:val="0"/>
          <w:bCs/>
          <w:i/>
          <w:iCs/>
          <w:color w:val="7F7F7F" w:themeColor="text1" w:themeTint="80"/>
          <w:sz w:val="12"/>
        </w:rPr>
        <w:ptab w:relativeTo="margin" w:alignment="right" w:leader="none"/>
      </w:r>
    </w:ins>
    <w:ins w:id="3813" w:author="DARMANA-LEVERT Corentin (FRA-DTI)" w:date="2023-08-29T11:32:00Z">
      <w:r w:rsidRPr="00FA01BE">
        <w:rPr>
          <w:b w:val="0"/>
          <w:bCs/>
          <w:i/>
          <w:iCs/>
          <w:color w:val="7F7F7F" w:themeColor="text1" w:themeTint="80"/>
          <w:sz w:val="12"/>
        </w:rPr>
        <w:t>29/08/2023</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630792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244FA3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F3872C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242AD4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0F6F64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C0A14B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A60967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11C6F1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14CE81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9CAC83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D957F0"/>
    <w:multiLevelType w:val="multilevel"/>
    <w:tmpl w:val="5CE88F7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05F06C48"/>
    <w:multiLevelType w:val="hybridMultilevel"/>
    <w:tmpl w:val="05C6E4E8"/>
    <w:lvl w:ilvl="0" w:tplc="040C0001">
      <w:start w:val="1"/>
      <w:numFmt w:val="bullet"/>
      <w:lvlText w:val=""/>
      <w:lvlJc w:val="left"/>
      <w:pPr>
        <w:ind w:left="720" w:hanging="360"/>
      </w:pPr>
      <w:rPr>
        <w:rFonts w:ascii="Symbol" w:hAnsi="Symbol" w:hint="default"/>
      </w:rPr>
    </w:lvl>
    <w:lvl w:ilvl="1" w:tplc="F69450BC">
      <w:numFmt w:val="bullet"/>
      <w:lvlText w:val="•"/>
      <w:lvlJc w:val="left"/>
      <w:pPr>
        <w:ind w:left="1440" w:hanging="360"/>
      </w:pPr>
      <w:rPr>
        <w:rFonts w:ascii="Arial" w:eastAsia="Times New Roman" w:hAnsi="Arial" w:cs="Aria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9790C66"/>
    <w:multiLevelType w:val="multilevel"/>
    <w:tmpl w:val="1A84B29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0FBE22F3"/>
    <w:multiLevelType w:val="multilevel"/>
    <w:tmpl w:val="A094FDD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196618A7"/>
    <w:multiLevelType w:val="hybridMultilevel"/>
    <w:tmpl w:val="04C8ADDC"/>
    <w:lvl w:ilvl="0" w:tplc="87EE266E">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1045E12"/>
    <w:multiLevelType w:val="multilevel"/>
    <w:tmpl w:val="562A254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218D43D4"/>
    <w:multiLevelType w:val="hybridMultilevel"/>
    <w:tmpl w:val="E8B63ECE"/>
    <w:lvl w:ilvl="0" w:tplc="F69450BC">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2316D66"/>
    <w:multiLevelType w:val="multilevel"/>
    <w:tmpl w:val="E6AE24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4C846F0"/>
    <w:multiLevelType w:val="hybridMultilevel"/>
    <w:tmpl w:val="F94C77C8"/>
    <w:lvl w:ilvl="0" w:tplc="E38ABC08">
      <w:start w:val="17"/>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9056A2B"/>
    <w:multiLevelType w:val="multilevel"/>
    <w:tmpl w:val="218C614E"/>
    <w:lvl w:ilvl="0">
      <w:start w:val="1"/>
      <w:numFmt w:val="decimal"/>
      <w:pStyle w:val="Titre1"/>
      <w:lvlText w:val="%1."/>
      <w:lvlJc w:val="left"/>
      <w:pPr>
        <w:tabs>
          <w:tab w:val="num" w:pos="1134"/>
        </w:tabs>
        <w:ind w:left="1134" w:hanging="1134"/>
      </w:pPr>
      <w:rPr>
        <w:rFonts w:hint="default"/>
      </w:rPr>
    </w:lvl>
    <w:lvl w:ilvl="1">
      <w:start w:val="1"/>
      <w:numFmt w:val="decimal"/>
      <w:pStyle w:val="Titre2"/>
      <w:lvlText w:val="%1.%2."/>
      <w:lvlJc w:val="left"/>
      <w:pPr>
        <w:tabs>
          <w:tab w:val="num" w:pos="1134"/>
        </w:tabs>
        <w:ind w:left="1134" w:hanging="1134"/>
      </w:pPr>
      <w:rPr>
        <w:rFonts w:hint="default"/>
      </w:rPr>
    </w:lvl>
    <w:lvl w:ilvl="2">
      <w:start w:val="1"/>
      <w:numFmt w:val="decimal"/>
      <w:pStyle w:val="Titre3"/>
      <w:lvlText w:val="%1.%2.%3."/>
      <w:lvlJc w:val="left"/>
      <w:pPr>
        <w:tabs>
          <w:tab w:val="num" w:pos="1134"/>
        </w:tabs>
        <w:ind w:left="1134" w:hanging="1134"/>
      </w:pPr>
      <w:rPr>
        <w:rFonts w:hint="default"/>
      </w:rPr>
    </w:lvl>
    <w:lvl w:ilvl="3">
      <w:start w:val="1"/>
      <w:numFmt w:val="decimal"/>
      <w:pStyle w:val="Titre4"/>
      <w:lvlText w:val="%1.%2.%3.%4."/>
      <w:lvlJc w:val="left"/>
      <w:pPr>
        <w:tabs>
          <w:tab w:val="num" w:pos="1134"/>
        </w:tabs>
        <w:ind w:left="1134" w:hanging="1134"/>
      </w:pPr>
      <w:rPr>
        <w:rFonts w:hint="default"/>
      </w:rPr>
    </w:lvl>
    <w:lvl w:ilvl="4">
      <w:start w:val="1"/>
      <w:numFmt w:val="decimal"/>
      <w:pStyle w:val="Titre5"/>
      <w:lvlText w:val="%1.%2.%3.%4.%5."/>
      <w:lvlJc w:val="left"/>
      <w:pPr>
        <w:tabs>
          <w:tab w:val="num" w:pos="1134"/>
        </w:tabs>
        <w:ind w:left="1134" w:hanging="1134"/>
      </w:pPr>
      <w:rPr>
        <w:rFonts w:hint="default"/>
      </w:rPr>
    </w:lvl>
    <w:lvl w:ilvl="5">
      <w:start w:val="1"/>
      <w:numFmt w:val="decimal"/>
      <w:pStyle w:val="Titre6"/>
      <w:lvlText w:val="%1.%2.%3.%4.%5.%6."/>
      <w:lvlJc w:val="left"/>
      <w:pPr>
        <w:tabs>
          <w:tab w:val="num" w:pos="1440"/>
        </w:tabs>
        <w:ind w:left="1134" w:hanging="1134"/>
      </w:pPr>
      <w:rPr>
        <w:rFonts w:hint="default"/>
      </w:rPr>
    </w:lvl>
    <w:lvl w:ilvl="6">
      <w:start w:val="1"/>
      <w:numFmt w:val="decimal"/>
      <w:pStyle w:val="Titre7"/>
      <w:lvlText w:val="%1.%2.%3.%4.%5.%6.%7."/>
      <w:lvlJc w:val="left"/>
      <w:pPr>
        <w:tabs>
          <w:tab w:val="num" w:pos="1440"/>
        </w:tabs>
        <w:ind w:left="1134" w:hanging="1134"/>
      </w:pPr>
      <w:rPr>
        <w:rFonts w:hint="default"/>
      </w:rPr>
    </w:lvl>
    <w:lvl w:ilvl="7">
      <w:start w:val="1"/>
      <w:numFmt w:val="decimal"/>
      <w:pStyle w:val="Titre8"/>
      <w:lvlText w:val="%1.%2.%3.%4.%5.%6.%7.%8."/>
      <w:lvlJc w:val="left"/>
      <w:pPr>
        <w:tabs>
          <w:tab w:val="num" w:pos="1800"/>
        </w:tabs>
        <w:ind w:left="1418" w:hanging="1418"/>
      </w:pPr>
      <w:rPr>
        <w:rFonts w:hint="default"/>
      </w:rPr>
    </w:lvl>
    <w:lvl w:ilvl="8">
      <w:start w:val="1"/>
      <w:numFmt w:val="decimal"/>
      <w:pStyle w:val="Titre9"/>
      <w:lvlText w:val="%1.%2.%3.%4.%5.%6.%7.%8.%9."/>
      <w:lvlJc w:val="left"/>
      <w:pPr>
        <w:tabs>
          <w:tab w:val="num" w:pos="2160"/>
        </w:tabs>
        <w:ind w:left="1701" w:hanging="1701"/>
      </w:pPr>
      <w:rPr>
        <w:rFonts w:hint="default"/>
      </w:rPr>
    </w:lvl>
  </w:abstractNum>
  <w:abstractNum w:abstractNumId="20" w15:restartNumberingAfterBreak="0">
    <w:nsid w:val="2A011391"/>
    <w:multiLevelType w:val="hybridMultilevel"/>
    <w:tmpl w:val="E2AC9C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B255D89"/>
    <w:multiLevelType w:val="hybridMultilevel"/>
    <w:tmpl w:val="BF8AA13C"/>
    <w:lvl w:ilvl="0" w:tplc="2D58E34C">
      <w:start w:val="1"/>
      <w:numFmt w:val="decimal"/>
      <w:lvlText w:val="%1."/>
      <w:lvlJc w:val="left"/>
      <w:pPr>
        <w:ind w:left="720" w:hanging="360"/>
      </w:pPr>
      <w:rPr>
        <w:rFonts w:ascii="Arial" w:hAnsi="Aria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F632A8A"/>
    <w:multiLevelType w:val="multilevel"/>
    <w:tmpl w:val="6ED8B496"/>
    <w:lvl w:ilvl="0">
      <w:start w:val="1"/>
      <w:numFmt w:val="decimal"/>
      <w:suff w:val="space"/>
      <w:lvlText w:val="%1 -"/>
      <w:lvlJc w:val="left"/>
      <w:pPr>
        <w:ind w:left="1149" w:hanging="432"/>
      </w:pPr>
      <w:rPr>
        <w:rFonts w:hint="default"/>
      </w:rPr>
    </w:lvl>
    <w:lvl w:ilvl="1">
      <w:start w:val="1"/>
      <w:numFmt w:val="decimal"/>
      <w:suff w:val="space"/>
      <w:lvlText w:val="%1.%2"/>
      <w:lvlJc w:val="left"/>
      <w:pPr>
        <w:ind w:left="1293" w:hanging="576"/>
      </w:pPr>
      <w:rPr>
        <w:rFonts w:hint="default"/>
      </w:rPr>
    </w:lvl>
    <w:lvl w:ilvl="2">
      <w:start w:val="1"/>
      <w:numFmt w:val="decimal"/>
      <w:suff w:val="space"/>
      <w:lvlText w:val="%1.%2.%3"/>
      <w:lvlJc w:val="left"/>
      <w:pPr>
        <w:ind w:left="1437" w:hanging="720"/>
      </w:pPr>
      <w:rPr>
        <w:rFonts w:hint="default"/>
      </w:rPr>
    </w:lvl>
    <w:lvl w:ilvl="3">
      <w:start w:val="1"/>
      <w:numFmt w:val="decimal"/>
      <w:suff w:val="space"/>
      <w:lvlText w:val="%1.%2.%3.%4"/>
      <w:lvlJc w:val="left"/>
      <w:pPr>
        <w:ind w:left="1581" w:hanging="864"/>
      </w:pPr>
      <w:rPr>
        <w:rFonts w:hint="default"/>
      </w:rPr>
    </w:lvl>
    <w:lvl w:ilvl="4">
      <w:start w:val="1"/>
      <w:numFmt w:val="decimal"/>
      <w:lvlText w:val="%1.%2.%3.%4.%5"/>
      <w:lvlJc w:val="left"/>
      <w:pPr>
        <w:tabs>
          <w:tab w:val="num" w:pos="1725"/>
        </w:tabs>
        <w:ind w:left="1725" w:hanging="1008"/>
      </w:pPr>
      <w:rPr>
        <w:rFonts w:hint="default"/>
      </w:rPr>
    </w:lvl>
    <w:lvl w:ilvl="5">
      <w:start w:val="1"/>
      <w:numFmt w:val="decimal"/>
      <w:lvlText w:val="%1.%2.%3.%4.%5.%6"/>
      <w:lvlJc w:val="left"/>
      <w:pPr>
        <w:tabs>
          <w:tab w:val="num" w:pos="1869"/>
        </w:tabs>
        <w:ind w:left="1869" w:hanging="1152"/>
      </w:pPr>
      <w:rPr>
        <w:rFonts w:hint="default"/>
      </w:rPr>
    </w:lvl>
    <w:lvl w:ilvl="6">
      <w:start w:val="1"/>
      <w:numFmt w:val="decimal"/>
      <w:lvlText w:val="%1.%2.%3.%4.%5.%6.%7"/>
      <w:lvlJc w:val="left"/>
      <w:pPr>
        <w:tabs>
          <w:tab w:val="num" w:pos="2013"/>
        </w:tabs>
        <w:ind w:left="2013" w:hanging="1296"/>
      </w:pPr>
      <w:rPr>
        <w:rFonts w:hint="default"/>
      </w:rPr>
    </w:lvl>
    <w:lvl w:ilvl="7">
      <w:start w:val="1"/>
      <w:numFmt w:val="decimal"/>
      <w:lvlText w:val="%1.%2.%3.%4.%5.%6.%7.%8"/>
      <w:lvlJc w:val="left"/>
      <w:pPr>
        <w:tabs>
          <w:tab w:val="num" w:pos="2157"/>
        </w:tabs>
        <w:ind w:left="2157" w:hanging="1440"/>
      </w:pPr>
      <w:rPr>
        <w:rFonts w:hint="default"/>
      </w:rPr>
    </w:lvl>
    <w:lvl w:ilvl="8">
      <w:start w:val="1"/>
      <w:numFmt w:val="decimal"/>
      <w:lvlText w:val="%1.%2.%3.%4.%5.%6.%7.%8.%9"/>
      <w:lvlJc w:val="left"/>
      <w:pPr>
        <w:tabs>
          <w:tab w:val="num" w:pos="2301"/>
        </w:tabs>
        <w:ind w:left="2301" w:hanging="1584"/>
      </w:pPr>
      <w:rPr>
        <w:rFonts w:hint="default"/>
      </w:rPr>
    </w:lvl>
  </w:abstractNum>
  <w:abstractNum w:abstractNumId="23" w15:restartNumberingAfterBreak="0">
    <w:nsid w:val="33C55B2C"/>
    <w:multiLevelType w:val="multilevel"/>
    <w:tmpl w:val="61F8F9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E883793"/>
    <w:multiLevelType w:val="hybridMultilevel"/>
    <w:tmpl w:val="7A00B8FC"/>
    <w:lvl w:ilvl="0" w:tplc="F8904850">
      <w:start w:val="1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77A68F6"/>
    <w:multiLevelType w:val="hybridMultilevel"/>
    <w:tmpl w:val="90D26F32"/>
    <w:lvl w:ilvl="0" w:tplc="352A1D30">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85A6C8E"/>
    <w:multiLevelType w:val="multilevel"/>
    <w:tmpl w:val="B93A8A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A8C15E9"/>
    <w:multiLevelType w:val="hybridMultilevel"/>
    <w:tmpl w:val="8A6CE42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E5E3A52"/>
    <w:multiLevelType w:val="hybridMultilevel"/>
    <w:tmpl w:val="295E3E4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9" w15:restartNumberingAfterBreak="0">
    <w:nsid w:val="4F163BB7"/>
    <w:multiLevelType w:val="hybridMultilevel"/>
    <w:tmpl w:val="FFBEE5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0371A5F"/>
    <w:multiLevelType w:val="multilevel"/>
    <w:tmpl w:val="CEBA513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55654B7B"/>
    <w:multiLevelType w:val="hybridMultilevel"/>
    <w:tmpl w:val="3190D4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7274135"/>
    <w:multiLevelType w:val="multilevel"/>
    <w:tmpl w:val="90D26F32"/>
    <w:lvl w:ilvl="0">
      <w:numFmt w:val="bullet"/>
      <w:lvlText w:val="-"/>
      <w:lvlJc w:val="left"/>
      <w:pPr>
        <w:tabs>
          <w:tab w:val="num" w:pos="720"/>
        </w:tabs>
        <w:ind w:left="720" w:hanging="360"/>
      </w:pPr>
      <w:rPr>
        <w:rFonts w:ascii="Arial" w:eastAsia="Times New Roman" w:hAnsi="Arial" w:cs="Aria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F3E70CE"/>
    <w:multiLevelType w:val="hybridMultilevel"/>
    <w:tmpl w:val="95B480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07A4553"/>
    <w:multiLevelType w:val="hybridMultilevel"/>
    <w:tmpl w:val="9D5A0D70"/>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start w:val="1"/>
      <w:numFmt w:val="bullet"/>
      <w:lvlText w:val=""/>
      <w:lvlJc w:val="left"/>
      <w:pPr>
        <w:ind w:left="2868" w:hanging="360"/>
      </w:pPr>
      <w:rPr>
        <w:rFonts w:ascii="Wingdings" w:hAnsi="Wingdings" w:hint="default"/>
      </w:rPr>
    </w:lvl>
    <w:lvl w:ilvl="3" w:tplc="040C0001">
      <w:start w:val="1"/>
      <w:numFmt w:val="bullet"/>
      <w:lvlText w:val=""/>
      <w:lvlJc w:val="left"/>
      <w:pPr>
        <w:ind w:left="3588" w:hanging="360"/>
      </w:pPr>
      <w:rPr>
        <w:rFonts w:ascii="Symbol" w:hAnsi="Symbol" w:hint="default"/>
      </w:rPr>
    </w:lvl>
    <w:lvl w:ilvl="4" w:tplc="040C0003">
      <w:start w:val="1"/>
      <w:numFmt w:val="bullet"/>
      <w:lvlText w:val="o"/>
      <w:lvlJc w:val="left"/>
      <w:pPr>
        <w:ind w:left="4308" w:hanging="360"/>
      </w:pPr>
      <w:rPr>
        <w:rFonts w:ascii="Courier New" w:hAnsi="Courier New" w:cs="Courier New" w:hint="default"/>
      </w:rPr>
    </w:lvl>
    <w:lvl w:ilvl="5" w:tplc="040C0005">
      <w:start w:val="1"/>
      <w:numFmt w:val="bullet"/>
      <w:lvlText w:val=""/>
      <w:lvlJc w:val="left"/>
      <w:pPr>
        <w:ind w:left="5028" w:hanging="360"/>
      </w:pPr>
      <w:rPr>
        <w:rFonts w:ascii="Wingdings" w:hAnsi="Wingdings" w:hint="default"/>
      </w:rPr>
    </w:lvl>
    <w:lvl w:ilvl="6" w:tplc="040C0001">
      <w:start w:val="1"/>
      <w:numFmt w:val="bullet"/>
      <w:lvlText w:val=""/>
      <w:lvlJc w:val="left"/>
      <w:pPr>
        <w:ind w:left="5748" w:hanging="360"/>
      </w:pPr>
      <w:rPr>
        <w:rFonts w:ascii="Symbol" w:hAnsi="Symbol" w:hint="default"/>
      </w:rPr>
    </w:lvl>
    <w:lvl w:ilvl="7" w:tplc="040C0003">
      <w:start w:val="1"/>
      <w:numFmt w:val="bullet"/>
      <w:lvlText w:val="o"/>
      <w:lvlJc w:val="left"/>
      <w:pPr>
        <w:ind w:left="6468" w:hanging="360"/>
      </w:pPr>
      <w:rPr>
        <w:rFonts w:ascii="Courier New" w:hAnsi="Courier New" w:cs="Courier New" w:hint="default"/>
      </w:rPr>
    </w:lvl>
    <w:lvl w:ilvl="8" w:tplc="040C0005">
      <w:start w:val="1"/>
      <w:numFmt w:val="bullet"/>
      <w:lvlText w:val=""/>
      <w:lvlJc w:val="left"/>
      <w:pPr>
        <w:ind w:left="7188" w:hanging="360"/>
      </w:pPr>
      <w:rPr>
        <w:rFonts w:ascii="Wingdings" w:hAnsi="Wingdings" w:hint="default"/>
      </w:rPr>
    </w:lvl>
  </w:abstractNum>
  <w:abstractNum w:abstractNumId="35" w15:restartNumberingAfterBreak="0">
    <w:nsid w:val="71940D1E"/>
    <w:multiLevelType w:val="hybridMultilevel"/>
    <w:tmpl w:val="BC106A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2771931"/>
    <w:multiLevelType w:val="hybridMultilevel"/>
    <w:tmpl w:val="717E86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E9861F9"/>
    <w:multiLevelType w:val="hybridMultilevel"/>
    <w:tmpl w:val="9F808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53849856">
    <w:abstractNumId w:val="17"/>
  </w:num>
  <w:num w:numId="2" w16cid:durableId="1338652783">
    <w:abstractNumId w:val="22"/>
  </w:num>
  <w:num w:numId="3" w16cid:durableId="525290291">
    <w:abstractNumId w:val="23"/>
  </w:num>
  <w:num w:numId="4" w16cid:durableId="2135563112">
    <w:abstractNumId w:val="13"/>
  </w:num>
  <w:num w:numId="5" w16cid:durableId="66343426">
    <w:abstractNumId w:val="30"/>
  </w:num>
  <w:num w:numId="6" w16cid:durableId="1356541569">
    <w:abstractNumId w:val="13"/>
  </w:num>
  <w:num w:numId="7" w16cid:durableId="1993370581">
    <w:abstractNumId w:val="21"/>
  </w:num>
  <w:num w:numId="8" w16cid:durableId="1387412748">
    <w:abstractNumId w:val="26"/>
  </w:num>
  <w:num w:numId="9" w16cid:durableId="745147472">
    <w:abstractNumId w:val="10"/>
  </w:num>
  <w:num w:numId="10" w16cid:durableId="180048351">
    <w:abstractNumId w:val="12"/>
  </w:num>
  <w:num w:numId="11" w16cid:durableId="1882129568">
    <w:abstractNumId w:val="8"/>
  </w:num>
  <w:num w:numId="12" w16cid:durableId="683828207">
    <w:abstractNumId w:val="3"/>
  </w:num>
  <w:num w:numId="13" w16cid:durableId="315500600">
    <w:abstractNumId w:val="2"/>
  </w:num>
  <w:num w:numId="14" w16cid:durableId="497036887">
    <w:abstractNumId w:val="1"/>
  </w:num>
  <w:num w:numId="15" w16cid:durableId="2015843098">
    <w:abstractNumId w:val="0"/>
  </w:num>
  <w:num w:numId="16" w16cid:durableId="540168948">
    <w:abstractNumId w:val="9"/>
  </w:num>
  <w:num w:numId="17" w16cid:durableId="1948000943">
    <w:abstractNumId w:val="7"/>
  </w:num>
  <w:num w:numId="18" w16cid:durableId="1996571938">
    <w:abstractNumId w:val="6"/>
  </w:num>
  <w:num w:numId="19" w16cid:durableId="1861314769">
    <w:abstractNumId w:val="5"/>
  </w:num>
  <w:num w:numId="20" w16cid:durableId="1064449037">
    <w:abstractNumId w:val="4"/>
  </w:num>
  <w:num w:numId="21" w16cid:durableId="329531842">
    <w:abstractNumId w:val="25"/>
  </w:num>
  <w:num w:numId="22" w16cid:durableId="412240505">
    <w:abstractNumId w:val="32"/>
  </w:num>
  <w:num w:numId="23" w16cid:durableId="351810622">
    <w:abstractNumId w:val="19"/>
  </w:num>
  <w:num w:numId="24" w16cid:durableId="1957252203">
    <w:abstractNumId w:val="14"/>
  </w:num>
  <w:num w:numId="25" w16cid:durableId="954598699">
    <w:abstractNumId w:val="15"/>
  </w:num>
  <w:num w:numId="26" w16cid:durableId="220481733">
    <w:abstractNumId w:val="35"/>
  </w:num>
  <w:num w:numId="27" w16cid:durableId="1919823134">
    <w:abstractNumId w:val="16"/>
  </w:num>
  <w:num w:numId="28" w16cid:durableId="1289625340">
    <w:abstractNumId w:val="11"/>
  </w:num>
  <w:num w:numId="29" w16cid:durableId="295531477">
    <w:abstractNumId w:val="33"/>
  </w:num>
  <w:num w:numId="30" w16cid:durableId="278417778">
    <w:abstractNumId w:val="37"/>
  </w:num>
  <w:num w:numId="31" w16cid:durableId="2064988752">
    <w:abstractNumId w:val="31"/>
  </w:num>
  <w:num w:numId="32" w16cid:durableId="1205749955">
    <w:abstractNumId w:val="20"/>
  </w:num>
  <w:num w:numId="33" w16cid:durableId="1852721121">
    <w:abstractNumId w:val="34"/>
  </w:num>
  <w:num w:numId="34" w16cid:durableId="366486385">
    <w:abstractNumId w:val="27"/>
  </w:num>
  <w:num w:numId="35" w16cid:durableId="118573018">
    <w:abstractNumId w:val="29"/>
  </w:num>
  <w:num w:numId="36" w16cid:durableId="90125974">
    <w:abstractNumId w:val="28"/>
  </w:num>
  <w:num w:numId="37" w16cid:durableId="345061672">
    <w:abstractNumId w:val="36"/>
  </w:num>
  <w:num w:numId="38" w16cid:durableId="962004237">
    <w:abstractNumId w:val="24"/>
  </w:num>
  <w:num w:numId="39" w16cid:durableId="1362702044">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RMANA-LEVERT Corentin (FRA-DTI)">
    <w15:presenceInfo w15:providerId="AD" w15:userId="S::corentin.darmana-levert@framatome.com::1409f936-3c4f-467a-bc4a-d47237b1f93e"/>
  </w15:person>
  <w15:person w15:author="MARCEAUX DIT CLEMENT Arthur (FRA-DTI)">
    <w15:presenceInfo w15:providerId="None" w15:userId="MARCEAUX DIT CLEMENT Arthur (FRA-DTI)"/>
  </w15:person>
  <w15:person w15:author="DARMANA--LEVERT Corentin (FRA-DTI)">
    <w15:presenceInfo w15:providerId="None" w15:userId="DARMANA--LEVERT Corentin (FRA-DTI)"/>
  </w15:person>
  <w15:person w15:author="Nazemi, Ali">
    <w15:presenceInfo w15:providerId="AD" w15:userId="S::nazemi.ali@uqam.ca::7c601072-85dd-4ce1-b280-7a8074a56b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09"/>
  <w:hyphenationZone w:val="425"/>
  <w:characterSpacingControl w:val="doNotCompress"/>
  <w:hdrShapeDefaults>
    <o:shapedefaults v:ext="edit" spidmax="2050">
      <o:colormru v:ext="edit" colors="#c00,#a69dc9,#f6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FED"/>
    <w:rsid w:val="00000C5C"/>
    <w:rsid w:val="00003E6A"/>
    <w:rsid w:val="000101DB"/>
    <w:rsid w:val="0001129C"/>
    <w:rsid w:val="0001296A"/>
    <w:rsid w:val="0001668F"/>
    <w:rsid w:val="00016D76"/>
    <w:rsid w:val="0002132B"/>
    <w:rsid w:val="00021897"/>
    <w:rsid w:val="000218D2"/>
    <w:rsid w:val="00022919"/>
    <w:rsid w:val="000233C9"/>
    <w:rsid w:val="00024D4E"/>
    <w:rsid w:val="000254EB"/>
    <w:rsid w:val="00025E9D"/>
    <w:rsid w:val="00026DDB"/>
    <w:rsid w:val="00027A9B"/>
    <w:rsid w:val="00037AA2"/>
    <w:rsid w:val="000420D7"/>
    <w:rsid w:val="00047386"/>
    <w:rsid w:val="00050519"/>
    <w:rsid w:val="00055873"/>
    <w:rsid w:val="00055A98"/>
    <w:rsid w:val="00060D71"/>
    <w:rsid w:val="000615A1"/>
    <w:rsid w:val="000645FA"/>
    <w:rsid w:val="00067202"/>
    <w:rsid w:val="00072601"/>
    <w:rsid w:val="000755FE"/>
    <w:rsid w:val="00076257"/>
    <w:rsid w:val="00077244"/>
    <w:rsid w:val="00077760"/>
    <w:rsid w:val="000809E7"/>
    <w:rsid w:val="0008317B"/>
    <w:rsid w:val="00085248"/>
    <w:rsid w:val="000902A9"/>
    <w:rsid w:val="000907B4"/>
    <w:rsid w:val="00092A50"/>
    <w:rsid w:val="00092A83"/>
    <w:rsid w:val="00092D00"/>
    <w:rsid w:val="000969A9"/>
    <w:rsid w:val="00097F46"/>
    <w:rsid w:val="000A062C"/>
    <w:rsid w:val="000A3969"/>
    <w:rsid w:val="000A4A51"/>
    <w:rsid w:val="000B41F0"/>
    <w:rsid w:val="000B47A3"/>
    <w:rsid w:val="000B6498"/>
    <w:rsid w:val="000B76AB"/>
    <w:rsid w:val="000C3FBA"/>
    <w:rsid w:val="000C4EE1"/>
    <w:rsid w:val="000C4F15"/>
    <w:rsid w:val="000D1197"/>
    <w:rsid w:val="000D1369"/>
    <w:rsid w:val="000D2700"/>
    <w:rsid w:val="000D315A"/>
    <w:rsid w:val="000D3F9B"/>
    <w:rsid w:val="000E29E5"/>
    <w:rsid w:val="000E3AD2"/>
    <w:rsid w:val="000E43F3"/>
    <w:rsid w:val="000E7D2D"/>
    <w:rsid w:val="000F3928"/>
    <w:rsid w:val="000F4474"/>
    <w:rsid w:val="000F4926"/>
    <w:rsid w:val="00101AE0"/>
    <w:rsid w:val="0010330D"/>
    <w:rsid w:val="00103C17"/>
    <w:rsid w:val="0010449C"/>
    <w:rsid w:val="00105468"/>
    <w:rsid w:val="0010762B"/>
    <w:rsid w:val="001102E2"/>
    <w:rsid w:val="00111C01"/>
    <w:rsid w:val="0011377C"/>
    <w:rsid w:val="0011435A"/>
    <w:rsid w:val="001200BA"/>
    <w:rsid w:val="001200F4"/>
    <w:rsid w:val="00122D20"/>
    <w:rsid w:val="001250E0"/>
    <w:rsid w:val="0012563A"/>
    <w:rsid w:val="001304C9"/>
    <w:rsid w:val="00131798"/>
    <w:rsid w:val="00131975"/>
    <w:rsid w:val="00136E66"/>
    <w:rsid w:val="0014012D"/>
    <w:rsid w:val="00140A03"/>
    <w:rsid w:val="00141FDF"/>
    <w:rsid w:val="00145B7D"/>
    <w:rsid w:val="001462B3"/>
    <w:rsid w:val="00146EBD"/>
    <w:rsid w:val="0015032D"/>
    <w:rsid w:val="00151A7A"/>
    <w:rsid w:val="00153072"/>
    <w:rsid w:val="00153D81"/>
    <w:rsid w:val="00153EF5"/>
    <w:rsid w:val="00154F7F"/>
    <w:rsid w:val="00155A41"/>
    <w:rsid w:val="00155BE3"/>
    <w:rsid w:val="00155E94"/>
    <w:rsid w:val="001574C5"/>
    <w:rsid w:val="00157DF0"/>
    <w:rsid w:val="00160878"/>
    <w:rsid w:val="0016202F"/>
    <w:rsid w:val="00163018"/>
    <w:rsid w:val="00165DDC"/>
    <w:rsid w:val="00167BA7"/>
    <w:rsid w:val="00171B66"/>
    <w:rsid w:val="00171D1D"/>
    <w:rsid w:val="00175724"/>
    <w:rsid w:val="001777F7"/>
    <w:rsid w:val="00177C51"/>
    <w:rsid w:val="00180E84"/>
    <w:rsid w:val="001825E4"/>
    <w:rsid w:val="00191491"/>
    <w:rsid w:val="0019255A"/>
    <w:rsid w:val="001925D5"/>
    <w:rsid w:val="001928C0"/>
    <w:rsid w:val="00192DCB"/>
    <w:rsid w:val="00192EC5"/>
    <w:rsid w:val="00195B1B"/>
    <w:rsid w:val="00197B29"/>
    <w:rsid w:val="001A07B3"/>
    <w:rsid w:val="001A31CB"/>
    <w:rsid w:val="001B262C"/>
    <w:rsid w:val="001B6A9C"/>
    <w:rsid w:val="001B7F6A"/>
    <w:rsid w:val="001C0DF4"/>
    <w:rsid w:val="001D0236"/>
    <w:rsid w:val="001D15FB"/>
    <w:rsid w:val="001D1F71"/>
    <w:rsid w:val="001D3592"/>
    <w:rsid w:val="001D5C94"/>
    <w:rsid w:val="001D6C0C"/>
    <w:rsid w:val="001E06DE"/>
    <w:rsid w:val="001E08BE"/>
    <w:rsid w:val="001E3BD6"/>
    <w:rsid w:val="001E4A33"/>
    <w:rsid w:val="001E51F2"/>
    <w:rsid w:val="001E78C9"/>
    <w:rsid w:val="001E7F6F"/>
    <w:rsid w:val="001F0053"/>
    <w:rsid w:val="001F7FA6"/>
    <w:rsid w:val="00201562"/>
    <w:rsid w:val="002025EE"/>
    <w:rsid w:val="00202907"/>
    <w:rsid w:val="002032CA"/>
    <w:rsid w:val="00206C93"/>
    <w:rsid w:val="00210075"/>
    <w:rsid w:val="00210684"/>
    <w:rsid w:val="0021144F"/>
    <w:rsid w:val="002127EF"/>
    <w:rsid w:val="00213DD9"/>
    <w:rsid w:val="0021573B"/>
    <w:rsid w:val="00216126"/>
    <w:rsid w:val="0021614A"/>
    <w:rsid w:val="002210EB"/>
    <w:rsid w:val="00223FDD"/>
    <w:rsid w:val="002300F6"/>
    <w:rsid w:val="002312C0"/>
    <w:rsid w:val="002335E8"/>
    <w:rsid w:val="00233A0B"/>
    <w:rsid w:val="00233BC1"/>
    <w:rsid w:val="0023589C"/>
    <w:rsid w:val="00235BD5"/>
    <w:rsid w:val="0023665D"/>
    <w:rsid w:val="00237E55"/>
    <w:rsid w:val="00240616"/>
    <w:rsid w:val="00242870"/>
    <w:rsid w:val="00242DF0"/>
    <w:rsid w:val="00245698"/>
    <w:rsid w:val="00246817"/>
    <w:rsid w:val="00256A43"/>
    <w:rsid w:val="00261059"/>
    <w:rsid w:val="00263B26"/>
    <w:rsid w:val="002658F5"/>
    <w:rsid w:val="00266395"/>
    <w:rsid w:val="00266FB8"/>
    <w:rsid w:val="002734BB"/>
    <w:rsid w:val="00275B7A"/>
    <w:rsid w:val="00276E92"/>
    <w:rsid w:val="00280691"/>
    <w:rsid w:val="002833E0"/>
    <w:rsid w:val="00284070"/>
    <w:rsid w:val="00284821"/>
    <w:rsid w:val="00285F3E"/>
    <w:rsid w:val="002909CC"/>
    <w:rsid w:val="00291058"/>
    <w:rsid w:val="00291CE7"/>
    <w:rsid w:val="00294975"/>
    <w:rsid w:val="002952F3"/>
    <w:rsid w:val="00297002"/>
    <w:rsid w:val="002A15B7"/>
    <w:rsid w:val="002A3389"/>
    <w:rsid w:val="002A3D14"/>
    <w:rsid w:val="002A675A"/>
    <w:rsid w:val="002A6E15"/>
    <w:rsid w:val="002A7E4E"/>
    <w:rsid w:val="002B0909"/>
    <w:rsid w:val="002B095E"/>
    <w:rsid w:val="002B15BE"/>
    <w:rsid w:val="002B19C4"/>
    <w:rsid w:val="002B267E"/>
    <w:rsid w:val="002B4161"/>
    <w:rsid w:val="002B6335"/>
    <w:rsid w:val="002B664F"/>
    <w:rsid w:val="002C28D4"/>
    <w:rsid w:val="002C4D05"/>
    <w:rsid w:val="002C52CF"/>
    <w:rsid w:val="002C63AE"/>
    <w:rsid w:val="002C6696"/>
    <w:rsid w:val="002C731C"/>
    <w:rsid w:val="002D13D9"/>
    <w:rsid w:val="002D1DCB"/>
    <w:rsid w:val="002D3747"/>
    <w:rsid w:val="002D4994"/>
    <w:rsid w:val="002D4B36"/>
    <w:rsid w:val="002D53C7"/>
    <w:rsid w:val="002D699D"/>
    <w:rsid w:val="002E2BEC"/>
    <w:rsid w:val="002E6302"/>
    <w:rsid w:val="002E65FC"/>
    <w:rsid w:val="002E698F"/>
    <w:rsid w:val="002E7EBE"/>
    <w:rsid w:val="002F57D9"/>
    <w:rsid w:val="002F585D"/>
    <w:rsid w:val="003014ED"/>
    <w:rsid w:val="00303970"/>
    <w:rsid w:val="00307636"/>
    <w:rsid w:val="0031127B"/>
    <w:rsid w:val="00314AA8"/>
    <w:rsid w:val="0031540A"/>
    <w:rsid w:val="00316644"/>
    <w:rsid w:val="00320006"/>
    <w:rsid w:val="00321898"/>
    <w:rsid w:val="00321F72"/>
    <w:rsid w:val="00321FF5"/>
    <w:rsid w:val="0032326B"/>
    <w:rsid w:val="00325E09"/>
    <w:rsid w:val="00327A6B"/>
    <w:rsid w:val="00330CAD"/>
    <w:rsid w:val="003338ED"/>
    <w:rsid w:val="00333F39"/>
    <w:rsid w:val="00335A53"/>
    <w:rsid w:val="00340DC0"/>
    <w:rsid w:val="0034372F"/>
    <w:rsid w:val="00343F90"/>
    <w:rsid w:val="00346C0A"/>
    <w:rsid w:val="00362350"/>
    <w:rsid w:val="0036308B"/>
    <w:rsid w:val="00364C42"/>
    <w:rsid w:val="003667AD"/>
    <w:rsid w:val="0036719A"/>
    <w:rsid w:val="0037090A"/>
    <w:rsid w:val="00370FA1"/>
    <w:rsid w:val="00385BFA"/>
    <w:rsid w:val="0038782A"/>
    <w:rsid w:val="00392857"/>
    <w:rsid w:val="00393705"/>
    <w:rsid w:val="00393815"/>
    <w:rsid w:val="00395A5A"/>
    <w:rsid w:val="003962C0"/>
    <w:rsid w:val="003A174B"/>
    <w:rsid w:val="003A3FED"/>
    <w:rsid w:val="003A4141"/>
    <w:rsid w:val="003A6BBE"/>
    <w:rsid w:val="003A76FE"/>
    <w:rsid w:val="003A77F4"/>
    <w:rsid w:val="003B6124"/>
    <w:rsid w:val="003B6A89"/>
    <w:rsid w:val="003B7111"/>
    <w:rsid w:val="003C12EC"/>
    <w:rsid w:val="003C430C"/>
    <w:rsid w:val="003C507B"/>
    <w:rsid w:val="003C5C0B"/>
    <w:rsid w:val="003D1DBE"/>
    <w:rsid w:val="003D5C57"/>
    <w:rsid w:val="003E0364"/>
    <w:rsid w:val="003E18CB"/>
    <w:rsid w:val="003E26E2"/>
    <w:rsid w:val="003E482C"/>
    <w:rsid w:val="003E6A69"/>
    <w:rsid w:val="003E6C59"/>
    <w:rsid w:val="003F24D7"/>
    <w:rsid w:val="003F64F2"/>
    <w:rsid w:val="00400303"/>
    <w:rsid w:val="00401099"/>
    <w:rsid w:val="00401748"/>
    <w:rsid w:val="00402473"/>
    <w:rsid w:val="00403DFA"/>
    <w:rsid w:val="00405409"/>
    <w:rsid w:val="00406800"/>
    <w:rsid w:val="00407235"/>
    <w:rsid w:val="004077EC"/>
    <w:rsid w:val="004105CD"/>
    <w:rsid w:val="00410C49"/>
    <w:rsid w:val="00411034"/>
    <w:rsid w:val="0041425F"/>
    <w:rsid w:val="004148DC"/>
    <w:rsid w:val="004178CE"/>
    <w:rsid w:val="004223E2"/>
    <w:rsid w:val="0042245F"/>
    <w:rsid w:val="00422865"/>
    <w:rsid w:val="00423155"/>
    <w:rsid w:val="00425A9A"/>
    <w:rsid w:val="0042617F"/>
    <w:rsid w:val="00427539"/>
    <w:rsid w:val="004319CF"/>
    <w:rsid w:val="00432A1F"/>
    <w:rsid w:val="00435759"/>
    <w:rsid w:val="004358D6"/>
    <w:rsid w:val="00437634"/>
    <w:rsid w:val="00437B8E"/>
    <w:rsid w:val="00440299"/>
    <w:rsid w:val="00444BD8"/>
    <w:rsid w:val="0044519E"/>
    <w:rsid w:val="004466D0"/>
    <w:rsid w:val="00451386"/>
    <w:rsid w:val="004558F7"/>
    <w:rsid w:val="004616A7"/>
    <w:rsid w:val="0046642E"/>
    <w:rsid w:val="00467177"/>
    <w:rsid w:val="00475299"/>
    <w:rsid w:val="00475669"/>
    <w:rsid w:val="00481D35"/>
    <w:rsid w:val="004827AD"/>
    <w:rsid w:val="00482C78"/>
    <w:rsid w:val="00483D23"/>
    <w:rsid w:val="00484AE1"/>
    <w:rsid w:val="0048550F"/>
    <w:rsid w:val="00492D6A"/>
    <w:rsid w:val="00493968"/>
    <w:rsid w:val="004967FF"/>
    <w:rsid w:val="004A011E"/>
    <w:rsid w:val="004A3703"/>
    <w:rsid w:val="004A4054"/>
    <w:rsid w:val="004A4A2D"/>
    <w:rsid w:val="004A520D"/>
    <w:rsid w:val="004A6505"/>
    <w:rsid w:val="004B262E"/>
    <w:rsid w:val="004B6308"/>
    <w:rsid w:val="004B7EDD"/>
    <w:rsid w:val="004C1C64"/>
    <w:rsid w:val="004C2389"/>
    <w:rsid w:val="004C27EC"/>
    <w:rsid w:val="004C29AA"/>
    <w:rsid w:val="004C2F0B"/>
    <w:rsid w:val="004C3DBE"/>
    <w:rsid w:val="004D2EA6"/>
    <w:rsid w:val="004E0BE7"/>
    <w:rsid w:val="004E1A62"/>
    <w:rsid w:val="004E62EB"/>
    <w:rsid w:val="004E6D57"/>
    <w:rsid w:val="004E7CE7"/>
    <w:rsid w:val="004F03A0"/>
    <w:rsid w:val="004F0DD8"/>
    <w:rsid w:val="004F139F"/>
    <w:rsid w:val="004F27AD"/>
    <w:rsid w:val="004F37FE"/>
    <w:rsid w:val="004F7F4D"/>
    <w:rsid w:val="0050331D"/>
    <w:rsid w:val="00503BED"/>
    <w:rsid w:val="00503F05"/>
    <w:rsid w:val="00504697"/>
    <w:rsid w:val="00504883"/>
    <w:rsid w:val="00504E63"/>
    <w:rsid w:val="00505995"/>
    <w:rsid w:val="0050695F"/>
    <w:rsid w:val="00506B6B"/>
    <w:rsid w:val="005147CD"/>
    <w:rsid w:val="0052238E"/>
    <w:rsid w:val="00522C8F"/>
    <w:rsid w:val="005236B5"/>
    <w:rsid w:val="00523B84"/>
    <w:rsid w:val="00525423"/>
    <w:rsid w:val="005311B0"/>
    <w:rsid w:val="00533594"/>
    <w:rsid w:val="00534258"/>
    <w:rsid w:val="00536073"/>
    <w:rsid w:val="00544444"/>
    <w:rsid w:val="005458CC"/>
    <w:rsid w:val="00546993"/>
    <w:rsid w:val="00551294"/>
    <w:rsid w:val="00553B72"/>
    <w:rsid w:val="00553B84"/>
    <w:rsid w:val="005564E4"/>
    <w:rsid w:val="00556C18"/>
    <w:rsid w:val="0056019C"/>
    <w:rsid w:val="00561A17"/>
    <w:rsid w:val="0056319B"/>
    <w:rsid w:val="005651FC"/>
    <w:rsid w:val="00567B02"/>
    <w:rsid w:val="0057047E"/>
    <w:rsid w:val="00570E55"/>
    <w:rsid w:val="005713F8"/>
    <w:rsid w:val="005715C8"/>
    <w:rsid w:val="00571E22"/>
    <w:rsid w:val="00573C46"/>
    <w:rsid w:val="00573C6D"/>
    <w:rsid w:val="00576A39"/>
    <w:rsid w:val="005800B4"/>
    <w:rsid w:val="00581C9B"/>
    <w:rsid w:val="0058359F"/>
    <w:rsid w:val="00583CE9"/>
    <w:rsid w:val="0058631B"/>
    <w:rsid w:val="005947F0"/>
    <w:rsid w:val="005954D5"/>
    <w:rsid w:val="005A16A5"/>
    <w:rsid w:val="005A1956"/>
    <w:rsid w:val="005A19CE"/>
    <w:rsid w:val="005A24E2"/>
    <w:rsid w:val="005A4303"/>
    <w:rsid w:val="005A5830"/>
    <w:rsid w:val="005A6599"/>
    <w:rsid w:val="005B396E"/>
    <w:rsid w:val="005B4438"/>
    <w:rsid w:val="005B5686"/>
    <w:rsid w:val="005B5B57"/>
    <w:rsid w:val="005C06D9"/>
    <w:rsid w:val="005C1084"/>
    <w:rsid w:val="005C1C61"/>
    <w:rsid w:val="005C4583"/>
    <w:rsid w:val="005C4C92"/>
    <w:rsid w:val="005C6A9B"/>
    <w:rsid w:val="005C7AE4"/>
    <w:rsid w:val="005D0545"/>
    <w:rsid w:val="005D19EA"/>
    <w:rsid w:val="005D1A70"/>
    <w:rsid w:val="005D339F"/>
    <w:rsid w:val="005E022D"/>
    <w:rsid w:val="005E2DD9"/>
    <w:rsid w:val="005E3A28"/>
    <w:rsid w:val="005E3E46"/>
    <w:rsid w:val="005E7695"/>
    <w:rsid w:val="005F270B"/>
    <w:rsid w:val="005F2D9B"/>
    <w:rsid w:val="005F3234"/>
    <w:rsid w:val="005F610C"/>
    <w:rsid w:val="0060199E"/>
    <w:rsid w:val="00602E31"/>
    <w:rsid w:val="00603F87"/>
    <w:rsid w:val="00604562"/>
    <w:rsid w:val="006130EC"/>
    <w:rsid w:val="00614D92"/>
    <w:rsid w:val="006157BC"/>
    <w:rsid w:val="00615D57"/>
    <w:rsid w:val="006176D4"/>
    <w:rsid w:val="00617E4A"/>
    <w:rsid w:val="006244F9"/>
    <w:rsid w:val="0062585A"/>
    <w:rsid w:val="006268BB"/>
    <w:rsid w:val="00627093"/>
    <w:rsid w:val="00627139"/>
    <w:rsid w:val="00627D4B"/>
    <w:rsid w:val="006303AF"/>
    <w:rsid w:val="006304D6"/>
    <w:rsid w:val="00632F98"/>
    <w:rsid w:val="006345B3"/>
    <w:rsid w:val="00635363"/>
    <w:rsid w:val="006403C5"/>
    <w:rsid w:val="006417BF"/>
    <w:rsid w:val="006435FF"/>
    <w:rsid w:val="00643BD3"/>
    <w:rsid w:val="00645AE0"/>
    <w:rsid w:val="00650FB1"/>
    <w:rsid w:val="00651531"/>
    <w:rsid w:val="006547D3"/>
    <w:rsid w:val="0066023C"/>
    <w:rsid w:val="00661761"/>
    <w:rsid w:val="006626B0"/>
    <w:rsid w:val="00663582"/>
    <w:rsid w:val="00665395"/>
    <w:rsid w:val="00665939"/>
    <w:rsid w:val="006661AF"/>
    <w:rsid w:val="0066680E"/>
    <w:rsid w:val="006707F8"/>
    <w:rsid w:val="00670A73"/>
    <w:rsid w:val="006714F1"/>
    <w:rsid w:val="00671B13"/>
    <w:rsid w:val="0067222A"/>
    <w:rsid w:val="00673712"/>
    <w:rsid w:val="00674677"/>
    <w:rsid w:val="00676BA0"/>
    <w:rsid w:val="0068070A"/>
    <w:rsid w:val="00682613"/>
    <w:rsid w:val="00682769"/>
    <w:rsid w:val="00682FE2"/>
    <w:rsid w:val="006843E1"/>
    <w:rsid w:val="006851E4"/>
    <w:rsid w:val="0069117D"/>
    <w:rsid w:val="00693C6E"/>
    <w:rsid w:val="00694D9A"/>
    <w:rsid w:val="006A13BE"/>
    <w:rsid w:val="006A19DA"/>
    <w:rsid w:val="006B683E"/>
    <w:rsid w:val="006B6CDE"/>
    <w:rsid w:val="006C3D7E"/>
    <w:rsid w:val="006C4B4A"/>
    <w:rsid w:val="006C7843"/>
    <w:rsid w:val="006D0415"/>
    <w:rsid w:val="006D73AD"/>
    <w:rsid w:val="006E1203"/>
    <w:rsid w:val="006E540E"/>
    <w:rsid w:val="006F0948"/>
    <w:rsid w:val="006F0CA2"/>
    <w:rsid w:val="006F1889"/>
    <w:rsid w:val="006F32B7"/>
    <w:rsid w:val="006F45F7"/>
    <w:rsid w:val="006F5BE9"/>
    <w:rsid w:val="006F5F1F"/>
    <w:rsid w:val="00700B26"/>
    <w:rsid w:val="00703C95"/>
    <w:rsid w:val="00706FFB"/>
    <w:rsid w:val="00710C1D"/>
    <w:rsid w:val="00710DAB"/>
    <w:rsid w:val="00711011"/>
    <w:rsid w:val="0071206B"/>
    <w:rsid w:val="00713016"/>
    <w:rsid w:val="007153BB"/>
    <w:rsid w:val="0071568B"/>
    <w:rsid w:val="00716699"/>
    <w:rsid w:val="00722C16"/>
    <w:rsid w:val="00722DE7"/>
    <w:rsid w:val="00727C75"/>
    <w:rsid w:val="00731769"/>
    <w:rsid w:val="00735D03"/>
    <w:rsid w:val="00740A04"/>
    <w:rsid w:val="00741482"/>
    <w:rsid w:val="00742308"/>
    <w:rsid w:val="00746B5C"/>
    <w:rsid w:val="00746F0E"/>
    <w:rsid w:val="0074764E"/>
    <w:rsid w:val="007503DD"/>
    <w:rsid w:val="00750A26"/>
    <w:rsid w:val="0075323C"/>
    <w:rsid w:val="00753FB3"/>
    <w:rsid w:val="00754360"/>
    <w:rsid w:val="007609DE"/>
    <w:rsid w:val="00761BD9"/>
    <w:rsid w:val="00761F10"/>
    <w:rsid w:val="007679B0"/>
    <w:rsid w:val="00770D1C"/>
    <w:rsid w:val="00771580"/>
    <w:rsid w:val="0077273E"/>
    <w:rsid w:val="007752AB"/>
    <w:rsid w:val="00775A91"/>
    <w:rsid w:val="00783DD4"/>
    <w:rsid w:val="0078429D"/>
    <w:rsid w:val="007857EB"/>
    <w:rsid w:val="007859DE"/>
    <w:rsid w:val="007859E1"/>
    <w:rsid w:val="007908CD"/>
    <w:rsid w:val="00793CB5"/>
    <w:rsid w:val="007945F3"/>
    <w:rsid w:val="00794E09"/>
    <w:rsid w:val="00794EE5"/>
    <w:rsid w:val="007958A1"/>
    <w:rsid w:val="00795D3C"/>
    <w:rsid w:val="007A23C1"/>
    <w:rsid w:val="007A38DB"/>
    <w:rsid w:val="007A531C"/>
    <w:rsid w:val="007A7429"/>
    <w:rsid w:val="007A773B"/>
    <w:rsid w:val="007B020A"/>
    <w:rsid w:val="007B12E0"/>
    <w:rsid w:val="007B32D1"/>
    <w:rsid w:val="007B5C3A"/>
    <w:rsid w:val="007B6A22"/>
    <w:rsid w:val="007C1FCE"/>
    <w:rsid w:val="007C297C"/>
    <w:rsid w:val="007C34E9"/>
    <w:rsid w:val="007C68E1"/>
    <w:rsid w:val="007C6FF9"/>
    <w:rsid w:val="007D1ACB"/>
    <w:rsid w:val="007D268E"/>
    <w:rsid w:val="007D42AD"/>
    <w:rsid w:val="007D4AC7"/>
    <w:rsid w:val="007D5F2E"/>
    <w:rsid w:val="007D6FFE"/>
    <w:rsid w:val="007E2A14"/>
    <w:rsid w:val="007E7FD5"/>
    <w:rsid w:val="007F0D85"/>
    <w:rsid w:val="007F537A"/>
    <w:rsid w:val="007F6F04"/>
    <w:rsid w:val="007F6FD3"/>
    <w:rsid w:val="007F71AC"/>
    <w:rsid w:val="007F7A0D"/>
    <w:rsid w:val="00804491"/>
    <w:rsid w:val="008111DD"/>
    <w:rsid w:val="0081341C"/>
    <w:rsid w:val="00815A0F"/>
    <w:rsid w:val="008170FD"/>
    <w:rsid w:val="00821BC8"/>
    <w:rsid w:val="008240CA"/>
    <w:rsid w:val="008301CB"/>
    <w:rsid w:val="00830615"/>
    <w:rsid w:val="00831F83"/>
    <w:rsid w:val="008325B4"/>
    <w:rsid w:val="0083463F"/>
    <w:rsid w:val="0084262C"/>
    <w:rsid w:val="008428B8"/>
    <w:rsid w:val="00842FF2"/>
    <w:rsid w:val="00846A8A"/>
    <w:rsid w:val="00846B60"/>
    <w:rsid w:val="00846F47"/>
    <w:rsid w:val="00850BFD"/>
    <w:rsid w:val="008513A6"/>
    <w:rsid w:val="0085339E"/>
    <w:rsid w:val="00853787"/>
    <w:rsid w:val="00853D36"/>
    <w:rsid w:val="0086012C"/>
    <w:rsid w:val="00865290"/>
    <w:rsid w:val="008653F1"/>
    <w:rsid w:val="00865611"/>
    <w:rsid w:val="008657B6"/>
    <w:rsid w:val="00866A63"/>
    <w:rsid w:val="008704B7"/>
    <w:rsid w:val="008723DB"/>
    <w:rsid w:val="00872507"/>
    <w:rsid w:val="00876E0F"/>
    <w:rsid w:val="0087748D"/>
    <w:rsid w:val="00885E63"/>
    <w:rsid w:val="008863D6"/>
    <w:rsid w:val="008866E8"/>
    <w:rsid w:val="008874E1"/>
    <w:rsid w:val="008878E8"/>
    <w:rsid w:val="00887AD9"/>
    <w:rsid w:val="008903BF"/>
    <w:rsid w:val="008904C0"/>
    <w:rsid w:val="00892C0D"/>
    <w:rsid w:val="0089669C"/>
    <w:rsid w:val="008A02FA"/>
    <w:rsid w:val="008A0CC1"/>
    <w:rsid w:val="008A1707"/>
    <w:rsid w:val="008A2A81"/>
    <w:rsid w:val="008A36E2"/>
    <w:rsid w:val="008A67BB"/>
    <w:rsid w:val="008B1BC1"/>
    <w:rsid w:val="008B2E45"/>
    <w:rsid w:val="008B426E"/>
    <w:rsid w:val="008C0ED1"/>
    <w:rsid w:val="008C1561"/>
    <w:rsid w:val="008C4F6D"/>
    <w:rsid w:val="008C5C8F"/>
    <w:rsid w:val="008C6861"/>
    <w:rsid w:val="008D357E"/>
    <w:rsid w:val="008D36C3"/>
    <w:rsid w:val="008D5D8C"/>
    <w:rsid w:val="008D6299"/>
    <w:rsid w:val="008D656B"/>
    <w:rsid w:val="008D7AAE"/>
    <w:rsid w:val="008E1DFE"/>
    <w:rsid w:val="008E25B0"/>
    <w:rsid w:val="008E2AE5"/>
    <w:rsid w:val="008E6B0A"/>
    <w:rsid w:val="008F24D1"/>
    <w:rsid w:val="008F318B"/>
    <w:rsid w:val="008F4EBB"/>
    <w:rsid w:val="0090101A"/>
    <w:rsid w:val="0090325B"/>
    <w:rsid w:val="00905452"/>
    <w:rsid w:val="00905D19"/>
    <w:rsid w:val="00907110"/>
    <w:rsid w:val="00910181"/>
    <w:rsid w:val="00911653"/>
    <w:rsid w:val="00911733"/>
    <w:rsid w:val="009214E6"/>
    <w:rsid w:val="00924DF2"/>
    <w:rsid w:val="0092563A"/>
    <w:rsid w:val="00925AC7"/>
    <w:rsid w:val="00926460"/>
    <w:rsid w:val="0092701C"/>
    <w:rsid w:val="00927619"/>
    <w:rsid w:val="00930B14"/>
    <w:rsid w:val="00932983"/>
    <w:rsid w:val="00932C09"/>
    <w:rsid w:val="00933253"/>
    <w:rsid w:val="00933FC1"/>
    <w:rsid w:val="00935A8E"/>
    <w:rsid w:val="00935A9F"/>
    <w:rsid w:val="00940EDA"/>
    <w:rsid w:val="00941ED1"/>
    <w:rsid w:val="00942BC7"/>
    <w:rsid w:val="00944737"/>
    <w:rsid w:val="00945FB6"/>
    <w:rsid w:val="0094686C"/>
    <w:rsid w:val="00947DCA"/>
    <w:rsid w:val="00950268"/>
    <w:rsid w:val="00953079"/>
    <w:rsid w:val="00953DD0"/>
    <w:rsid w:val="00954314"/>
    <w:rsid w:val="00954D8E"/>
    <w:rsid w:val="00961B75"/>
    <w:rsid w:val="00962631"/>
    <w:rsid w:val="00964C1E"/>
    <w:rsid w:val="0096514A"/>
    <w:rsid w:val="00967FFE"/>
    <w:rsid w:val="00971E57"/>
    <w:rsid w:val="009721DA"/>
    <w:rsid w:val="00973FB5"/>
    <w:rsid w:val="009743BB"/>
    <w:rsid w:val="00974598"/>
    <w:rsid w:val="0097628E"/>
    <w:rsid w:val="00976A55"/>
    <w:rsid w:val="00977B4F"/>
    <w:rsid w:val="009802AA"/>
    <w:rsid w:val="00982183"/>
    <w:rsid w:val="00983B64"/>
    <w:rsid w:val="009869C3"/>
    <w:rsid w:val="00987289"/>
    <w:rsid w:val="0098755E"/>
    <w:rsid w:val="00990F93"/>
    <w:rsid w:val="00993A43"/>
    <w:rsid w:val="009955A2"/>
    <w:rsid w:val="0099751B"/>
    <w:rsid w:val="009A07B4"/>
    <w:rsid w:val="009A1E0A"/>
    <w:rsid w:val="009A480F"/>
    <w:rsid w:val="009A7CF5"/>
    <w:rsid w:val="009A7E13"/>
    <w:rsid w:val="009B4901"/>
    <w:rsid w:val="009B5B1B"/>
    <w:rsid w:val="009B635F"/>
    <w:rsid w:val="009B638B"/>
    <w:rsid w:val="009B6462"/>
    <w:rsid w:val="009B6ABF"/>
    <w:rsid w:val="009C2380"/>
    <w:rsid w:val="009C2789"/>
    <w:rsid w:val="009C46D4"/>
    <w:rsid w:val="009C59D9"/>
    <w:rsid w:val="009C5F47"/>
    <w:rsid w:val="009D3F0C"/>
    <w:rsid w:val="009D4922"/>
    <w:rsid w:val="009E0079"/>
    <w:rsid w:val="009E0657"/>
    <w:rsid w:val="009F3F10"/>
    <w:rsid w:val="009F3F68"/>
    <w:rsid w:val="009F6B25"/>
    <w:rsid w:val="009F7233"/>
    <w:rsid w:val="00A01F84"/>
    <w:rsid w:val="00A01FA3"/>
    <w:rsid w:val="00A03621"/>
    <w:rsid w:val="00A10FF4"/>
    <w:rsid w:val="00A128A0"/>
    <w:rsid w:val="00A138FF"/>
    <w:rsid w:val="00A16909"/>
    <w:rsid w:val="00A233E5"/>
    <w:rsid w:val="00A23F83"/>
    <w:rsid w:val="00A24506"/>
    <w:rsid w:val="00A24A59"/>
    <w:rsid w:val="00A30529"/>
    <w:rsid w:val="00A362F8"/>
    <w:rsid w:val="00A364F0"/>
    <w:rsid w:val="00A4037E"/>
    <w:rsid w:val="00A43A27"/>
    <w:rsid w:val="00A43E4F"/>
    <w:rsid w:val="00A43F9C"/>
    <w:rsid w:val="00A449AC"/>
    <w:rsid w:val="00A51F4D"/>
    <w:rsid w:val="00A521A0"/>
    <w:rsid w:val="00A5395C"/>
    <w:rsid w:val="00A56099"/>
    <w:rsid w:val="00A64B3D"/>
    <w:rsid w:val="00A672D5"/>
    <w:rsid w:val="00A70CF2"/>
    <w:rsid w:val="00A7422D"/>
    <w:rsid w:val="00A755F1"/>
    <w:rsid w:val="00A76C29"/>
    <w:rsid w:val="00A81CB0"/>
    <w:rsid w:val="00A844B3"/>
    <w:rsid w:val="00A85BFE"/>
    <w:rsid w:val="00A8774C"/>
    <w:rsid w:val="00A907EA"/>
    <w:rsid w:val="00A9179C"/>
    <w:rsid w:val="00A93C04"/>
    <w:rsid w:val="00A9633F"/>
    <w:rsid w:val="00A96CC0"/>
    <w:rsid w:val="00A97579"/>
    <w:rsid w:val="00A9798D"/>
    <w:rsid w:val="00AA21AD"/>
    <w:rsid w:val="00AA39EC"/>
    <w:rsid w:val="00AA5AF0"/>
    <w:rsid w:val="00AA69CB"/>
    <w:rsid w:val="00AB0378"/>
    <w:rsid w:val="00AB2D2D"/>
    <w:rsid w:val="00AB38F9"/>
    <w:rsid w:val="00AB3B56"/>
    <w:rsid w:val="00AB4627"/>
    <w:rsid w:val="00AB488E"/>
    <w:rsid w:val="00AB4C6A"/>
    <w:rsid w:val="00AB61DB"/>
    <w:rsid w:val="00AC11A3"/>
    <w:rsid w:val="00AC60EE"/>
    <w:rsid w:val="00AC6C1A"/>
    <w:rsid w:val="00AD03C1"/>
    <w:rsid w:val="00AD2EEA"/>
    <w:rsid w:val="00AD66C5"/>
    <w:rsid w:val="00AD6F91"/>
    <w:rsid w:val="00AE0B81"/>
    <w:rsid w:val="00AE20AA"/>
    <w:rsid w:val="00AE23C1"/>
    <w:rsid w:val="00AE2E21"/>
    <w:rsid w:val="00AE432A"/>
    <w:rsid w:val="00AE64F9"/>
    <w:rsid w:val="00AE6991"/>
    <w:rsid w:val="00AF6164"/>
    <w:rsid w:val="00AF685A"/>
    <w:rsid w:val="00AF6C43"/>
    <w:rsid w:val="00B00AE5"/>
    <w:rsid w:val="00B016B9"/>
    <w:rsid w:val="00B02D76"/>
    <w:rsid w:val="00B04D02"/>
    <w:rsid w:val="00B06AB7"/>
    <w:rsid w:val="00B10496"/>
    <w:rsid w:val="00B12B22"/>
    <w:rsid w:val="00B14C21"/>
    <w:rsid w:val="00B15C86"/>
    <w:rsid w:val="00B161CB"/>
    <w:rsid w:val="00B16B9B"/>
    <w:rsid w:val="00B233B3"/>
    <w:rsid w:val="00B25585"/>
    <w:rsid w:val="00B264EA"/>
    <w:rsid w:val="00B26688"/>
    <w:rsid w:val="00B30CE7"/>
    <w:rsid w:val="00B31177"/>
    <w:rsid w:val="00B35DD5"/>
    <w:rsid w:val="00B375FD"/>
    <w:rsid w:val="00B37AE4"/>
    <w:rsid w:val="00B4016C"/>
    <w:rsid w:val="00B40FCC"/>
    <w:rsid w:val="00B433E4"/>
    <w:rsid w:val="00B43A23"/>
    <w:rsid w:val="00B4463B"/>
    <w:rsid w:val="00B464B1"/>
    <w:rsid w:val="00B4651F"/>
    <w:rsid w:val="00B4657B"/>
    <w:rsid w:val="00B47505"/>
    <w:rsid w:val="00B529CB"/>
    <w:rsid w:val="00B537DF"/>
    <w:rsid w:val="00B537F5"/>
    <w:rsid w:val="00B56AD3"/>
    <w:rsid w:val="00B613F6"/>
    <w:rsid w:val="00B67DD9"/>
    <w:rsid w:val="00B718F0"/>
    <w:rsid w:val="00B80B60"/>
    <w:rsid w:val="00B84744"/>
    <w:rsid w:val="00B86F11"/>
    <w:rsid w:val="00B914A2"/>
    <w:rsid w:val="00B9210F"/>
    <w:rsid w:val="00B9541B"/>
    <w:rsid w:val="00B965B0"/>
    <w:rsid w:val="00BA00CA"/>
    <w:rsid w:val="00BA3271"/>
    <w:rsid w:val="00BA5DF4"/>
    <w:rsid w:val="00BA7C3D"/>
    <w:rsid w:val="00BB1285"/>
    <w:rsid w:val="00BB323B"/>
    <w:rsid w:val="00BB63EE"/>
    <w:rsid w:val="00BC251E"/>
    <w:rsid w:val="00BC6EED"/>
    <w:rsid w:val="00BD1FA6"/>
    <w:rsid w:val="00BD272D"/>
    <w:rsid w:val="00BD327E"/>
    <w:rsid w:val="00BD5196"/>
    <w:rsid w:val="00BD6740"/>
    <w:rsid w:val="00BD6AFA"/>
    <w:rsid w:val="00BD7A06"/>
    <w:rsid w:val="00BD7B06"/>
    <w:rsid w:val="00BD7D0D"/>
    <w:rsid w:val="00BE599C"/>
    <w:rsid w:val="00BE642A"/>
    <w:rsid w:val="00BF2062"/>
    <w:rsid w:val="00BF54F4"/>
    <w:rsid w:val="00BF55CB"/>
    <w:rsid w:val="00BF5DFD"/>
    <w:rsid w:val="00BF5EA9"/>
    <w:rsid w:val="00BF6392"/>
    <w:rsid w:val="00BF649D"/>
    <w:rsid w:val="00BF70BC"/>
    <w:rsid w:val="00C00EB4"/>
    <w:rsid w:val="00C011D0"/>
    <w:rsid w:val="00C0326B"/>
    <w:rsid w:val="00C0522F"/>
    <w:rsid w:val="00C111B5"/>
    <w:rsid w:val="00C11907"/>
    <w:rsid w:val="00C130E1"/>
    <w:rsid w:val="00C15B01"/>
    <w:rsid w:val="00C17BC9"/>
    <w:rsid w:val="00C206D7"/>
    <w:rsid w:val="00C22B61"/>
    <w:rsid w:val="00C22D00"/>
    <w:rsid w:val="00C24ABA"/>
    <w:rsid w:val="00C27282"/>
    <w:rsid w:val="00C334BA"/>
    <w:rsid w:val="00C34CE5"/>
    <w:rsid w:val="00C40684"/>
    <w:rsid w:val="00C4092C"/>
    <w:rsid w:val="00C40DDD"/>
    <w:rsid w:val="00C4189F"/>
    <w:rsid w:val="00C4252E"/>
    <w:rsid w:val="00C433D4"/>
    <w:rsid w:val="00C446CB"/>
    <w:rsid w:val="00C471AD"/>
    <w:rsid w:val="00C47829"/>
    <w:rsid w:val="00C574A7"/>
    <w:rsid w:val="00C620FB"/>
    <w:rsid w:val="00C63CA7"/>
    <w:rsid w:val="00C63F37"/>
    <w:rsid w:val="00C643C2"/>
    <w:rsid w:val="00C64A70"/>
    <w:rsid w:val="00C65669"/>
    <w:rsid w:val="00C65D7E"/>
    <w:rsid w:val="00C70462"/>
    <w:rsid w:val="00C70AC2"/>
    <w:rsid w:val="00C734E6"/>
    <w:rsid w:val="00C74A4C"/>
    <w:rsid w:val="00C74C6A"/>
    <w:rsid w:val="00C75E8A"/>
    <w:rsid w:val="00C76C88"/>
    <w:rsid w:val="00C81300"/>
    <w:rsid w:val="00C845E2"/>
    <w:rsid w:val="00C87883"/>
    <w:rsid w:val="00C93D6F"/>
    <w:rsid w:val="00CA0B61"/>
    <w:rsid w:val="00CA19FE"/>
    <w:rsid w:val="00CA2046"/>
    <w:rsid w:val="00CA63FD"/>
    <w:rsid w:val="00CA66E9"/>
    <w:rsid w:val="00CA6900"/>
    <w:rsid w:val="00CA6D71"/>
    <w:rsid w:val="00CA7204"/>
    <w:rsid w:val="00CB2ECF"/>
    <w:rsid w:val="00CB470E"/>
    <w:rsid w:val="00CB764F"/>
    <w:rsid w:val="00CC2F3D"/>
    <w:rsid w:val="00CC35CE"/>
    <w:rsid w:val="00CC56C8"/>
    <w:rsid w:val="00CD3B2C"/>
    <w:rsid w:val="00CD4C26"/>
    <w:rsid w:val="00CD56A7"/>
    <w:rsid w:val="00CD605C"/>
    <w:rsid w:val="00CD6351"/>
    <w:rsid w:val="00CD786F"/>
    <w:rsid w:val="00CF0CC0"/>
    <w:rsid w:val="00CF2D63"/>
    <w:rsid w:val="00CF3CE3"/>
    <w:rsid w:val="00CF50BF"/>
    <w:rsid w:val="00CF5E5F"/>
    <w:rsid w:val="00CF679E"/>
    <w:rsid w:val="00CF7FA5"/>
    <w:rsid w:val="00D00EAF"/>
    <w:rsid w:val="00D011F8"/>
    <w:rsid w:val="00D01964"/>
    <w:rsid w:val="00D056A6"/>
    <w:rsid w:val="00D13818"/>
    <w:rsid w:val="00D16889"/>
    <w:rsid w:val="00D16D2F"/>
    <w:rsid w:val="00D17D3C"/>
    <w:rsid w:val="00D17F81"/>
    <w:rsid w:val="00D2456D"/>
    <w:rsid w:val="00D30DD2"/>
    <w:rsid w:val="00D31BAB"/>
    <w:rsid w:val="00D32EA2"/>
    <w:rsid w:val="00D334BC"/>
    <w:rsid w:val="00D335FA"/>
    <w:rsid w:val="00D33F16"/>
    <w:rsid w:val="00D41271"/>
    <w:rsid w:val="00D435A0"/>
    <w:rsid w:val="00D44DF4"/>
    <w:rsid w:val="00D44FEC"/>
    <w:rsid w:val="00D45276"/>
    <w:rsid w:val="00D453FC"/>
    <w:rsid w:val="00D45538"/>
    <w:rsid w:val="00D4581F"/>
    <w:rsid w:val="00D4691A"/>
    <w:rsid w:val="00D47C34"/>
    <w:rsid w:val="00D5046A"/>
    <w:rsid w:val="00D51572"/>
    <w:rsid w:val="00D523BD"/>
    <w:rsid w:val="00D576BE"/>
    <w:rsid w:val="00D603B0"/>
    <w:rsid w:val="00D60488"/>
    <w:rsid w:val="00D61271"/>
    <w:rsid w:val="00D6765A"/>
    <w:rsid w:val="00D72EA9"/>
    <w:rsid w:val="00D7415B"/>
    <w:rsid w:val="00D80B9F"/>
    <w:rsid w:val="00D82075"/>
    <w:rsid w:val="00D836F4"/>
    <w:rsid w:val="00D86336"/>
    <w:rsid w:val="00D864D4"/>
    <w:rsid w:val="00D8700A"/>
    <w:rsid w:val="00D872E7"/>
    <w:rsid w:val="00D87635"/>
    <w:rsid w:val="00D9274E"/>
    <w:rsid w:val="00D940E7"/>
    <w:rsid w:val="00D947A5"/>
    <w:rsid w:val="00D95D67"/>
    <w:rsid w:val="00D97108"/>
    <w:rsid w:val="00D97C1E"/>
    <w:rsid w:val="00DA236B"/>
    <w:rsid w:val="00DA28E0"/>
    <w:rsid w:val="00DA6353"/>
    <w:rsid w:val="00DA73CC"/>
    <w:rsid w:val="00DB0533"/>
    <w:rsid w:val="00DB3A11"/>
    <w:rsid w:val="00DB7B25"/>
    <w:rsid w:val="00DB7B79"/>
    <w:rsid w:val="00DC06DE"/>
    <w:rsid w:val="00DC1610"/>
    <w:rsid w:val="00DC1831"/>
    <w:rsid w:val="00DC7F04"/>
    <w:rsid w:val="00DD0B60"/>
    <w:rsid w:val="00DD1361"/>
    <w:rsid w:val="00DD1E7F"/>
    <w:rsid w:val="00DD21D2"/>
    <w:rsid w:val="00DD333A"/>
    <w:rsid w:val="00DD33CA"/>
    <w:rsid w:val="00DD4B17"/>
    <w:rsid w:val="00DD6C32"/>
    <w:rsid w:val="00DF093E"/>
    <w:rsid w:val="00DF0ACD"/>
    <w:rsid w:val="00DF14F0"/>
    <w:rsid w:val="00DF2D31"/>
    <w:rsid w:val="00E008C0"/>
    <w:rsid w:val="00E0496A"/>
    <w:rsid w:val="00E1406E"/>
    <w:rsid w:val="00E145E3"/>
    <w:rsid w:val="00E17CCB"/>
    <w:rsid w:val="00E208BD"/>
    <w:rsid w:val="00E21D50"/>
    <w:rsid w:val="00E22406"/>
    <w:rsid w:val="00E2258B"/>
    <w:rsid w:val="00E3259D"/>
    <w:rsid w:val="00E3452D"/>
    <w:rsid w:val="00E37608"/>
    <w:rsid w:val="00E42198"/>
    <w:rsid w:val="00E4281D"/>
    <w:rsid w:val="00E439D3"/>
    <w:rsid w:val="00E4401B"/>
    <w:rsid w:val="00E468D6"/>
    <w:rsid w:val="00E51CA8"/>
    <w:rsid w:val="00E607DF"/>
    <w:rsid w:val="00E60B3E"/>
    <w:rsid w:val="00E6259D"/>
    <w:rsid w:val="00E62B04"/>
    <w:rsid w:val="00E63EAD"/>
    <w:rsid w:val="00E64F1E"/>
    <w:rsid w:val="00E67F80"/>
    <w:rsid w:val="00E7609E"/>
    <w:rsid w:val="00E7621C"/>
    <w:rsid w:val="00E80EED"/>
    <w:rsid w:val="00E824D9"/>
    <w:rsid w:val="00E84EED"/>
    <w:rsid w:val="00E86B66"/>
    <w:rsid w:val="00E87535"/>
    <w:rsid w:val="00E87F7E"/>
    <w:rsid w:val="00E90218"/>
    <w:rsid w:val="00E90911"/>
    <w:rsid w:val="00E90B2F"/>
    <w:rsid w:val="00E9204E"/>
    <w:rsid w:val="00E93F88"/>
    <w:rsid w:val="00E94452"/>
    <w:rsid w:val="00E976D3"/>
    <w:rsid w:val="00E97EC0"/>
    <w:rsid w:val="00EA0A75"/>
    <w:rsid w:val="00EA210A"/>
    <w:rsid w:val="00EA287E"/>
    <w:rsid w:val="00EA2961"/>
    <w:rsid w:val="00EA66EC"/>
    <w:rsid w:val="00EA6CD7"/>
    <w:rsid w:val="00EA7148"/>
    <w:rsid w:val="00EB0538"/>
    <w:rsid w:val="00EB48E8"/>
    <w:rsid w:val="00EB7ACA"/>
    <w:rsid w:val="00EC253B"/>
    <w:rsid w:val="00EC309F"/>
    <w:rsid w:val="00EC40F0"/>
    <w:rsid w:val="00EC4652"/>
    <w:rsid w:val="00EC47F2"/>
    <w:rsid w:val="00EC61A3"/>
    <w:rsid w:val="00EC681D"/>
    <w:rsid w:val="00ED285C"/>
    <w:rsid w:val="00ED39C4"/>
    <w:rsid w:val="00ED3D72"/>
    <w:rsid w:val="00EE1EEF"/>
    <w:rsid w:val="00EE3196"/>
    <w:rsid w:val="00EE3EC5"/>
    <w:rsid w:val="00EE6077"/>
    <w:rsid w:val="00EF0826"/>
    <w:rsid w:val="00EF3659"/>
    <w:rsid w:val="00EF38FD"/>
    <w:rsid w:val="00EF41D5"/>
    <w:rsid w:val="00EF52B4"/>
    <w:rsid w:val="00EF5BA0"/>
    <w:rsid w:val="00EF5E6C"/>
    <w:rsid w:val="00F00E22"/>
    <w:rsid w:val="00F01834"/>
    <w:rsid w:val="00F07402"/>
    <w:rsid w:val="00F177A6"/>
    <w:rsid w:val="00F221E5"/>
    <w:rsid w:val="00F26428"/>
    <w:rsid w:val="00F31336"/>
    <w:rsid w:val="00F32AC3"/>
    <w:rsid w:val="00F33A42"/>
    <w:rsid w:val="00F33DD3"/>
    <w:rsid w:val="00F3666B"/>
    <w:rsid w:val="00F41966"/>
    <w:rsid w:val="00F42E8F"/>
    <w:rsid w:val="00F44E50"/>
    <w:rsid w:val="00F45894"/>
    <w:rsid w:val="00F46F53"/>
    <w:rsid w:val="00F47879"/>
    <w:rsid w:val="00F50F50"/>
    <w:rsid w:val="00F50FAC"/>
    <w:rsid w:val="00F57560"/>
    <w:rsid w:val="00F61EC1"/>
    <w:rsid w:val="00F626D4"/>
    <w:rsid w:val="00F673CA"/>
    <w:rsid w:val="00F70AEF"/>
    <w:rsid w:val="00F718AB"/>
    <w:rsid w:val="00F71A3E"/>
    <w:rsid w:val="00F83065"/>
    <w:rsid w:val="00F84D60"/>
    <w:rsid w:val="00F92E38"/>
    <w:rsid w:val="00F93EF7"/>
    <w:rsid w:val="00FA01BE"/>
    <w:rsid w:val="00FA679D"/>
    <w:rsid w:val="00FA6EE7"/>
    <w:rsid w:val="00FA7E82"/>
    <w:rsid w:val="00FA7FE8"/>
    <w:rsid w:val="00FB07B8"/>
    <w:rsid w:val="00FB3189"/>
    <w:rsid w:val="00FB3713"/>
    <w:rsid w:val="00FB4B90"/>
    <w:rsid w:val="00FB7A91"/>
    <w:rsid w:val="00FC1CBE"/>
    <w:rsid w:val="00FC3683"/>
    <w:rsid w:val="00FC6496"/>
    <w:rsid w:val="00FD087D"/>
    <w:rsid w:val="00FD12DC"/>
    <w:rsid w:val="00FD1F8F"/>
    <w:rsid w:val="00FD36C0"/>
    <w:rsid w:val="00FE0E6E"/>
    <w:rsid w:val="00FE1945"/>
    <w:rsid w:val="00FE1B2D"/>
    <w:rsid w:val="00FF0149"/>
    <w:rsid w:val="00FF01AD"/>
    <w:rsid w:val="00FF182A"/>
    <w:rsid w:val="00FF67F7"/>
    <w:rsid w:val="00FF7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00,#a69dc9,#f60"/>
    </o:shapedefaults>
    <o:shapelayout v:ext="edit">
      <o:idmap v:ext="edit" data="2"/>
    </o:shapelayout>
  </w:shapeDefaults>
  <w:decimalSymbol w:val=","/>
  <w:listSeparator w:val=";"/>
  <w14:docId w14:val="37FD5B77"/>
  <w15:docId w15:val="{B7B8C33D-9BCA-43AA-B596-E98D719BD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iPriority="39"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21A0"/>
    <w:pPr>
      <w:spacing w:before="120" w:after="120"/>
      <w:jc w:val="both"/>
    </w:pPr>
    <w:rPr>
      <w:sz w:val="22"/>
      <w:szCs w:val="24"/>
      <w:lang w:eastAsia="fr-FR"/>
    </w:rPr>
  </w:style>
  <w:style w:type="paragraph" w:styleId="Titre1">
    <w:name w:val="heading 1"/>
    <w:basedOn w:val="Normal"/>
    <w:next w:val="Normal"/>
    <w:link w:val="Titre1Car"/>
    <w:uiPriority w:val="9"/>
    <w:qFormat/>
    <w:rsid w:val="0046642E"/>
    <w:pPr>
      <w:numPr>
        <w:numId w:val="23"/>
      </w:numPr>
      <w:pBdr>
        <w:bottom w:val="single" w:sz="36" w:space="3" w:color="3B6DA3"/>
      </w:pBdr>
      <w:spacing w:before="800" w:after="360"/>
      <w:contextualSpacing/>
      <w:outlineLvl w:val="0"/>
    </w:pPr>
    <w:rPr>
      <w:rFonts w:cs="Arial"/>
      <w:b/>
      <w:bCs/>
      <w:kern w:val="32"/>
      <w:sz w:val="32"/>
      <w:szCs w:val="32"/>
    </w:rPr>
  </w:style>
  <w:style w:type="paragraph" w:styleId="Titre2">
    <w:name w:val="heading 2"/>
    <w:basedOn w:val="Normal"/>
    <w:next w:val="Normal"/>
    <w:link w:val="Titre2Car"/>
    <w:qFormat/>
    <w:rsid w:val="00475299"/>
    <w:pPr>
      <w:keepNext/>
      <w:numPr>
        <w:ilvl w:val="1"/>
        <w:numId w:val="23"/>
      </w:numPr>
      <w:spacing w:before="240" w:after="60"/>
      <w:outlineLvl w:val="1"/>
    </w:pPr>
    <w:rPr>
      <w:b/>
      <w:bCs/>
      <w:iCs/>
      <w:sz w:val="28"/>
      <w:szCs w:val="28"/>
    </w:rPr>
  </w:style>
  <w:style w:type="paragraph" w:styleId="Titre3">
    <w:name w:val="heading 3"/>
    <w:basedOn w:val="Normal"/>
    <w:next w:val="Normal"/>
    <w:link w:val="Titre3Car"/>
    <w:qFormat/>
    <w:rsid w:val="00475299"/>
    <w:pPr>
      <w:keepNext/>
      <w:numPr>
        <w:ilvl w:val="2"/>
        <w:numId w:val="23"/>
      </w:numPr>
      <w:spacing w:before="240" w:after="60"/>
      <w:outlineLvl w:val="2"/>
    </w:pPr>
    <w:rPr>
      <w:b/>
      <w:bCs/>
      <w:sz w:val="24"/>
      <w:szCs w:val="26"/>
    </w:rPr>
  </w:style>
  <w:style w:type="paragraph" w:styleId="Titre4">
    <w:name w:val="heading 4"/>
    <w:basedOn w:val="Normal"/>
    <w:next w:val="Normal"/>
    <w:link w:val="Titre4Car"/>
    <w:qFormat/>
    <w:rsid w:val="00475299"/>
    <w:pPr>
      <w:keepNext/>
      <w:numPr>
        <w:ilvl w:val="3"/>
        <w:numId w:val="23"/>
      </w:numPr>
      <w:spacing w:before="240" w:after="60"/>
      <w:outlineLvl w:val="3"/>
    </w:pPr>
    <w:rPr>
      <w:rFonts w:ascii="Calibri" w:hAnsi="Calibri"/>
      <w:b/>
      <w:bCs/>
      <w:sz w:val="28"/>
      <w:szCs w:val="28"/>
    </w:rPr>
  </w:style>
  <w:style w:type="paragraph" w:styleId="Titre5">
    <w:name w:val="heading 5"/>
    <w:basedOn w:val="Normal"/>
    <w:next w:val="Normal"/>
    <w:link w:val="Titre5Car"/>
    <w:qFormat/>
    <w:rsid w:val="00475299"/>
    <w:pPr>
      <w:numPr>
        <w:ilvl w:val="4"/>
        <w:numId w:val="23"/>
      </w:numPr>
      <w:spacing w:before="240" w:after="60"/>
      <w:outlineLvl w:val="4"/>
    </w:pPr>
    <w:rPr>
      <w:rFonts w:ascii="Calibri" w:hAnsi="Calibri"/>
      <w:b/>
      <w:bCs/>
      <w:i/>
      <w:iCs/>
      <w:sz w:val="26"/>
      <w:szCs w:val="26"/>
    </w:rPr>
  </w:style>
  <w:style w:type="paragraph" w:styleId="Titre6">
    <w:name w:val="heading 6"/>
    <w:basedOn w:val="Normal"/>
    <w:next w:val="Normal"/>
    <w:link w:val="Titre6Car"/>
    <w:qFormat/>
    <w:rsid w:val="00475299"/>
    <w:pPr>
      <w:numPr>
        <w:ilvl w:val="5"/>
        <w:numId w:val="23"/>
      </w:numPr>
      <w:spacing w:before="240" w:after="60"/>
      <w:outlineLvl w:val="5"/>
    </w:pPr>
    <w:rPr>
      <w:rFonts w:ascii="Calibri" w:hAnsi="Calibri"/>
      <w:b/>
      <w:bCs/>
      <w:szCs w:val="22"/>
    </w:rPr>
  </w:style>
  <w:style w:type="paragraph" w:styleId="Titre7">
    <w:name w:val="heading 7"/>
    <w:basedOn w:val="Normal"/>
    <w:next w:val="Normal"/>
    <w:link w:val="Titre7Car"/>
    <w:qFormat/>
    <w:rsid w:val="00475299"/>
    <w:pPr>
      <w:numPr>
        <w:ilvl w:val="6"/>
        <w:numId w:val="23"/>
      </w:numPr>
      <w:spacing w:before="240" w:after="60"/>
      <w:outlineLvl w:val="6"/>
    </w:pPr>
    <w:rPr>
      <w:rFonts w:ascii="Calibri" w:hAnsi="Calibri"/>
    </w:rPr>
  </w:style>
  <w:style w:type="paragraph" w:styleId="Titre8">
    <w:name w:val="heading 8"/>
    <w:basedOn w:val="Normal"/>
    <w:next w:val="Normal"/>
    <w:link w:val="Titre8Car"/>
    <w:qFormat/>
    <w:rsid w:val="00475299"/>
    <w:pPr>
      <w:numPr>
        <w:ilvl w:val="7"/>
        <w:numId w:val="23"/>
      </w:numPr>
      <w:spacing w:before="240" w:after="60"/>
      <w:outlineLvl w:val="7"/>
    </w:pPr>
    <w:rPr>
      <w:rFonts w:ascii="Calibri" w:hAnsi="Calibri"/>
      <w:i/>
      <w:iCs/>
    </w:rPr>
  </w:style>
  <w:style w:type="paragraph" w:styleId="Titre9">
    <w:name w:val="heading 9"/>
    <w:basedOn w:val="Normal"/>
    <w:next w:val="Normal"/>
    <w:link w:val="Titre9Car"/>
    <w:qFormat/>
    <w:rsid w:val="00475299"/>
    <w:pPr>
      <w:numPr>
        <w:ilvl w:val="8"/>
        <w:numId w:val="23"/>
      </w:numPr>
      <w:spacing w:before="240" w:after="60"/>
      <w:outlineLvl w:val="8"/>
    </w:pPr>
    <w:rPr>
      <w:rFonts w:ascii="Cambria" w:hAnsi="Cambria"/>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5Car">
    <w:name w:val="Titre 5 Car"/>
    <w:link w:val="Titre5"/>
    <w:rsid w:val="00475299"/>
    <w:rPr>
      <w:rFonts w:ascii="Calibri" w:hAnsi="Calibri"/>
      <w:b/>
      <w:bCs/>
      <w:i/>
      <w:iCs/>
      <w:sz w:val="26"/>
      <w:szCs w:val="26"/>
      <w:lang w:val="fr-FR" w:eastAsia="fr-FR" w:bidi="ar-SA"/>
    </w:rPr>
  </w:style>
  <w:style w:type="paragraph" w:customStyle="1" w:styleId="Normalcouleurareva">
    <w:name w:val="Normal couleur areva"/>
    <w:basedOn w:val="Normal"/>
    <w:next w:val="Normal"/>
    <w:rsid w:val="005C06D9"/>
    <w:pPr>
      <w:spacing w:before="600" w:after="360"/>
    </w:pPr>
    <w:rPr>
      <w:color w:val="C4122F"/>
    </w:rPr>
  </w:style>
  <w:style w:type="paragraph" w:customStyle="1" w:styleId="Documenttitre">
    <w:name w:val="Document : titre"/>
    <w:basedOn w:val="Normal"/>
    <w:next w:val="Documentsous-titre"/>
    <w:link w:val="DocumenttitreCarCar"/>
    <w:qFormat/>
    <w:rsid w:val="001102E2"/>
    <w:pPr>
      <w:spacing w:before="240"/>
    </w:pPr>
    <w:rPr>
      <w:b/>
      <w:noProof/>
      <w:sz w:val="44"/>
      <w:szCs w:val="36"/>
    </w:rPr>
  </w:style>
  <w:style w:type="character" w:customStyle="1" w:styleId="Titre2Car">
    <w:name w:val="Titre 2 Car"/>
    <w:link w:val="Titre2"/>
    <w:rsid w:val="00475299"/>
    <w:rPr>
      <w:rFonts w:ascii="Arial" w:hAnsi="Arial"/>
      <w:b/>
      <w:bCs/>
      <w:iCs/>
      <w:sz w:val="28"/>
      <w:szCs w:val="28"/>
      <w:lang w:val="fr-FR" w:eastAsia="fr-FR" w:bidi="ar-SA"/>
    </w:rPr>
  </w:style>
  <w:style w:type="paragraph" w:customStyle="1" w:styleId="xPagedegardeformeareva">
    <w:name w:val="x Page de garde : forme areva"/>
    <w:basedOn w:val="Normal"/>
    <w:rsid w:val="001B262C"/>
    <w:pPr>
      <w:spacing w:before="0" w:after="0"/>
      <w:ind w:left="-61" w:firstLine="61"/>
    </w:pPr>
    <w:rPr>
      <w:szCs w:val="20"/>
    </w:rPr>
  </w:style>
  <w:style w:type="character" w:customStyle="1" w:styleId="Titre3Car">
    <w:name w:val="Titre 3 Car"/>
    <w:link w:val="Titre3"/>
    <w:rsid w:val="00475299"/>
    <w:rPr>
      <w:rFonts w:ascii="Arial" w:hAnsi="Arial"/>
      <w:b/>
      <w:bCs/>
      <w:sz w:val="24"/>
      <w:szCs w:val="26"/>
      <w:lang w:val="fr-FR" w:eastAsia="fr-FR" w:bidi="ar-SA"/>
    </w:rPr>
  </w:style>
  <w:style w:type="character" w:customStyle="1" w:styleId="Titre4Car">
    <w:name w:val="Titre 4 Car"/>
    <w:link w:val="Titre4"/>
    <w:rsid w:val="00475299"/>
    <w:rPr>
      <w:rFonts w:ascii="Calibri" w:hAnsi="Calibri"/>
      <w:b/>
      <w:bCs/>
      <w:sz w:val="28"/>
      <w:szCs w:val="28"/>
      <w:lang w:val="fr-FR" w:eastAsia="fr-FR" w:bidi="ar-SA"/>
    </w:rPr>
  </w:style>
  <w:style w:type="paragraph" w:styleId="Pieddepage">
    <w:name w:val="footer"/>
    <w:basedOn w:val="Normal"/>
    <w:link w:val="PieddepageCar"/>
    <w:uiPriority w:val="99"/>
    <w:rsid w:val="00A43E4F"/>
    <w:pPr>
      <w:tabs>
        <w:tab w:val="center" w:pos="4536"/>
        <w:tab w:val="right" w:pos="9072"/>
      </w:tabs>
    </w:pPr>
  </w:style>
  <w:style w:type="character" w:customStyle="1" w:styleId="PieddepageCar">
    <w:name w:val="Pied de page Car"/>
    <w:basedOn w:val="Policepardfaut"/>
    <w:link w:val="Pieddepage"/>
    <w:uiPriority w:val="99"/>
    <w:rsid w:val="00A43E4F"/>
  </w:style>
  <w:style w:type="paragraph" w:styleId="Textedebulles">
    <w:name w:val="Balloon Text"/>
    <w:basedOn w:val="Normal"/>
    <w:semiHidden/>
    <w:rsid w:val="004F03A0"/>
    <w:rPr>
      <w:rFonts w:ascii="Tahoma" w:hAnsi="Tahoma" w:cs="Tahoma"/>
      <w:sz w:val="16"/>
      <w:szCs w:val="16"/>
    </w:rPr>
  </w:style>
  <w:style w:type="character" w:styleId="lev">
    <w:name w:val="Strong"/>
    <w:qFormat/>
    <w:rsid w:val="00987289"/>
    <w:rPr>
      <w:b/>
      <w:bCs/>
    </w:rPr>
  </w:style>
  <w:style w:type="paragraph" w:styleId="En-ttedetabledesmatires">
    <w:name w:val="TOC Heading"/>
    <w:basedOn w:val="Titre1"/>
    <w:next w:val="Normal"/>
    <w:uiPriority w:val="39"/>
    <w:qFormat/>
    <w:rsid w:val="00AE432A"/>
    <w:pPr>
      <w:keepNext/>
      <w:keepLines/>
      <w:numPr>
        <w:numId w:val="0"/>
      </w:numPr>
      <w:pBdr>
        <w:bottom w:val="none" w:sz="0" w:space="0" w:color="auto"/>
      </w:pBdr>
      <w:spacing w:before="480" w:after="0" w:line="276" w:lineRule="auto"/>
      <w:contextualSpacing w:val="0"/>
      <w:outlineLvl w:val="9"/>
    </w:pPr>
    <w:rPr>
      <w:rFonts w:ascii="Cambria" w:hAnsi="Cambria" w:cs="Times New Roman"/>
      <w:color w:val="365F91"/>
      <w:kern w:val="0"/>
      <w:sz w:val="28"/>
      <w:szCs w:val="28"/>
      <w:lang w:eastAsia="en-US"/>
    </w:rPr>
  </w:style>
  <w:style w:type="paragraph" w:styleId="TM1">
    <w:name w:val="toc 1"/>
    <w:basedOn w:val="Normal"/>
    <w:next w:val="Normal"/>
    <w:uiPriority w:val="39"/>
    <w:rsid w:val="00D9274E"/>
    <w:pPr>
      <w:tabs>
        <w:tab w:val="left" w:pos="709"/>
        <w:tab w:val="right" w:leader="dot" w:pos="10200"/>
      </w:tabs>
      <w:ind w:left="709" w:right="113" w:hanging="709"/>
    </w:pPr>
  </w:style>
  <w:style w:type="paragraph" w:styleId="TM2">
    <w:name w:val="toc 2"/>
    <w:basedOn w:val="Normal"/>
    <w:next w:val="Normal"/>
    <w:uiPriority w:val="39"/>
    <w:rsid w:val="004827AD"/>
    <w:pPr>
      <w:tabs>
        <w:tab w:val="left" w:pos="709"/>
        <w:tab w:val="right" w:leader="dot" w:pos="10200"/>
      </w:tabs>
      <w:ind w:left="709" w:right="113" w:hanging="709"/>
    </w:pPr>
  </w:style>
  <w:style w:type="paragraph" w:styleId="TM3">
    <w:name w:val="toc 3"/>
    <w:basedOn w:val="Normal"/>
    <w:next w:val="Normal"/>
    <w:uiPriority w:val="39"/>
    <w:rsid w:val="004827AD"/>
    <w:pPr>
      <w:tabs>
        <w:tab w:val="left" w:pos="709"/>
        <w:tab w:val="right" w:leader="dot" w:pos="10200"/>
      </w:tabs>
      <w:ind w:left="709" w:right="113" w:hanging="709"/>
    </w:pPr>
  </w:style>
  <w:style w:type="character" w:styleId="Lienhypertexte">
    <w:name w:val="Hyperlink"/>
    <w:uiPriority w:val="99"/>
    <w:unhideWhenUsed/>
    <w:rsid w:val="00AE432A"/>
    <w:rPr>
      <w:color w:val="0000FF"/>
      <w:u w:val="single"/>
    </w:rPr>
  </w:style>
  <w:style w:type="table" w:styleId="Grilledutableau">
    <w:name w:val="Table Grid"/>
    <w:aliases w:val="x Tableau page de garde"/>
    <w:basedOn w:val="TableauNormal"/>
    <w:uiPriority w:val="39"/>
    <w:rsid w:val="00AE432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Numrodepage">
    <w:name w:val="page number"/>
    <w:basedOn w:val="Policepardfaut"/>
    <w:rsid w:val="00C22B61"/>
  </w:style>
  <w:style w:type="character" w:customStyle="1" w:styleId="Titre6Car">
    <w:name w:val="Titre 6 Car"/>
    <w:link w:val="Titre6"/>
    <w:semiHidden/>
    <w:rsid w:val="00475299"/>
    <w:rPr>
      <w:rFonts w:ascii="Calibri" w:hAnsi="Calibri"/>
      <w:b/>
      <w:bCs/>
      <w:sz w:val="22"/>
      <w:szCs w:val="22"/>
      <w:lang w:val="fr-FR" w:eastAsia="fr-FR" w:bidi="ar-SA"/>
    </w:rPr>
  </w:style>
  <w:style w:type="character" w:customStyle="1" w:styleId="Titre7Car">
    <w:name w:val="Titre 7 Car"/>
    <w:link w:val="Titre7"/>
    <w:rsid w:val="00475299"/>
    <w:rPr>
      <w:rFonts w:ascii="Calibri" w:hAnsi="Calibri"/>
      <w:sz w:val="22"/>
      <w:szCs w:val="24"/>
      <w:lang w:val="fr-FR" w:eastAsia="fr-FR" w:bidi="ar-SA"/>
    </w:rPr>
  </w:style>
  <w:style w:type="character" w:customStyle="1" w:styleId="Titre8Car">
    <w:name w:val="Titre 8 Car"/>
    <w:link w:val="Titre8"/>
    <w:semiHidden/>
    <w:rsid w:val="00475299"/>
    <w:rPr>
      <w:rFonts w:ascii="Calibri" w:hAnsi="Calibri"/>
      <w:i/>
      <w:iCs/>
      <w:sz w:val="22"/>
      <w:szCs w:val="24"/>
      <w:lang w:val="fr-FR" w:eastAsia="fr-FR" w:bidi="ar-SA"/>
    </w:rPr>
  </w:style>
  <w:style w:type="character" w:customStyle="1" w:styleId="Titre9Car">
    <w:name w:val="Titre 9 Car"/>
    <w:link w:val="Titre9"/>
    <w:semiHidden/>
    <w:rsid w:val="00475299"/>
    <w:rPr>
      <w:rFonts w:ascii="Cambria" w:hAnsi="Cambria"/>
      <w:sz w:val="22"/>
      <w:szCs w:val="22"/>
      <w:lang w:val="fr-FR" w:eastAsia="fr-FR" w:bidi="ar-SA"/>
    </w:rPr>
  </w:style>
  <w:style w:type="paragraph" w:styleId="En-tte">
    <w:name w:val="header"/>
    <w:aliases w:val="Sommaire"/>
    <w:basedOn w:val="Normalcouleurareva"/>
    <w:next w:val="Normal"/>
    <w:link w:val="En-tteCar"/>
    <w:rsid w:val="002335E8"/>
    <w:pPr>
      <w:tabs>
        <w:tab w:val="center" w:pos="4536"/>
        <w:tab w:val="right" w:pos="9072"/>
      </w:tabs>
      <w:jc w:val="center"/>
    </w:pPr>
    <w:rPr>
      <w:b/>
      <w:sz w:val="36"/>
    </w:rPr>
  </w:style>
  <w:style w:type="character" w:customStyle="1" w:styleId="En-tteCar">
    <w:name w:val="En-tête Car"/>
    <w:aliases w:val="Sommaire Car"/>
    <w:link w:val="En-tte"/>
    <w:rsid w:val="002335E8"/>
    <w:rPr>
      <w:rFonts w:ascii="Arial" w:hAnsi="Arial"/>
      <w:b/>
      <w:color w:val="C4122F"/>
      <w:sz w:val="36"/>
      <w:szCs w:val="24"/>
      <w:lang w:val="fr-FR" w:eastAsia="fr-FR" w:bidi="ar-SA"/>
    </w:rPr>
  </w:style>
  <w:style w:type="paragraph" w:styleId="Explorateurdedocuments">
    <w:name w:val="Document Map"/>
    <w:basedOn w:val="Normal"/>
    <w:semiHidden/>
    <w:rsid w:val="008A1707"/>
    <w:pPr>
      <w:shd w:val="clear" w:color="auto" w:fill="000080"/>
    </w:pPr>
    <w:rPr>
      <w:rFonts w:ascii="Tahoma" w:hAnsi="Tahoma" w:cs="Tahoma"/>
      <w:szCs w:val="20"/>
    </w:rPr>
  </w:style>
  <w:style w:type="paragraph" w:customStyle="1" w:styleId="Documentsous-titre">
    <w:name w:val="Document : sous-titre"/>
    <w:basedOn w:val="Documenttitre"/>
    <w:link w:val="Documentsous-titreCarCar"/>
    <w:rsid w:val="00EC40F0"/>
    <w:rPr>
      <w:b w:val="0"/>
    </w:rPr>
  </w:style>
  <w:style w:type="character" w:customStyle="1" w:styleId="DocumenttitreCarCar">
    <w:name w:val="Document : titre Car Car"/>
    <w:link w:val="Documenttitre"/>
    <w:rsid w:val="00EC40F0"/>
    <w:rPr>
      <w:rFonts w:ascii="Arial" w:hAnsi="Arial"/>
      <w:b/>
      <w:noProof/>
      <w:sz w:val="44"/>
      <w:szCs w:val="36"/>
      <w:lang w:val="fr-FR" w:eastAsia="fr-FR" w:bidi="ar-SA"/>
    </w:rPr>
  </w:style>
  <w:style w:type="character" w:customStyle="1" w:styleId="Documentsous-titreCarCar">
    <w:name w:val="Document : sous-titre Car Car"/>
    <w:basedOn w:val="DocumenttitreCarCar"/>
    <w:link w:val="Documentsous-titre"/>
    <w:rsid w:val="00EC40F0"/>
    <w:rPr>
      <w:rFonts w:ascii="Arial" w:hAnsi="Arial"/>
      <w:b/>
      <w:noProof/>
      <w:sz w:val="44"/>
      <w:szCs w:val="36"/>
      <w:lang w:val="fr-FR" w:eastAsia="fr-FR" w:bidi="ar-SA"/>
    </w:rPr>
  </w:style>
  <w:style w:type="character" w:styleId="Accentuation">
    <w:name w:val="Emphasis"/>
    <w:qFormat/>
    <w:rsid w:val="008D656B"/>
    <w:rPr>
      <w:i/>
      <w:iCs/>
    </w:rPr>
  </w:style>
  <w:style w:type="paragraph" w:styleId="Lgende">
    <w:name w:val="caption"/>
    <w:basedOn w:val="Normal"/>
    <w:next w:val="Normal"/>
    <w:uiPriority w:val="35"/>
    <w:unhideWhenUsed/>
    <w:qFormat/>
    <w:rsid w:val="00444BD8"/>
    <w:pPr>
      <w:jc w:val="center"/>
    </w:pPr>
    <w:rPr>
      <w:b/>
      <w:bCs/>
      <w:caps/>
      <w:szCs w:val="20"/>
    </w:rPr>
  </w:style>
  <w:style w:type="paragraph" w:styleId="TM4">
    <w:name w:val="toc 4"/>
    <w:basedOn w:val="Normal"/>
    <w:next w:val="Normal"/>
    <w:uiPriority w:val="39"/>
    <w:rsid w:val="009721DA"/>
    <w:pPr>
      <w:spacing w:after="100"/>
      <w:ind w:left="1140" w:hanging="482"/>
    </w:pPr>
  </w:style>
  <w:style w:type="character" w:styleId="Textedelespacerserv">
    <w:name w:val="Placeholder Text"/>
    <w:basedOn w:val="Policepardfaut"/>
    <w:uiPriority w:val="99"/>
    <w:semiHidden/>
    <w:rsid w:val="00FA7FE8"/>
    <w:rPr>
      <w:color w:val="808080"/>
    </w:rPr>
  </w:style>
  <w:style w:type="character" w:styleId="Marquedecommentaire">
    <w:name w:val="annotation reference"/>
    <w:basedOn w:val="Policepardfaut"/>
    <w:semiHidden/>
    <w:unhideWhenUsed/>
    <w:rsid w:val="0014012D"/>
    <w:rPr>
      <w:sz w:val="16"/>
      <w:szCs w:val="16"/>
    </w:rPr>
  </w:style>
  <w:style w:type="paragraph" w:styleId="Commentaire">
    <w:name w:val="annotation text"/>
    <w:basedOn w:val="Normal"/>
    <w:link w:val="CommentaireCar"/>
    <w:semiHidden/>
    <w:unhideWhenUsed/>
    <w:rsid w:val="0014012D"/>
    <w:rPr>
      <w:sz w:val="20"/>
      <w:szCs w:val="20"/>
    </w:rPr>
  </w:style>
  <w:style w:type="character" w:customStyle="1" w:styleId="CommentaireCar">
    <w:name w:val="Commentaire Car"/>
    <w:basedOn w:val="Policepardfaut"/>
    <w:link w:val="Commentaire"/>
    <w:semiHidden/>
    <w:rsid w:val="0014012D"/>
    <w:rPr>
      <w:lang w:eastAsia="fr-FR"/>
    </w:rPr>
  </w:style>
  <w:style w:type="paragraph" w:styleId="Objetducommentaire">
    <w:name w:val="annotation subject"/>
    <w:basedOn w:val="Commentaire"/>
    <w:next w:val="Commentaire"/>
    <w:link w:val="ObjetducommentaireCar"/>
    <w:semiHidden/>
    <w:unhideWhenUsed/>
    <w:rsid w:val="0014012D"/>
    <w:rPr>
      <w:b/>
      <w:bCs/>
    </w:rPr>
  </w:style>
  <w:style w:type="character" w:customStyle="1" w:styleId="ObjetducommentaireCar">
    <w:name w:val="Objet du commentaire Car"/>
    <w:basedOn w:val="CommentaireCar"/>
    <w:link w:val="Objetducommentaire"/>
    <w:semiHidden/>
    <w:rsid w:val="0014012D"/>
    <w:rPr>
      <w:b/>
      <w:bCs/>
      <w:lang w:eastAsia="fr-FR"/>
    </w:rPr>
  </w:style>
  <w:style w:type="paragraph" w:styleId="Paragraphedeliste">
    <w:name w:val="List Paragraph"/>
    <w:basedOn w:val="Normal"/>
    <w:link w:val="ParagraphedelisteCar"/>
    <w:uiPriority w:val="34"/>
    <w:qFormat/>
    <w:rsid w:val="007F7A0D"/>
    <w:pPr>
      <w:ind w:left="720"/>
      <w:contextualSpacing/>
    </w:pPr>
  </w:style>
  <w:style w:type="paragraph" w:styleId="TM5">
    <w:name w:val="toc 5"/>
    <w:basedOn w:val="Normal"/>
    <w:next w:val="Normal"/>
    <w:autoRedefine/>
    <w:uiPriority w:val="39"/>
    <w:unhideWhenUsed/>
    <w:rsid w:val="00E87535"/>
    <w:pPr>
      <w:spacing w:after="100"/>
      <w:ind w:left="880"/>
    </w:pPr>
  </w:style>
  <w:style w:type="paragraph" w:styleId="TM7">
    <w:name w:val="toc 7"/>
    <w:basedOn w:val="Normal"/>
    <w:next w:val="Normal"/>
    <w:autoRedefine/>
    <w:uiPriority w:val="39"/>
    <w:unhideWhenUsed/>
    <w:rsid w:val="00E87535"/>
    <w:pPr>
      <w:spacing w:after="100"/>
      <w:ind w:left="1320"/>
    </w:pPr>
  </w:style>
  <w:style w:type="character" w:customStyle="1" w:styleId="ParagraphedelisteCar">
    <w:name w:val="Paragraphe de liste Car"/>
    <w:basedOn w:val="Policepardfaut"/>
    <w:link w:val="Paragraphedeliste"/>
    <w:uiPriority w:val="34"/>
    <w:locked/>
    <w:rsid w:val="00D51572"/>
    <w:rPr>
      <w:sz w:val="22"/>
      <w:szCs w:val="24"/>
      <w:lang w:eastAsia="fr-FR"/>
    </w:rPr>
  </w:style>
  <w:style w:type="character" w:customStyle="1" w:styleId="Titre1Car">
    <w:name w:val="Titre 1 Car"/>
    <w:basedOn w:val="Policepardfaut"/>
    <w:link w:val="Titre1"/>
    <w:uiPriority w:val="9"/>
    <w:rsid w:val="00D61271"/>
    <w:rPr>
      <w:rFonts w:cs="Arial"/>
      <w:b/>
      <w:bCs/>
      <w:kern w:val="32"/>
      <w:sz w:val="32"/>
      <w:szCs w:val="32"/>
      <w:lang w:eastAsia="fr-FR"/>
    </w:rPr>
  </w:style>
  <w:style w:type="paragraph" w:styleId="Bibliographie">
    <w:name w:val="Bibliography"/>
    <w:basedOn w:val="Normal"/>
    <w:next w:val="Normal"/>
    <w:uiPriority w:val="37"/>
    <w:unhideWhenUsed/>
    <w:rsid w:val="00D61271"/>
  </w:style>
  <w:style w:type="paragraph" w:styleId="Tabledesillustrations">
    <w:name w:val="table of figures"/>
    <w:basedOn w:val="Normal"/>
    <w:next w:val="Normal"/>
    <w:uiPriority w:val="99"/>
    <w:unhideWhenUsed/>
    <w:rsid w:val="007B12E0"/>
    <w:pPr>
      <w:spacing w:after="0"/>
    </w:pPr>
  </w:style>
  <w:style w:type="paragraph" w:styleId="Rvision">
    <w:name w:val="Revision"/>
    <w:hidden/>
    <w:uiPriority w:val="99"/>
    <w:semiHidden/>
    <w:rsid w:val="0084262C"/>
    <w:rPr>
      <w:sz w:val="22"/>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2967">
      <w:bodyDiv w:val="1"/>
      <w:marLeft w:val="0"/>
      <w:marRight w:val="0"/>
      <w:marTop w:val="0"/>
      <w:marBottom w:val="0"/>
      <w:divBdr>
        <w:top w:val="none" w:sz="0" w:space="0" w:color="auto"/>
        <w:left w:val="none" w:sz="0" w:space="0" w:color="auto"/>
        <w:bottom w:val="none" w:sz="0" w:space="0" w:color="auto"/>
        <w:right w:val="none" w:sz="0" w:space="0" w:color="auto"/>
      </w:divBdr>
    </w:div>
    <w:div w:id="3284628">
      <w:bodyDiv w:val="1"/>
      <w:marLeft w:val="0"/>
      <w:marRight w:val="0"/>
      <w:marTop w:val="0"/>
      <w:marBottom w:val="0"/>
      <w:divBdr>
        <w:top w:val="none" w:sz="0" w:space="0" w:color="auto"/>
        <w:left w:val="none" w:sz="0" w:space="0" w:color="auto"/>
        <w:bottom w:val="none" w:sz="0" w:space="0" w:color="auto"/>
        <w:right w:val="none" w:sz="0" w:space="0" w:color="auto"/>
      </w:divBdr>
    </w:div>
    <w:div w:id="5138293">
      <w:bodyDiv w:val="1"/>
      <w:marLeft w:val="0"/>
      <w:marRight w:val="0"/>
      <w:marTop w:val="0"/>
      <w:marBottom w:val="0"/>
      <w:divBdr>
        <w:top w:val="none" w:sz="0" w:space="0" w:color="auto"/>
        <w:left w:val="none" w:sz="0" w:space="0" w:color="auto"/>
        <w:bottom w:val="none" w:sz="0" w:space="0" w:color="auto"/>
        <w:right w:val="none" w:sz="0" w:space="0" w:color="auto"/>
      </w:divBdr>
    </w:div>
    <w:div w:id="5644792">
      <w:bodyDiv w:val="1"/>
      <w:marLeft w:val="0"/>
      <w:marRight w:val="0"/>
      <w:marTop w:val="0"/>
      <w:marBottom w:val="0"/>
      <w:divBdr>
        <w:top w:val="none" w:sz="0" w:space="0" w:color="auto"/>
        <w:left w:val="none" w:sz="0" w:space="0" w:color="auto"/>
        <w:bottom w:val="none" w:sz="0" w:space="0" w:color="auto"/>
        <w:right w:val="none" w:sz="0" w:space="0" w:color="auto"/>
      </w:divBdr>
    </w:div>
    <w:div w:id="6717130">
      <w:bodyDiv w:val="1"/>
      <w:marLeft w:val="0"/>
      <w:marRight w:val="0"/>
      <w:marTop w:val="0"/>
      <w:marBottom w:val="0"/>
      <w:divBdr>
        <w:top w:val="none" w:sz="0" w:space="0" w:color="auto"/>
        <w:left w:val="none" w:sz="0" w:space="0" w:color="auto"/>
        <w:bottom w:val="none" w:sz="0" w:space="0" w:color="auto"/>
        <w:right w:val="none" w:sz="0" w:space="0" w:color="auto"/>
      </w:divBdr>
    </w:div>
    <w:div w:id="10769450">
      <w:bodyDiv w:val="1"/>
      <w:marLeft w:val="0"/>
      <w:marRight w:val="0"/>
      <w:marTop w:val="0"/>
      <w:marBottom w:val="0"/>
      <w:divBdr>
        <w:top w:val="none" w:sz="0" w:space="0" w:color="auto"/>
        <w:left w:val="none" w:sz="0" w:space="0" w:color="auto"/>
        <w:bottom w:val="none" w:sz="0" w:space="0" w:color="auto"/>
        <w:right w:val="none" w:sz="0" w:space="0" w:color="auto"/>
      </w:divBdr>
    </w:div>
    <w:div w:id="11076445">
      <w:bodyDiv w:val="1"/>
      <w:marLeft w:val="0"/>
      <w:marRight w:val="0"/>
      <w:marTop w:val="0"/>
      <w:marBottom w:val="0"/>
      <w:divBdr>
        <w:top w:val="none" w:sz="0" w:space="0" w:color="auto"/>
        <w:left w:val="none" w:sz="0" w:space="0" w:color="auto"/>
        <w:bottom w:val="none" w:sz="0" w:space="0" w:color="auto"/>
        <w:right w:val="none" w:sz="0" w:space="0" w:color="auto"/>
      </w:divBdr>
    </w:div>
    <w:div w:id="12391288">
      <w:bodyDiv w:val="1"/>
      <w:marLeft w:val="0"/>
      <w:marRight w:val="0"/>
      <w:marTop w:val="0"/>
      <w:marBottom w:val="0"/>
      <w:divBdr>
        <w:top w:val="none" w:sz="0" w:space="0" w:color="auto"/>
        <w:left w:val="none" w:sz="0" w:space="0" w:color="auto"/>
        <w:bottom w:val="none" w:sz="0" w:space="0" w:color="auto"/>
        <w:right w:val="none" w:sz="0" w:space="0" w:color="auto"/>
      </w:divBdr>
    </w:div>
    <w:div w:id="17707214">
      <w:bodyDiv w:val="1"/>
      <w:marLeft w:val="0"/>
      <w:marRight w:val="0"/>
      <w:marTop w:val="0"/>
      <w:marBottom w:val="0"/>
      <w:divBdr>
        <w:top w:val="none" w:sz="0" w:space="0" w:color="auto"/>
        <w:left w:val="none" w:sz="0" w:space="0" w:color="auto"/>
        <w:bottom w:val="none" w:sz="0" w:space="0" w:color="auto"/>
        <w:right w:val="none" w:sz="0" w:space="0" w:color="auto"/>
      </w:divBdr>
    </w:div>
    <w:div w:id="19403670">
      <w:bodyDiv w:val="1"/>
      <w:marLeft w:val="0"/>
      <w:marRight w:val="0"/>
      <w:marTop w:val="0"/>
      <w:marBottom w:val="0"/>
      <w:divBdr>
        <w:top w:val="none" w:sz="0" w:space="0" w:color="auto"/>
        <w:left w:val="none" w:sz="0" w:space="0" w:color="auto"/>
        <w:bottom w:val="none" w:sz="0" w:space="0" w:color="auto"/>
        <w:right w:val="none" w:sz="0" w:space="0" w:color="auto"/>
      </w:divBdr>
    </w:div>
    <w:div w:id="23100475">
      <w:bodyDiv w:val="1"/>
      <w:marLeft w:val="0"/>
      <w:marRight w:val="0"/>
      <w:marTop w:val="0"/>
      <w:marBottom w:val="0"/>
      <w:divBdr>
        <w:top w:val="none" w:sz="0" w:space="0" w:color="auto"/>
        <w:left w:val="none" w:sz="0" w:space="0" w:color="auto"/>
        <w:bottom w:val="none" w:sz="0" w:space="0" w:color="auto"/>
        <w:right w:val="none" w:sz="0" w:space="0" w:color="auto"/>
      </w:divBdr>
    </w:div>
    <w:div w:id="29304984">
      <w:bodyDiv w:val="1"/>
      <w:marLeft w:val="0"/>
      <w:marRight w:val="0"/>
      <w:marTop w:val="0"/>
      <w:marBottom w:val="0"/>
      <w:divBdr>
        <w:top w:val="none" w:sz="0" w:space="0" w:color="auto"/>
        <w:left w:val="none" w:sz="0" w:space="0" w:color="auto"/>
        <w:bottom w:val="none" w:sz="0" w:space="0" w:color="auto"/>
        <w:right w:val="none" w:sz="0" w:space="0" w:color="auto"/>
      </w:divBdr>
    </w:div>
    <w:div w:id="30425856">
      <w:bodyDiv w:val="1"/>
      <w:marLeft w:val="0"/>
      <w:marRight w:val="0"/>
      <w:marTop w:val="0"/>
      <w:marBottom w:val="0"/>
      <w:divBdr>
        <w:top w:val="none" w:sz="0" w:space="0" w:color="auto"/>
        <w:left w:val="none" w:sz="0" w:space="0" w:color="auto"/>
        <w:bottom w:val="none" w:sz="0" w:space="0" w:color="auto"/>
        <w:right w:val="none" w:sz="0" w:space="0" w:color="auto"/>
      </w:divBdr>
    </w:div>
    <w:div w:id="31157072">
      <w:bodyDiv w:val="1"/>
      <w:marLeft w:val="0"/>
      <w:marRight w:val="0"/>
      <w:marTop w:val="0"/>
      <w:marBottom w:val="0"/>
      <w:divBdr>
        <w:top w:val="none" w:sz="0" w:space="0" w:color="auto"/>
        <w:left w:val="none" w:sz="0" w:space="0" w:color="auto"/>
        <w:bottom w:val="none" w:sz="0" w:space="0" w:color="auto"/>
        <w:right w:val="none" w:sz="0" w:space="0" w:color="auto"/>
      </w:divBdr>
    </w:div>
    <w:div w:id="36591463">
      <w:bodyDiv w:val="1"/>
      <w:marLeft w:val="0"/>
      <w:marRight w:val="0"/>
      <w:marTop w:val="0"/>
      <w:marBottom w:val="0"/>
      <w:divBdr>
        <w:top w:val="none" w:sz="0" w:space="0" w:color="auto"/>
        <w:left w:val="none" w:sz="0" w:space="0" w:color="auto"/>
        <w:bottom w:val="none" w:sz="0" w:space="0" w:color="auto"/>
        <w:right w:val="none" w:sz="0" w:space="0" w:color="auto"/>
      </w:divBdr>
    </w:div>
    <w:div w:id="37366752">
      <w:bodyDiv w:val="1"/>
      <w:marLeft w:val="0"/>
      <w:marRight w:val="0"/>
      <w:marTop w:val="0"/>
      <w:marBottom w:val="0"/>
      <w:divBdr>
        <w:top w:val="none" w:sz="0" w:space="0" w:color="auto"/>
        <w:left w:val="none" w:sz="0" w:space="0" w:color="auto"/>
        <w:bottom w:val="none" w:sz="0" w:space="0" w:color="auto"/>
        <w:right w:val="none" w:sz="0" w:space="0" w:color="auto"/>
      </w:divBdr>
    </w:div>
    <w:div w:id="43872908">
      <w:bodyDiv w:val="1"/>
      <w:marLeft w:val="0"/>
      <w:marRight w:val="0"/>
      <w:marTop w:val="0"/>
      <w:marBottom w:val="0"/>
      <w:divBdr>
        <w:top w:val="none" w:sz="0" w:space="0" w:color="auto"/>
        <w:left w:val="none" w:sz="0" w:space="0" w:color="auto"/>
        <w:bottom w:val="none" w:sz="0" w:space="0" w:color="auto"/>
        <w:right w:val="none" w:sz="0" w:space="0" w:color="auto"/>
      </w:divBdr>
    </w:div>
    <w:div w:id="47346332">
      <w:bodyDiv w:val="1"/>
      <w:marLeft w:val="0"/>
      <w:marRight w:val="0"/>
      <w:marTop w:val="0"/>
      <w:marBottom w:val="0"/>
      <w:divBdr>
        <w:top w:val="none" w:sz="0" w:space="0" w:color="auto"/>
        <w:left w:val="none" w:sz="0" w:space="0" w:color="auto"/>
        <w:bottom w:val="none" w:sz="0" w:space="0" w:color="auto"/>
        <w:right w:val="none" w:sz="0" w:space="0" w:color="auto"/>
      </w:divBdr>
    </w:div>
    <w:div w:id="48304140">
      <w:bodyDiv w:val="1"/>
      <w:marLeft w:val="0"/>
      <w:marRight w:val="0"/>
      <w:marTop w:val="0"/>
      <w:marBottom w:val="0"/>
      <w:divBdr>
        <w:top w:val="none" w:sz="0" w:space="0" w:color="auto"/>
        <w:left w:val="none" w:sz="0" w:space="0" w:color="auto"/>
        <w:bottom w:val="none" w:sz="0" w:space="0" w:color="auto"/>
        <w:right w:val="none" w:sz="0" w:space="0" w:color="auto"/>
      </w:divBdr>
    </w:div>
    <w:div w:id="57175833">
      <w:bodyDiv w:val="1"/>
      <w:marLeft w:val="0"/>
      <w:marRight w:val="0"/>
      <w:marTop w:val="0"/>
      <w:marBottom w:val="0"/>
      <w:divBdr>
        <w:top w:val="none" w:sz="0" w:space="0" w:color="auto"/>
        <w:left w:val="none" w:sz="0" w:space="0" w:color="auto"/>
        <w:bottom w:val="none" w:sz="0" w:space="0" w:color="auto"/>
        <w:right w:val="none" w:sz="0" w:space="0" w:color="auto"/>
      </w:divBdr>
    </w:div>
    <w:div w:id="63530182">
      <w:bodyDiv w:val="1"/>
      <w:marLeft w:val="0"/>
      <w:marRight w:val="0"/>
      <w:marTop w:val="0"/>
      <w:marBottom w:val="0"/>
      <w:divBdr>
        <w:top w:val="none" w:sz="0" w:space="0" w:color="auto"/>
        <w:left w:val="none" w:sz="0" w:space="0" w:color="auto"/>
        <w:bottom w:val="none" w:sz="0" w:space="0" w:color="auto"/>
        <w:right w:val="none" w:sz="0" w:space="0" w:color="auto"/>
      </w:divBdr>
    </w:div>
    <w:div w:id="70667414">
      <w:bodyDiv w:val="1"/>
      <w:marLeft w:val="0"/>
      <w:marRight w:val="0"/>
      <w:marTop w:val="0"/>
      <w:marBottom w:val="0"/>
      <w:divBdr>
        <w:top w:val="none" w:sz="0" w:space="0" w:color="auto"/>
        <w:left w:val="none" w:sz="0" w:space="0" w:color="auto"/>
        <w:bottom w:val="none" w:sz="0" w:space="0" w:color="auto"/>
        <w:right w:val="none" w:sz="0" w:space="0" w:color="auto"/>
      </w:divBdr>
    </w:div>
    <w:div w:id="76288857">
      <w:bodyDiv w:val="1"/>
      <w:marLeft w:val="0"/>
      <w:marRight w:val="0"/>
      <w:marTop w:val="0"/>
      <w:marBottom w:val="0"/>
      <w:divBdr>
        <w:top w:val="none" w:sz="0" w:space="0" w:color="auto"/>
        <w:left w:val="none" w:sz="0" w:space="0" w:color="auto"/>
        <w:bottom w:val="none" w:sz="0" w:space="0" w:color="auto"/>
        <w:right w:val="none" w:sz="0" w:space="0" w:color="auto"/>
      </w:divBdr>
    </w:div>
    <w:div w:id="77681892">
      <w:bodyDiv w:val="1"/>
      <w:marLeft w:val="0"/>
      <w:marRight w:val="0"/>
      <w:marTop w:val="0"/>
      <w:marBottom w:val="0"/>
      <w:divBdr>
        <w:top w:val="none" w:sz="0" w:space="0" w:color="auto"/>
        <w:left w:val="none" w:sz="0" w:space="0" w:color="auto"/>
        <w:bottom w:val="none" w:sz="0" w:space="0" w:color="auto"/>
        <w:right w:val="none" w:sz="0" w:space="0" w:color="auto"/>
      </w:divBdr>
    </w:div>
    <w:div w:id="80223977">
      <w:bodyDiv w:val="1"/>
      <w:marLeft w:val="0"/>
      <w:marRight w:val="0"/>
      <w:marTop w:val="0"/>
      <w:marBottom w:val="0"/>
      <w:divBdr>
        <w:top w:val="none" w:sz="0" w:space="0" w:color="auto"/>
        <w:left w:val="none" w:sz="0" w:space="0" w:color="auto"/>
        <w:bottom w:val="none" w:sz="0" w:space="0" w:color="auto"/>
        <w:right w:val="none" w:sz="0" w:space="0" w:color="auto"/>
      </w:divBdr>
    </w:div>
    <w:div w:id="86661197">
      <w:bodyDiv w:val="1"/>
      <w:marLeft w:val="0"/>
      <w:marRight w:val="0"/>
      <w:marTop w:val="0"/>
      <w:marBottom w:val="0"/>
      <w:divBdr>
        <w:top w:val="none" w:sz="0" w:space="0" w:color="auto"/>
        <w:left w:val="none" w:sz="0" w:space="0" w:color="auto"/>
        <w:bottom w:val="none" w:sz="0" w:space="0" w:color="auto"/>
        <w:right w:val="none" w:sz="0" w:space="0" w:color="auto"/>
      </w:divBdr>
    </w:div>
    <w:div w:id="90393865">
      <w:bodyDiv w:val="1"/>
      <w:marLeft w:val="0"/>
      <w:marRight w:val="0"/>
      <w:marTop w:val="0"/>
      <w:marBottom w:val="0"/>
      <w:divBdr>
        <w:top w:val="none" w:sz="0" w:space="0" w:color="auto"/>
        <w:left w:val="none" w:sz="0" w:space="0" w:color="auto"/>
        <w:bottom w:val="none" w:sz="0" w:space="0" w:color="auto"/>
        <w:right w:val="none" w:sz="0" w:space="0" w:color="auto"/>
      </w:divBdr>
    </w:div>
    <w:div w:id="93286657">
      <w:bodyDiv w:val="1"/>
      <w:marLeft w:val="0"/>
      <w:marRight w:val="0"/>
      <w:marTop w:val="0"/>
      <w:marBottom w:val="0"/>
      <w:divBdr>
        <w:top w:val="none" w:sz="0" w:space="0" w:color="auto"/>
        <w:left w:val="none" w:sz="0" w:space="0" w:color="auto"/>
        <w:bottom w:val="none" w:sz="0" w:space="0" w:color="auto"/>
        <w:right w:val="none" w:sz="0" w:space="0" w:color="auto"/>
      </w:divBdr>
    </w:div>
    <w:div w:id="93332046">
      <w:bodyDiv w:val="1"/>
      <w:marLeft w:val="0"/>
      <w:marRight w:val="0"/>
      <w:marTop w:val="0"/>
      <w:marBottom w:val="0"/>
      <w:divBdr>
        <w:top w:val="none" w:sz="0" w:space="0" w:color="auto"/>
        <w:left w:val="none" w:sz="0" w:space="0" w:color="auto"/>
        <w:bottom w:val="none" w:sz="0" w:space="0" w:color="auto"/>
        <w:right w:val="none" w:sz="0" w:space="0" w:color="auto"/>
      </w:divBdr>
    </w:div>
    <w:div w:id="96146533">
      <w:bodyDiv w:val="1"/>
      <w:marLeft w:val="0"/>
      <w:marRight w:val="0"/>
      <w:marTop w:val="0"/>
      <w:marBottom w:val="0"/>
      <w:divBdr>
        <w:top w:val="none" w:sz="0" w:space="0" w:color="auto"/>
        <w:left w:val="none" w:sz="0" w:space="0" w:color="auto"/>
        <w:bottom w:val="none" w:sz="0" w:space="0" w:color="auto"/>
        <w:right w:val="none" w:sz="0" w:space="0" w:color="auto"/>
      </w:divBdr>
    </w:div>
    <w:div w:id="99759716">
      <w:bodyDiv w:val="1"/>
      <w:marLeft w:val="0"/>
      <w:marRight w:val="0"/>
      <w:marTop w:val="0"/>
      <w:marBottom w:val="0"/>
      <w:divBdr>
        <w:top w:val="none" w:sz="0" w:space="0" w:color="auto"/>
        <w:left w:val="none" w:sz="0" w:space="0" w:color="auto"/>
        <w:bottom w:val="none" w:sz="0" w:space="0" w:color="auto"/>
        <w:right w:val="none" w:sz="0" w:space="0" w:color="auto"/>
      </w:divBdr>
    </w:div>
    <w:div w:id="100030616">
      <w:bodyDiv w:val="1"/>
      <w:marLeft w:val="0"/>
      <w:marRight w:val="0"/>
      <w:marTop w:val="0"/>
      <w:marBottom w:val="0"/>
      <w:divBdr>
        <w:top w:val="none" w:sz="0" w:space="0" w:color="auto"/>
        <w:left w:val="none" w:sz="0" w:space="0" w:color="auto"/>
        <w:bottom w:val="none" w:sz="0" w:space="0" w:color="auto"/>
        <w:right w:val="none" w:sz="0" w:space="0" w:color="auto"/>
      </w:divBdr>
    </w:div>
    <w:div w:id="100494778">
      <w:bodyDiv w:val="1"/>
      <w:marLeft w:val="0"/>
      <w:marRight w:val="0"/>
      <w:marTop w:val="0"/>
      <w:marBottom w:val="0"/>
      <w:divBdr>
        <w:top w:val="none" w:sz="0" w:space="0" w:color="auto"/>
        <w:left w:val="none" w:sz="0" w:space="0" w:color="auto"/>
        <w:bottom w:val="none" w:sz="0" w:space="0" w:color="auto"/>
        <w:right w:val="none" w:sz="0" w:space="0" w:color="auto"/>
      </w:divBdr>
    </w:div>
    <w:div w:id="112988725">
      <w:bodyDiv w:val="1"/>
      <w:marLeft w:val="0"/>
      <w:marRight w:val="0"/>
      <w:marTop w:val="0"/>
      <w:marBottom w:val="0"/>
      <w:divBdr>
        <w:top w:val="none" w:sz="0" w:space="0" w:color="auto"/>
        <w:left w:val="none" w:sz="0" w:space="0" w:color="auto"/>
        <w:bottom w:val="none" w:sz="0" w:space="0" w:color="auto"/>
        <w:right w:val="none" w:sz="0" w:space="0" w:color="auto"/>
      </w:divBdr>
    </w:div>
    <w:div w:id="114180720">
      <w:bodyDiv w:val="1"/>
      <w:marLeft w:val="0"/>
      <w:marRight w:val="0"/>
      <w:marTop w:val="0"/>
      <w:marBottom w:val="0"/>
      <w:divBdr>
        <w:top w:val="none" w:sz="0" w:space="0" w:color="auto"/>
        <w:left w:val="none" w:sz="0" w:space="0" w:color="auto"/>
        <w:bottom w:val="none" w:sz="0" w:space="0" w:color="auto"/>
        <w:right w:val="none" w:sz="0" w:space="0" w:color="auto"/>
      </w:divBdr>
    </w:div>
    <w:div w:id="114183998">
      <w:bodyDiv w:val="1"/>
      <w:marLeft w:val="0"/>
      <w:marRight w:val="0"/>
      <w:marTop w:val="0"/>
      <w:marBottom w:val="0"/>
      <w:divBdr>
        <w:top w:val="none" w:sz="0" w:space="0" w:color="auto"/>
        <w:left w:val="none" w:sz="0" w:space="0" w:color="auto"/>
        <w:bottom w:val="none" w:sz="0" w:space="0" w:color="auto"/>
        <w:right w:val="none" w:sz="0" w:space="0" w:color="auto"/>
      </w:divBdr>
    </w:div>
    <w:div w:id="116265388">
      <w:bodyDiv w:val="1"/>
      <w:marLeft w:val="0"/>
      <w:marRight w:val="0"/>
      <w:marTop w:val="0"/>
      <w:marBottom w:val="0"/>
      <w:divBdr>
        <w:top w:val="none" w:sz="0" w:space="0" w:color="auto"/>
        <w:left w:val="none" w:sz="0" w:space="0" w:color="auto"/>
        <w:bottom w:val="none" w:sz="0" w:space="0" w:color="auto"/>
        <w:right w:val="none" w:sz="0" w:space="0" w:color="auto"/>
      </w:divBdr>
    </w:div>
    <w:div w:id="119498984">
      <w:bodyDiv w:val="1"/>
      <w:marLeft w:val="0"/>
      <w:marRight w:val="0"/>
      <w:marTop w:val="0"/>
      <w:marBottom w:val="0"/>
      <w:divBdr>
        <w:top w:val="none" w:sz="0" w:space="0" w:color="auto"/>
        <w:left w:val="none" w:sz="0" w:space="0" w:color="auto"/>
        <w:bottom w:val="none" w:sz="0" w:space="0" w:color="auto"/>
        <w:right w:val="none" w:sz="0" w:space="0" w:color="auto"/>
      </w:divBdr>
    </w:div>
    <w:div w:id="120076882">
      <w:bodyDiv w:val="1"/>
      <w:marLeft w:val="0"/>
      <w:marRight w:val="0"/>
      <w:marTop w:val="0"/>
      <w:marBottom w:val="0"/>
      <w:divBdr>
        <w:top w:val="none" w:sz="0" w:space="0" w:color="auto"/>
        <w:left w:val="none" w:sz="0" w:space="0" w:color="auto"/>
        <w:bottom w:val="none" w:sz="0" w:space="0" w:color="auto"/>
        <w:right w:val="none" w:sz="0" w:space="0" w:color="auto"/>
      </w:divBdr>
    </w:div>
    <w:div w:id="121073797">
      <w:bodyDiv w:val="1"/>
      <w:marLeft w:val="0"/>
      <w:marRight w:val="0"/>
      <w:marTop w:val="0"/>
      <w:marBottom w:val="0"/>
      <w:divBdr>
        <w:top w:val="none" w:sz="0" w:space="0" w:color="auto"/>
        <w:left w:val="none" w:sz="0" w:space="0" w:color="auto"/>
        <w:bottom w:val="none" w:sz="0" w:space="0" w:color="auto"/>
        <w:right w:val="none" w:sz="0" w:space="0" w:color="auto"/>
      </w:divBdr>
    </w:div>
    <w:div w:id="122040640">
      <w:bodyDiv w:val="1"/>
      <w:marLeft w:val="0"/>
      <w:marRight w:val="0"/>
      <w:marTop w:val="0"/>
      <w:marBottom w:val="0"/>
      <w:divBdr>
        <w:top w:val="none" w:sz="0" w:space="0" w:color="auto"/>
        <w:left w:val="none" w:sz="0" w:space="0" w:color="auto"/>
        <w:bottom w:val="none" w:sz="0" w:space="0" w:color="auto"/>
        <w:right w:val="none" w:sz="0" w:space="0" w:color="auto"/>
      </w:divBdr>
    </w:div>
    <w:div w:id="122310117">
      <w:bodyDiv w:val="1"/>
      <w:marLeft w:val="0"/>
      <w:marRight w:val="0"/>
      <w:marTop w:val="0"/>
      <w:marBottom w:val="0"/>
      <w:divBdr>
        <w:top w:val="none" w:sz="0" w:space="0" w:color="auto"/>
        <w:left w:val="none" w:sz="0" w:space="0" w:color="auto"/>
        <w:bottom w:val="none" w:sz="0" w:space="0" w:color="auto"/>
        <w:right w:val="none" w:sz="0" w:space="0" w:color="auto"/>
      </w:divBdr>
    </w:div>
    <w:div w:id="122429036">
      <w:bodyDiv w:val="1"/>
      <w:marLeft w:val="0"/>
      <w:marRight w:val="0"/>
      <w:marTop w:val="0"/>
      <w:marBottom w:val="0"/>
      <w:divBdr>
        <w:top w:val="none" w:sz="0" w:space="0" w:color="auto"/>
        <w:left w:val="none" w:sz="0" w:space="0" w:color="auto"/>
        <w:bottom w:val="none" w:sz="0" w:space="0" w:color="auto"/>
        <w:right w:val="none" w:sz="0" w:space="0" w:color="auto"/>
      </w:divBdr>
    </w:div>
    <w:div w:id="123086702">
      <w:bodyDiv w:val="1"/>
      <w:marLeft w:val="0"/>
      <w:marRight w:val="0"/>
      <w:marTop w:val="0"/>
      <w:marBottom w:val="0"/>
      <w:divBdr>
        <w:top w:val="none" w:sz="0" w:space="0" w:color="auto"/>
        <w:left w:val="none" w:sz="0" w:space="0" w:color="auto"/>
        <w:bottom w:val="none" w:sz="0" w:space="0" w:color="auto"/>
        <w:right w:val="none" w:sz="0" w:space="0" w:color="auto"/>
      </w:divBdr>
    </w:div>
    <w:div w:id="123697040">
      <w:bodyDiv w:val="1"/>
      <w:marLeft w:val="0"/>
      <w:marRight w:val="0"/>
      <w:marTop w:val="0"/>
      <w:marBottom w:val="0"/>
      <w:divBdr>
        <w:top w:val="none" w:sz="0" w:space="0" w:color="auto"/>
        <w:left w:val="none" w:sz="0" w:space="0" w:color="auto"/>
        <w:bottom w:val="none" w:sz="0" w:space="0" w:color="auto"/>
        <w:right w:val="none" w:sz="0" w:space="0" w:color="auto"/>
      </w:divBdr>
    </w:div>
    <w:div w:id="129639203">
      <w:bodyDiv w:val="1"/>
      <w:marLeft w:val="0"/>
      <w:marRight w:val="0"/>
      <w:marTop w:val="0"/>
      <w:marBottom w:val="0"/>
      <w:divBdr>
        <w:top w:val="none" w:sz="0" w:space="0" w:color="auto"/>
        <w:left w:val="none" w:sz="0" w:space="0" w:color="auto"/>
        <w:bottom w:val="none" w:sz="0" w:space="0" w:color="auto"/>
        <w:right w:val="none" w:sz="0" w:space="0" w:color="auto"/>
      </w:divBdr>
    </w:div>
    <w:div w:id="130710433">
      <w:bodyDiv w:val="1"/>
      <w:marLeft w:val="0"/>
      <w:marRight w:val="0"/>
      <w:marTop w:val="0"/>
      <w:marBottom w:val="0"/>
      <w:divBdr>
        <w:top w:val="none" w:sz="0" w:space="0" w:color="auto"/>
        <w:left w:val="none" w:sz="0" w:space="0" w:color="auto"/>
        <w:bottom w:val="none" w:sz="0" w:space="0" w:color="auto"/>
        <w:right w:val="none" w:sz="0" w:space="0" w:color="auto"/>
      </w:divBdr>
    </w:div>
    <w:div w:id="130945379">
      <w:bodyDiv w:val="1"/>
      <w:marLeft w:val="0"/>
      <w:marRight w:val="0"/>
      <w:marTop w:val="0"/>
      <w:marBottom w:val="0"/>
      <w:divBdr>
        <w:top w:val="none" w:sz="0" w:space="0" w:color="auto"/>
        <w:left w:val="none" w:sz="0" w:space="0" w:color="auto"/>
        <w:bottom w:val="none" w:sz="0" w:space="0" w:color="auto"/>
        <w:right w:val="none" w:sz="0" w:space="0" w:color="auto"/>
      </w:divBdr>
    </w:div>
    <w:div w:id="134180399">
      <w:bodyDiv w:val="1"/>
      <w:marLeft w:val="0"/>
      <w:marRight w:val="0"/>
      <w:marTop w:val="0"/>
      <w:marBottom w:val="0"/>
      <w:divBdr>
        <w:top w:val="none" w:sz="0" w:space="0" w:color="auto"/>
        <w:left w:val="none" w:sz="0" w:space="0" w:color="auto"/>
        <w:bottom w:val="none" w:sz="0" w:space="0" w:color="auto"/>
        <w:right w:val="none" w:sz="0" w:space="0" w:color="auto"/>
      </w:divBdr>
    </w:div>
    <w:div w:id="136923934">
      <w:bodyDiv w:val="1"/>
      <w:marLeft w:val="0"/>
      <w:marRight w:val="0"/>
      <w:marTop w:val="0"/>
      <w:marBottom w:val="0"/>
      <w:divBdr>
        <w:top w:val="none" w:sz="0" w:space="0" w:color="auto"/>
        <w:left w:val="none" w:sz="0" w:space="0" w:color="auto"/>
        <w:bottom w:val="none" w:sz="0" w:space="0" w:color="auto"/>
        <w:right w:val="none" w:sz="0" w:space="0" w:color="auto"/>
      </w:divBdr>
    </w:div>
    <w:div w:id="141196800">
      <w:bodyDiv w:val="1"/>
      <w:marLeft w:val="0"/>
      <w:marRight w:val="0"/>
      <w:marTop w:val="0"/>
      <w:marBottom w:val="0"/>
      <w:divBdr>
        <w:top w:val="none" w:sz="0" w:space="0" w:color="auto"/>
        <w:left w:val="none" w:sz="0" w:space="0" w:color="auto"/>
        <w:bottom w:val="none" w:sz="0" w:space="0" w:color="auto"/>
        <w:right w:val="none" w:sz="0" w:space="0" w:color="auto"/>
      </w:divBdr>
    </w:div>
    <w:div w:id="142311136">
      <w:bodyDiv w:val="1"/>
      <w:marLeft w:val="0"/>
      <w:marRight w:val="0"/>
      <w:marTop w:val="0"/>
      <w:marBottom w:val="0"/>
      <w:divBdr>
        <w:top w:val="none" w:sz="0" w:space="0" w:color="auto"/>
        <w:left w:val="none" w:sz="0" w:space="0" w:color="auto"/>
        <w:bottom w:val="none" w:sz="0" w:space="0" w:color="auto"/>
        <w:right w:val="none" w:sz="0" w:space="0" w:color="auto"/>
      </w:divBdr>
    </w:div>
    <w:div w:id="144245764">
      <w:bodyDiv w:val="1"/>
      <w:marLeft w:val="0"/>
      <w:marRight w:val="0"/>
      <w:marTop w:val="0"/>
      <w:marBottom w:val="0"/>
      <w:divBdr>
        <w:top w:val="none" w:sz="0" w:space="0" w:color="auto"/>
        <w:left w:val="none" w:sz="0" w:space="0" w:color="auto"/>
        <w:bottom w:val="none" w:sz="0" w:space="0" w:color="auto"/>
        <w:right w:val="none" w:sz="0" w:space="0" w:color="auto"/>
      </w:divBdr>
    </w:div>
    <w:div w:id="146165019">
      <w:bodyDiv w:val="1"/>
      <w:marLeft w:val="0"/>
      <w:marRight w:val="0"/>
      <w:marTop w:val="0"/>
      <w:marBottom w:val="0"/>
      <w:divBdr>
        <w:top w:val="none" w:sz="0" w:space="0" w:color="auto"/>
        <w:left w:val="none" w:sz="0" w:space="0" w:color="auto"/>
        <w:bottom w:val="none" w:sz="0" w:space="0" w:color="auto"/>
        <w:right w:val="none" w:sz="0" w:space="0" w:color="auto"/>
      </w:divBdr>
    </w:div>
    <w:div w:id="151793813">
      <w:bodyDiv w:val="1"/>
      <w:marLeft w:val="0"/>
      <w:marRight w:val="0"/>
      <w:marTop w:val="0"/>
      <w:marBottom w:val="0"/>
      <w:divBdr>
        <w:top w:val="none" w:sz="0" w:space="0" w:color="auto"/>
        <w:left w:val="none" w:sz="0" w:space="0" w:color="auto"/>
        <w:bottom w:val="none" w:sz="0" w:space="0" w:color="auto"/>
        <w:right w:val="none" w:sz="0" w:space="0" w:color="auto"/>
      </w:divBdr>
    </w:div>
    <w:div w:id="152070968">
      <w:bodyDiv w:val="1"/>
      <w:marLeft w:val="0"/>
      <w:marRight w:val="0"/>
      <w:marTop w:val="0"/>
      <w:marBottom w:val="0"/>
      <w:divBdr>
        <w:top w:val="none" w:sz="0" w:space="0" w:color="auto"/>
        <w:left w:val="none" w:sz="0" w:space="0" w:color="auto"/>
        <w:bottom w:val="none" w:sz="0" w:space="0" w:color="auto"/>
        <w:right w:val="none" w:sz="0" w:space="0" w:color="auto"/>
      </w:divBdr>
    </w:div>
    <w:div w:id="153035517">
      <w:bodyDiv w:val="1"/>
      <w:marLeft w:val="0"/>
      <w:marRight w:val="0"/>
      <w:marTop w:val="0"/>
      <w:marBottom w:val="0"/>
      <w:divBdr>
        <w:top w:val="none" w:sz="0" w:space="0" w:color="auto"/>
        <w:left w:val="none" w:sz="0" w:space="0" w:color="auto"/>
        <w:bottom w:val="none" w:sz="0" w:space="0" w:color="auto"/>
        <w:right w:val="none" w:sz="0" w:space="0" w:color="auto"/>
      </w:divBdr>
    </w:div>
    <w:div w:id="153185907">
      <w:bodyDiv w:val="1"/>
      <w:marLeft w:val="0"/>
      <w:marRight w:val="0"/>
      <w:marTop w:val="0"/>
      <w:marBottom w:val="0"/>
      <w:divBdr>
        <w:top w:val="none" w:sz="0" w:space="0" w:color="auto"/>
        <w:left w:val="none" w:sz="0" w:space="0" w:color="auto"/>
        <w:bottom w:val="none" w:sz="0" w:space="0" w:color="auto"/>
        <w:right w:val="none" w:sz="0" w:space="0" w:color="auto"/>
      </w:divBdr>
    </w:div>
    <w:div w:id="156118628">
      <w:bodyDiv w:val="1"/>
      <w:marLeft w:val="0"/>
      <w:marRight w:val="0"/>
      <w:marTop w:val="0"/>
      <w:marBottom w:val="0"/>
      <w:divBdr>
        <w:top w:val="none" w:sz="0" w:space="0" w:color="auto"/>
        <w:left w:val="none" w:sz="0" w:space="0" w:color="auto"/>
        <w:bottom w:val="none" w:sz="0" w:space="0" w:color="auto"/>
        <w:right w:val="none" w:sz="0" w:space="0" w:color="auto"/>
      </w:divBdr>
    </w:div>
    <w:div w:id="171261095">
      <w:bodyDiv w:val="1"/>
      <w:marLeft w:val="0"/>
      <w:marRight w:val="0"/>
      <w:marTop w:val="0"/>
      <w:marBottom w:val="0"/>
      <w:divBdr>
        <w:top w:val="none" w:sz="0" w:space="0" w:color="auto"/>
        <w:left w:val="none" w:sz="0" w:space="0" w:color="auto"/>
        <w:bottom w:val="none" w:sz="0" w:space="0" w:color="auto"/>
        <w:right w:val="none" w:sz="0" w:space="0" w:color="auto"/>
      </w:divBdr>
    </w:div>
    <w:div w:id="171842003">
      <w:bodyDiv w:val="1"/>
      <w:marLeft w:val="0"/>
      <w:marRight w:val="0"/>
      <w:marTop w:val="0"/>
      <w:marBottom w:val="0"/>
      <w:divBdr>
        <w:top w:val="none" w:sz="0" w:space="0" w:color="auto"/>
        <w:left w:val="none" w:sz="0" w:space="0" w:color="auto"/>
        <w:bottom w:val="none" w:sz="0" w:space="0" w:color="auto"/>
        <w:right w:val="none" w:sz="0" w:space="0" w:color="auto"/>
      </w:divBdr>
    </w:div>
    <w:div w:id="173036665">
      <w:bodyDiv w:val="1"/>
      <w:marLeft w:val="0"/>
      <w:marRight w:val="0"/>
      <w:marTop w:val="0"/>
      <w:marBottom w:val="0"/>
      <w:divBdr>
        <w:top w:val="none" w:sz="0" w:space="0" w:color="auto"/>
        <w:left w:val="none" w:sz="0" w:space="0" w:color="auto"/>
        <w:bottom w:val="none" w:sz="0" w:space="0" w:color="auto"/>
        <w:right w:val="none" w:sz="0" w:space="0" w:color="auto"/>
      </w:divBdr>
    </w:div>
    <w:div w:id="173884103">
      <w:bodyDiv w:val="1"/>
      <w:marLeft w:val="0"/>
      <w:marRight w:val="0"/>
      <w:marTop w:val="0"/>
      <w:marBottom w:val="0"/>
      <w:divBdr>
        <w:top w:val="none" w:sz="0" w:space="0" w:color="auto"/>
        <w:left w:val="none" w:sz="0" w:space="0" w:color="auto"/>
        <w:bottom w:val="none" w:sz="0" w:space="0" w:color="auto"/>
        <w:right w:val="none" w:sz="0" w:space="0" w:color="auto"/>
      </w:divBdr>
    </w:div>
    <w:div w:id="176820706">
      <w:bodyDiv w:val="1"/>
      <w:marLeft w:val="0"/>
      <w:marRight w:val="0"/>
      <w:marTop w:val="0"/>
      <w:marBottom w:val="0"/>
      <w:divBdr>
        <w:top w:val="none" w:sz="0" w:space="0" w:color="auto"/>
        <w:left w:val="none" w:sz="0" w:space="0" w:color="auto"/>
        <w:bottom w:val="none" w:sz="0" w:space="0" w:color="auto"/>
        <w:right w:val="none" w:sz="0" w:space="0" w:color="auto"/>
      </w:divBdr>
    </w:div>
    <w:div w:id="180511135">
      <w:bodyDiv w:val="1"/>
      <w:marLeft w:val="0"/>
      <w:marRight w:val="0"/>
      <w:marTop w:val="0"/>
      <w:marBottom w:val="0"/>
      <w:divBdr>
        <w:top w:val="none" w:sz="0" w:space="0" w:color="auto"/>
        <w:left w:val="none" w:sz="0" w:space="0" w:color="auto"/>
        <w:bottom w:val="none" w:sz="0" w:space="0" w:color="auto"/>
        <w:right w:val="none" w:sz="0" w:space="0" w:color="auto"/>
      </w:divBdr>
    </w:div>
    <w:div w:id="180826965">
      <w:bodyDiv w:val="1"/>
      <w:marLeft w:val="0"/>
      <w:marRight w:val="0"/>
      <w:marTop w:val="0"/>
      <w:marBottom w:val="0"/>
      <w:divBdr>
        <w:top w:val="none" w:sz="0" w:space="0" w:color="auto"/>
        <w:left w:val="none" w:sz="0" w:space="0" w:color="auto"/>
        <w:bottom w:val="none" w:sz="0" w:space="0" w:color="auto"/>
        <w:right w:val="none" w:sz="0" w:space="0" w:color="auto"/>
      </w:divBdr>
    </w:div>
    <w:div w:id="195318769">
      <w:bodyDiv w:val="1"/>
      <w:marLeft w:val="0"/>
      <w:marRight w:val="0"/>
      <w:marTop w:val="0"/>
      <w:marBottom w:val="0"/>
      <w:divBdr>
        <w:top w:val="none" w:sz="0" w:space="0" w:color="auto"/>
        <w:left w:val="none" w:sz="0" w:space="0" w:color="auto"/>
        <w:bottom w:val="none" w:sz="0" w:space="0" w:color="auto"/>
        <w:right w:val="none" w:sz="0" w:space="0" w:color="auto"/>
      </w:divBdr>
    </w:div>
    <w:div w:id="197360612">
      <w:bodyDiv w:val="1"/>
      <w:marLeft w:val="0"/>
      <w:marRight w:val="0"/>
      <w:marTop w:val="0"/>
      <w:marBottom w:val="0"/>
      <w:divBdr>
        <w:top w:val="none" w:sz="0" w:space="0" w:color="auto"/>
        <w:left w:val="none" w:sz="0" w:space="0" w:color="auto"/>
        <w:bottom w:val="none" w:sz="0" w:space="0" w:color="auto"/>
        <w:right w:val="none" w:sz="0" w:space="0" w:color="auto"/>
      </w:divBdr>
    </w:div>
    <w:div w:id="198015589">
      <w:bodyDiv w:val="1"/>
      <w:marLeft w:val="0"/>
      <w:marRight w:val="0"/>
      <w:marTop w:val="0"/>
      <w:marBottom w:val="0"/>
      <w:divBdr>
        <w:top w:val="none" w:sz="0" w:space="0" w:color="auto"/>
        <w:left w:val="none" w:sz="0" w:space="0" w:color="auto"/>
        <w:bottom w:val="none" w:sz="0" w:space="0" w:color="auto"/>
        <w:right w:val="none" w:sz="0" w:space="0" w:color="auto"/>
      </w:divBdr>
    </w:div>
    <w:div w:id="198056752">
      <w:bodyDiv w:val="1"/>
      <w:marLeft w:val="0"/>
      <w:marRight w:val="0"/>
      <w:marTop w:val="0"/>
      <w:marBottom w:val="0"/>
      <w:divBdr>
        <w:top w:val="none" w:sz="0" w:space="0" w:color="auto"/>
        <w:left w:val="none" w:sz="0" w:space="0" w:color="auto"/>
        <w:bottom w:val="none" w:sz="0" w:space="0" w:color="auto"/>
        <w:right w:val="none" w:sz="0" w:space="0" w:color="auto"/>
      </w:divBdr>
    </w:div>
    <w:div w:id="198665891">
      <w:bodyDiv w:val="1"/>
      <w:marLeft w:val="0"/>
      <w:marRight w:val="0"/>
      <w:marTop w:val="0"/>
      <w:marBottom w:val="0"/>
      <w:divBdr>
        <w:top w:val="none" w:sz="0" w:space="0" w:color="auto"/>
        <w:left w:val="none" w:sz="0" w:space="0" w:color="auto"/>
        <w:bottom w:val="none" w:sz="0" w:space="0" w:color="auto"/>
        <w:right w:val="none" w:sz="0" w:space="0" w:color="auto"/>
      </w:divBdr>
    </w:div>
    <w:div w:id="199364298">
      <w:bodyDiv w:val="1"/>
      <w:marLeft w:val="0"/>
      <w:marRight w:val="0"/>
      <w:marTop w:val="0"/>
      <w:marBottom w:val="0"/>
      <w:divBdr>
        <w:top w:val="none" w:sz="0" w:space="0" w:color="auto"/>
        <w:left w:val="none" w:sz="0" w:space="0" w:color="auto"/>
        <w:bottom w:val="none" w:sz="0" w:space="0" w:color="auto"/>
        <w:right w:val="none" w:sz="0" w:space="0" w:color="auto"/>
      </w:divBdr>
    </w:div>
    <w:div w:id="200674722">
      <w:bodyDiv w:val="1"/>
      <w:marLeft w:val="0"/>
      <w:marRight w:val="0"/>
      <w:marTop w:val="0"/>
      <w:marBottom w:val="0"/>
      <w:divBdr>
        <w:top w:val="none" w:sz="0" w:space="0" w:color="auto"/>
        <w:left w:val="none" w:sz="0" w:space="0" w:color="auto"/>
        <w:bottom w:val="none" w:sz="0" w:space="0" w:color="auto"/>
        <w:right w:val="none" w:sz="0" w:space="0" w:color="auto"/>
      </w:divBdr>
    </w:div>
    <w:div w:id="205527617">
      <w:bodyDiv w:val="1"/>
      <w:marLeft w:val="0"/>
      <w:marRight w:val="0"/>
      <w:marTop w:val="0"/>
      <w:marBottom w:val="0"/>
      <w:divBdr>
        <w:top w:val="none" w:sz="0" w:space="0" w:color="auto"/>
        <w:left w:val="none" w:sz="0" w:space="0" w:color="auto"/>
        <w:bottom w:val="none" w:sz="0" w:space="0" w:color="auto"/>
        <w:right w:val="none" w:sz="0" w:space="0" w:color="auto"/>
      </w:divBdr>
    </w:div>
    <w:div w:id="207839854">
      <w:bodyDiv w:val="1"/>
      <w:marLeft w:val="0"/>
      <w:marRight w:val="0"/>
      <w:marTop w:val="0"/>
      <w:marBottom w:val="0"/>
      <w:divBdr>
        <w:top w:val="none" w:sz="0" w:space="0" w:color="auto"/>
        <w:left w:val="none" w:sz="0" w:space="0" w:color="auto"/>
        <w:bottom w:val="none" w:sz="0" w:space="0" w:color="auto"/>
        <w:right w:val="none" w:sz="0" w:space="0" w:color="auto"/>
      </w:divBdr>
    </w:div>
    <w:div w:id="210306761">
      <w:bodyDiv w:val="1"/>
      <w:marLeft w:val="0"/>
      <w:marRight w:val="0"/>
      <w:marTop w:val="0"/>
      <w:marBottom w:val="0"/>
      <w:divBdr>
        <w:top w:val="none" w:sz="0" w:space="0" w:color="auto"/>
        <w:left w:val="none" w:sz="0" w:space="0" w:color="auto"/>
        <w:bottom w:val="none" w:sz="0" w:space="0" w:color="auto"/>
        <w:right w:val="none" w:sz="0" w:space="0" w:color="auto"/>
      </w:divBdr>
    </w:div>
    <w:div w:id="215750387">
      <w:bodyDiv w:val="1"/>
      <w:marLeft w:val="0"/>
      <w:marRight w:val="0"/>
      <w:marTop w:val="0"/>
      <w:marBottom w:val="0"/>
      <w:divBdr>
        <w:top w:val="none" w:sz="0" w:space="0" w:color="auto"/>
        <w:left w:val="none" w:sz="0" w:space="0" w:color="auto"/>
        <w:bottom w:val="none" w:sz="0" w:space="0" w:color="auto"/>
        <w:right w:val="none" w:sz="0" w:space="0" w:color="auto"/>
      </w:divBdr>
    </w:div>
    <w:div w:id="220412920">
      <w:bodyDiv w:val="1"/>
      <w:marLeft w:val="0"/>
      <w:marRight w:val="0"/>
      <w:marTop w:val="0"/>
      <w:marBottom w:val="0"/>
      <w:divBdr>
        <w:top w:val="none" w:sz="0" w:space="0" w:color="auto"/>
        <w:left w:val="none" w:sz="0" w:space="0" w:color="auto"/>
        <w:bottom w:val="none" w:sz="0" w:space="0" w:color="auto"/>
        <w:right w:val="none" w:sz="0" w:space="0" w:color="auto"/>
      </w:divBdr>
    </w:div>
    <w:div w:id="226691972">
      <w:bodyDiv w:val="1"/>
      <w:marLeft w:val="0"/>
      <w:marRight w:val="0"/>
      <w:marTop w:val="0"/>
      <w:marBottom w:val="0"/>
      <w:divBdr>
        <w:top w:val="none" w:sz="0" w:space="0" w:color="auto"/>
        <w:left w:val="none" w:sz="0" w:space="0" w:color="auto"/>
        <w:bottom w:val="none" w:sz="0" w:space="0" w:color="auto"/>
        <w:right w:val="none" w:sz="0" w:space="0" w:color="auto"/>
      </w:divBdr>
    </w:div>
    <w:div w:id="226915576">
      <w:bodyDiv w:val="1"/>
      <w:marLeft w:val="0"/>
      <w:marRight w:val="0"/>
      <w:marTop w:val="0"/>
      <w:marBottom w:val="0"/>
      <w:divBdr>
        <w:top w:val="none" w:sz="0" w:space="0" w:color="auto"/>
        <w:left w:val="none" w:sz="0" w:space="0" w:color="auto"/>
        <w:bottom w:val="none" w:sz="0" w:space="0" w:color="auto"/>
        <w:right w:val="none" w:sz="0" w:space="0" w:color="auto"/>
      </w:divBdr>
    </w:div>
    <w:div w:id="230971650">
      <w:bodyDiv w:val="1"/>
      <w:marLeft w:val="0"/>
      <w:marRight w:val="0"/>
      <w:marTop w:val="0"/>
      <w:marBottom w:val="0"/>
      <w:divBdr>
        <w:top w:val="none" w:sz="0" w:space="0" w:color="auto"/>
        <w:left w:val="none" w:sz="0" w:space="0" w:color="auto"/>
        <w:bottom w:val="none" w:sz="0" w:space="0" w:color="auto"/>
        <w:right w:val="none" w:sz="0" w:space="0" w:color="auto"/>
      </w:divBdr>
    </w:div>
    <w:div w:id="232204873">
      <w:bodyDiv w:val="1"/>
      <w:marLeft w:val="0"/>
      <w:marRight w:val="0"/>
      <w:marTop w:val="0"/>
      <w:marBottom w:val="0"/>
      <w:divBdr>
        <w:top w:val="none" w:sz="0" w:space="0" w:color="auto"/>
        <w:left w:val="none" w:sz="0" w:space="0" w:color="auto"/>
        <w:bottom w:val="none" w:sz="0" w:space="0" w:color="auto"/>
        <w:right w:val="none" w:sz="0" w:space="0" w:color="auto"/>
      </w:divBdr>
    </w:div>
    <w:div w:id="232933815">
      <w:bodyDiv w:val="1"/>
      <w:marLeft w:val="0"/>
      <w:marRight w:val="0"/>
      <w:marTop w:val="0"/>
      <w:marBottom w:val="0"/>
      <w:divBdr>
        <w:top w:val="none" w:sz="0" w:space="0" w:color="auto"/>
        <w:left w:val="none" w:sz="0" w:space="0" w:color="auto"/>
        <w:bottom w:val="none" w:sz="0" w:space="0" w:color="auto"/>
        <w:right w:val="none" w:sz="0" w:space="0" w:color="auto"/>
      </w:divBdr>
    </w:div>
    <w:div w:id="234706526">
      <w:bodyDiv w:val="1"/>
      <w:marLeft w:val="0"/>
      <w:marRight w:val="0"/>
      <w:marTop w:val="0"/>
      <w:marBottom w:val="0"/>
      <w:divBdr>
        <w:top w:val="none" w:sz="0" w:space="0" w:color="auto"/>
        <w:left w:val="none" w:sz="0" w:space="0" w:color="auto"/>
        <w:bottom w:val="none" w:sz="0" w:space="0" w:color="auto"/>
        <w:right w:val="none" w:sz="0" w:space="0" w:color="auto"/>
      </w:divBdr>
    </w:div>
    <w:div w:id="239213133">
      <w:bodyDiv w:val="1"/>
      <w:marLeft w:val="0"/>
      <w:marRight w:val="0"/>
      <w:marTop w:val="0"/>
      <w:marBottom w:val="0"/>
      <w:divBdr>
        <w:top w:val="none" w:sz="0" w:space="0" w:color="auto"/>
        <w:left w:val="none" w:sz="0" w:space="0" w:color="auto"/>
        <w:bottom w:val="none" w:sz="0" w:space="0" w:color="auto"/>
        <w:right w:val="none" w:sz="0" w:space="0" w:color="auto"/>
      </w:divBdr>
    </w:div>
    <w:div w:id="240917048">
      <w:bodyDiv w:val="1"/>
      <w:marLeft w:val="0"/>
      <w:marRight w:val="0"/>
      <w:marTop w:val="0"/>
      <w:marBottom w:val="0"/>
      <w:divBdr>
        <w:top w:val="none" w:sz="0" w:space="0" w:color="auto"/>
        <w:left w:val="none" w:sz="0" w:space="0" w:color="auto"/>
        <w:bottom w:val="none" w:sz="0" w:space="0" w:color="auto"/>
        <w:right w:val="none" w:sz="0" w:space="0" w:color="auto"/>
      </w:divBdr>
    </w:div>
    <w:div w:id="243340110">
      <w:bodyDiv w:val="1"/>
      <w:marLeft w:val="0"/>
      <w:marRight w:val="0"/>
      <w:marTop w:val="0"/>
      <w:marBottom w:val="0"/>
      <w:divBdr>
        <w:top w:val="none" w:sz="0" w:space="0" w:color="auto"/>
        <w:left w:val="none" w:sz="0" w:space="0" w:color="auto"/>
        <w:bottom w:val="none" w:sz="0" w:space="0" w:color="auto"/>
        <w:right w:val="none" w:sz="0" w:space="0" w:color="auto"/>
      </w:divBdr>
    </w:div>
    <w:div w:id="246039870">
      <w:bodyDiv w:val="1"/>
      <w:marLeft w:val="0"/>
      <w:marRight w:val="0"/>
      <w:marTop w:val="0"/>
      <w:marBottom w:val="0"/>
      <w:divBdr>
        <w:top w:val="none" w:sz="0" w:space="0" w:color="auto"/>
        <w:left w:val="none" w:sz="0" w:space="0" w:color="auto"/>
        <w:bottom w:val="none" w:sz="0" w:space="0" w:color="auto"/>
        <w:right w:val="none" w:sz="0" w:space="0" w:color="auto"/>
      </w:divBdr>
    </w:div>
    <w:div w:id="248664539">
      <w:bodyDiv w:val="1"/>
      <w:marLeft w:val="0"/>
      <w:marRight w:val="0"/>
      <w:marTop w:val="0"/>
      <w:marBottom w:val="0"/>
      <w:divBdr>
        <w:top w:val="none" w:sz="0" w:space="0" w:color="auto"/>
        <w:left w:val="none" w:sz="0" w:space="0" w:color="auto"/>
        <w:bottom w:val="none" w:sz="0" w:space="0" w:color="auto"/>
        <w:right w:val="none" w:sz="0" w:space="0" w:color="auto"/>
      </w:divBdr>
    </w:div>
    <w:div w:id="263080638">
      <w:bodyDiv w:val="1"/>
      <w:marLeft w:val="0"/>
      <w:marRight w:val="0"/>
      <w:marTop w:val="0"/>
      <w:marBottom w:val="0"/>
      <w:divBdr>
        <w:top w:val="none" w:sz="0" w:space="0" w:color="auto"/>
        <w:left w:val="none" w:sz="0" w:space="0" w:color="auto"/>
        <w:bottom w:val="none" w:sz="0" w:space="0" w:color="auto"/>
        <w:right w:val="none" w:sz="0" w:space="0" w:color="auto"/>
      </w:divBdr>
    </w:div>
    <w:div w:id="263542798">
      <w:bodyDiv w:val="1"/>
      <w:marLeft w:val="0"/>
      <w:marRight w:val="0"/>
      <w:marTop w:val="0"/>
      <w:marBottom w:val="0"/>
      <w:divBdr>
        <w:top w:val="none" w:sz="0" w:space="0" w:color="auto"/>
        <w:left w:val="none" w:sz="0" w:space="0" w:color="auto"/>
        <w:bottom w:val="none" w:sz="0" w:space="0" w:color="auto"/>
        <w:right w:val="none" w:sz="0" w:space="0" w:color="auto"/>
      </w:divBdr>
    </w:div>
    <w:div w:id="266696122">
      <w:bodyDiv w:val="1"/>
      <w:marLeft w:val="0"/>
      <w:marRight w:val="0"/>
      <w:marTop w:val="0"/>
      <w:marBottom w:val="0"/>
      <w:divBdr>
        <w:top w:val="none" w:sz="0" w:space="0" w:color="auto"/>
        <w:left w:val="none" w:sz="0" w:space="0" w:color="auto"/>
        <w:bottom w:val="none" w:sz="0" w:space="0" w:color="auto"/>
        <w:right w:val="none" w:sz="0" w:space="0" w:color="auto"/>
      </w:divBdr>
    </w:div>
    <w:div w:id="270867818">
      <w:bodyDiv w:val="1"/>
      <w:marLeft w:val="0"/>
      <w:marRight w:val="0"/>
      <w:marTop w:val="0"/>
      <w:marBottom w:val="0"/>
      <w:divBdr>
        <w:top w:val="none" w:sz="0" w:space="0" w:color="auto"/>
        <w:left w:val="none" w:sz="0" w:space="0" w:color="auto"/>
        <w:bottom w:val="none" w:sz="0" w:space="0" w:color="auto"/>
        <w:right w:val="none" w:sz="0" w:space="0" w:color="auto"/>
      </w:divBdr>
    </w:div>
    <w:div w:id="277571747">
      <w:bodyDiv w:val="1"/>
      <w:marLeft w:val="0"/>
      <w:marRight w:val="0"/>
      <w:marTop w:val="0"/>
      <w:marBottom w:val="0"/>
      <w:divBdr>
        <w:top w:val="none" w:sz="0" w:space="0" w:color="auto"/>
        <w:left w:val="none" w:sz="0" w:space="0" w:color="auto"/>
        <w:bottom w:val="none" w:sz="0" w:space="0" w:color="auto"/>
        <w:right w:val="none" w:sz="0" w:space="0" w:color="auto"/>
      </w:divBdr>
    </w:div>
    <w:div w:id="281419463">
      <w:bodyDiv w:val="1"/>
      <w:marLeft w:val="0"/>
      <w:marRight w:val="0"/>
      <w:marTop w:val="0"/>
      <w:marBottom w:val="0"/>
      <w:divBdr>
        <w:top w:val="none" w:sz="0" w:space="0" w:color="auto"/>
        <w:left w:val="none" w:sz="0" w:space="0" w:color="auto"/>
        <w:bottom w:val="none" w:sz="0" w:space="0" w:color="auto"/>
        <w:right w:val="none" w:sz="0" w:space="0" w:color="auto"/>
      </w:divBdr>
    </w:div>
    <w:div w:id="283970852">
      <w:bodyDiv w:val="1"/>
      <w:marLeft w:val="0"/>
      <w:marRight w:val="0"/>
      <w:marTop w:val="0"/>
      <w:marBottom w:val="0"/>
      <w:divBdr>
        <w:top w:val="none" w:sz="0" w:space="0" w:color="auto"/>
        <w:left w:val="none" w:sz="0" w:space="0" w:color="auto"/>
        <w:bottom w:val="none" w:sz="0" w:space="0" w:color="auto"/>
        <w:right w:val="none" w:sz="0" w:space="0" w:color="auto"/>
      </w:divBdr>
    </w:div>
    <w:div w:id="284850445">
      <w:bodyDiv w:val="1"/>
      <w:marLeft w:val="0"/>
      <w:marRight w:val="0"/>
      <w:marTop w:val="0"/>
      <w:marBottom w:val="0"/>
      <w:divBdr>
        <w:top w:val="none" w:sz="0" w:space="0" w:color="auto"/>
        <w:left w:val="none" w:sz="0" w:space="0" w:color="auto"/>
        <w:bottom w:val="none" w:sz="0" w:space="0" w:color="auto"/>
        <w:right w:val="none" w:sz="0" w:space="0" w:color="auto"/>
      </w:divBdr>
    </w:div>
    <w:div w:id="287905503">
      <w:bodyDiv w:val="1"/>
      <w:marLeft w:val="0"/>
      <w:marRight w:val="0"/>
      <w:marTop w:val="0"/>
      <w:marBottom w:val="0"/>
      <w:divBdr>
        <w:top w:val="none" w:sz="0" w:space="0" w:color="auto"/>
        <w:left w:val="none" w:sz="0" w:space="0" w:color="auto"/>
        <w:bottom w:val="none" w:sz="0" w:space="0" w:color="auto"/>
        <w:right w:val="none" w:sz="0" w:space="0" w:color="auto"/>
      </w:divBdr>
    </w:div>
    <w:div w:id="288514230">
      <w:bodyDiv w:val="1"/>
      <w:marLeft w:val="0"/>
      <w:marRight w:val="0"/>
      <w:marTop w:val="0"/>
      <w:marBottom w:val="0"/>
      <w:divBdr>
        <w:top w:val="none" w:sz="0" w:space="0" w:color="auto"/>
        <w:left w:val="none" w:sz="0" w:space="0" w:color="auto"/>
        <w:bottom w:val="none" w:sz="0" w:space="0" w:color="auto"/>
        <w:right w:val="none" w:sz="0" w:space="0" w:color="auto"/>
      </w:divBdr>
    </w:div>
    <w:div w:id="291205306">
      <w:bodyDiv w:val="1"/>
      <w:marLeft w:val="0"/>
      <w:marRight w:val="0"/>
      <w:marTop w:val="0"/>
      <w:marBottom w:val="0"/>
      <w:divBdr>
        <w:top w:val="none" w:sz="0" w:space="0" w:color="auto"/>
        <w:left w:val="none" w:sz="0" w:space="0" w:color="auto"/>
        <w:bottom w:val="none" w:sz="0" w:space="0" w:color="auto"/>
        <w:right w:val="none" w:sz="0" w:space="0" w:color="auto"/>
      </w:divBdr>
    </w:div>
    <w:div w:id="293801989">
      <w:bodyDiv w:val="1"/>
      <w:marLeft w:val="0"/>
      <w:marRight w:val="0"/>
      <w:marTop w:val="0"/>
      <w:marBottom w:val="0"/>
      <w:divBdr>
        <w:top w:val="none" w:sz="0" w:space="0" w:color="auto"/>
        <w:left w:val="none" w:sz="0" w:space="0" w:color="auto"/>
        <w:bottom w:val="none" w:sz="0" w:space="0" w:color="auto"/>
        <w:right w:val="none" w:sz="0" w:space="0" w:color="auto"/>
      </w:divBdr>
    </w:div>
    <w:div w:id="294874513">
      <w:bodyDiv w:val="1"/>
      <w:marLeft w:val="0"/>
      <w:marRight w:val="0"/>
      <w:marTop w:val="0"/>
      <w:marBottom w:val="0"/>
      <w:divBdr>
        <w:top w:val="none" w:sz="0" w:space="0" w:color="auto"/>
        <w:left w:val="none" w:sz="0" w:space="0" w:color="auto"/>
        <w:bottom w:val="none" w:sz="0" w:space="0" w:color="auto"/>
        <w:right w:val="none" w:sz="0" w:space="0" w:color="auto"/>
      </w:divBdr>
    </w:div>
    <w:div w:id="295725646">
      <w:bodyDiv w:val="1"/>
      <w:marLeft w:val="0"/>
      <w:marRight w:val="0"/>
      <w:marTop w:val="0"/>
      <w:marBottom w:val="0"/>
      <w:divBdr>
        <w:top w:val="none" w:sz="0" w:space="0" w:color="auto"/>
        <w:left w:val="none" w:sz="0" w:space="0" w:color="auto"/>
        <w:bottom w:val="none" w:sz="0" w:space="0" w:color="auto"/>
        <w:right w:val="none" w:sz="0" w:space="0" w:color="auto"/>
      </w:divBdr>
    </w:div>
    <w:div w:id="297996197">
      <w:bodyDiv w:val="1"/>
      <w:marLeft w:val="0"/>
      <w:marRight w:val="0"/>
      <w:marTop w:val="0"/>
      <w:marBottom w:val="0"/>
      <w:divBdr>
        <w:top w:val="none" w:sz="0" w:space="0" w:color="auto"/>
        <w:left w:val="none" w:sz="0" w:space="0" w:color="auto"/>
        <w:bottom w:val="none" w:sz="0" w:space="0" w:color="auto"/>
        <w:right w:val="none" w:sz="0" w:space="0" w:color="auto"/>
      </w:divBdr>
    </w:div>
    <w:div w:id="298414268">
      <w:bodyDiv w:val="1"/>
      <w:marLeft w:val="0"/>
      <w:marRight w:val="0"/>
      <w:marTop w:val="0"/>
      <w:marBottom w:val="0"/>
      <w:divBdr>
        <w:top w:val="none" w:sz="0" w:space="0" w:color="auto"/>
        <w:left w:val="none" w:sz="0" w:space="0" w:color="auto"/>
        <w:bottom w:val="none" w:sz="0" w:space="0" w:color="auto"/>
        <w:right w:val="none" w:sz="0" w:space="0" w:color="auto"/>
      </w:divBdr>
    </w:div>
    <w:div w:id="299724316">
      <w:bodyDiv w:val="1"/>
      <w:marLeft w:val="0"/>
      <w:marRight w:val="0"/>
      <w:marTop w:val="0"/>
      <w:marBottom w:val="0"/>
      <w:divBdr>
        <w:top w:val="none" w:sz="0" w:space="0" w:color="auto"/>
        <w:left w:val="none" w:sz="0" w:space="0" w:color="auto"/>
        <w:bottom w:val="none" w:sz="0" w:space="0" w:color="auto"/>
        <w:right w:val="none" w:sz="0" w:space="0" w:color="auto"/>
      </w:divBdr>
    </w:div>
    <w:div w:id="304900199">
      <w:bodyDiv w:val="1"/>
      <w:marLeft w:val="0"/>
      <w:marRight w:val="0"/>
      <w:marTop w:val="0"/>
      <w:marBottom w:val="0"/>
      <w:divBdr>
        <w:top w:val="none" w:sz="0" w:space="0" w:color="auto"/>
        <w:left w:val="none" w:sz="0" w:space="0" w:color="auto"/>
        <w:bottom w:val="none" w:sz="0" w:space="0" w:color="auto"/>
        <w:right w:val="none" w:sz="0" w:space="0" w:color="auto"/>
      </w:divBdr>
    </w:div>
    <w:div w:id="310182624">
      <w:bodyDiv w:val="1"/>
      <w:marLeft w:val="0"/>
      <w:marRight w:val="0"/>
      <w:marTop w:val="0"/>
      <w:marBottom w:val="0"/>
      <w:divBdr>
        <w:top w:val="none" w:sz="0" w:space="0" w:color="auto"/>
        <w:left w:val="none" w:sz="0" w:space="0" w:color="auto"/>
        <w:bottom w:val="none" w:sz="0" w:space="0" w:color="auto"/>
        <w:right w:val="none" w:sz="0" w:space="0" w:color="auto"/>
      </w:divBdr>
    </w:div>
    <w:div w:id="314533416">
      <w:bodyDiv w:val="1"/>
      <w:marLeft w:val="0"/>
      <w:marRight w:val="0"/>
      <w:marTop w:val="0"/>
      <w:marBottom w:val="0"/>
      <w:divBdr>
        <w:top w:val="none" w:sz="0" w:space="0" w:color="auto"/>
        <w:left w:val="none" w:sz="0" w:space="0" w:color="auto"/>
        <w:bottom w:val="none" w:sz="0" w:space="0" w:color="auto"/>
        <w:right w:val="none" w:sz="0" w:space="0" w:color="auto"/>
      </w:divBdr>
    </w:div>
    <w:div w:id="317195717">
      <w:bodyDiv w:val="1"/>
      <w:marLeft w:val="0"/>
      <w:marRight w:val="0"/>
      <w:marTop w:val="0"/>
      <w:marBottom w:val="0"/>
      <w:divBdr>
        <w:top w:val="none" w:sz="0" w:space="0" w:color="auto"/>
        <w:left w:val="none" w:sz="0" w:space="0" w:color="auto"/>
        <w:bottom w:val="none" w:sz="0" w:space="0" w:color="auto"/>
        <w:right w:val="none" w:sz="0" w:space="0" w:color="auto"/>
      </w:divBdr>
    </w:div>
    <w:div w:id="318533202">
      <w:bodyDiv w:val="1"/>
      <w:marLeft w:val="0"/>
      <w:marRight w:val="0"/>
      <w:marTop w:val="0"/>
      <w:marBottom w:val="0"/>
      <w:divBdr>
        <w:top w:val="none" w:sz="0" w:space="0" w:color="auto"/>
        <w:left w:val="none" w:sz="0" w:space="0" w:color="auto"/>
        <w:bottom w:val="none" w:sz="0" w:space="0" w:color="auto"/>
        <w:right w:val="none" w:sz="0" w:space="0" w:color="auto"/>
      </w:divBdr>
    </w:div>
    <w:div w:id="319970754">
      <w:bodyDiv w:val="1"/>
      <w:marLeft w:val="0"/>
      <w:marRight w:val="0"/>
      <w:marTop w:val="0"/>
      <w:marBottom w:val="0"/>
      <w:divBdr>
        <w:top w:val="none" w:sz="0" w:space="0" w:color="auto"/>
        <w:left w:val="none" w:sz="0" w:space="0" w:color="auto"/>
        <w:bottom w:val="none" w:sz="0" w:space="0" w:color="auto"/>
        <w:right w:val="none" w:sz="0" w:space="0" w:color="auto"/>
      </w:divBdr>
    </w:div>
    <w:div w:id="320430137">
      <w:bodyDiv w:val="1"/>
      <w:marLeft w:val="0"/>
      <w:marRight w:val="0"/>
      <w:marTop w:val="0"/>
      <w:marBottom w:val="0"/>
      <w:divBdr>
        <w:top w:val="none" w:sz="0" w:space="0" w:color="auto"/>
        <w:left w:val="none" w:sz="0" w:space="0" w:color="auto"/>
        <w:bottom w:val="none" w:sz="0" w:space="0" w:color="auto"/>
        <w:right w:val="none" w:sz="0" w:space="0" w:color="auto"/>
      </w:divBdr>
    </w:div>
    <w:div w:id="321008512">
      <w:bodyDiv w:val="1"/>
      <w:marLeft w:val="0"/>
      <w:marRight w:val="0"/>
      <w:marTop w:val="0"/>
      <w:marBottom w:val="0"/>
      <w:divBdr>
        <w:top w:val="none" w:sz="0" w:space="0" w:color="auto"/>
        <w:left w:val="none" w:sz="0" w:space="0" w:color="auto"/>
        <w:bottom w:val="none" w:sz="0" w:space="0" w:color="auto"/>
        <w:right w:val="none" w:sz="0" w:space="0" w:color="auto"/>
      </w:divBdr>
    </w:div>
    <w:div w:id="323165730">
      <w:bodyDiv w:val="1"/>
      <w:marLeft w:val="0"/>
      <w:marRight w:val="0"/>
      <w:marTop w:val="0"/>
      <w:marBottom w:val="0"/>
      <w:divBdr>
        <w:top w:val="none" w:sz="0" w:space="0" w:color="auto"/>
        <w:left w:val="none" w:sz="0" w:space="0" w:color="auto"/>
        <w:bottom w:val="none" w:sz="0" w:space="0" w:color="auto"/>
        <w:right w:val="none" w:sz="0" w:space="0" w:color="auto"/>
      </w:divBdr>
    </w:div>
    <w:div w:id="323360454">
      <w:bodyDiv w:val="1"/>
      <w:marLeft w:val="0"/>
      <w:marRight w:val="0"/>
      <w:marTop w:val="0"/>
      <w:marBottom w:val="0"/>
      <w:divBdr>
        <w:top w:val="none" w:sz="0" w:space="0" w:color="auto"/>
        <w:left w:val="none" w:sz="0" w:space="0" w:color="auto"/>
        <w:bottom w:val="none" w:sz="0" w:space="0" w:color="auto"/>
        <w:right w:val="none" w:sz="0" w:space="0" w:color="auto"/>
      </w:divBdr>
    </w:div>
    <w:div w:id="325865647">
      <w:bodyDiv w:val="1"/>
      <w:marLeft w:val="0"/>
      <w:marRight w:val="0"/>
      <w:marTop w:val="0"/>
      <w:marBottom w:val="0"/>
      <w:divBdr>
        <w:top w:val="none" w:sz="0" w:space="0" w:color="auto"/>
        <w:left w:val="none" w:sz="0" w:space="0" w:color="auto"/>
        <w:bottom w:val="none" w:sz="0" w:space="0" w:color="auto"/>
        <w:right w:val="none" w:sz="0" w:space="0" w:color="auto"/>
      </w:divBdr>
    </w:div>
    <w:div w:id="328756472">
      <w:bodyDiv w:val="1"/>
      <w:marLeft w:val="0"/>
      <w:marRight w:val="0"/>
      <w:marTop w:val="0"/>
      <w:marBottom w:val="0"/>
      <w:divBdr>
        <w:top w:val="none" w:sz="0" w:space="0" w:color="auto"/>
        <w:left w:val="none" w:sz="0" w:space="0" w:color="auto"/>
        <w:bottom w:val="none" w:sz="0" w:space="0" w:color="auto"/>
        <w:right w:val="none" w:sz="0" w:space="0" w:color="auto"/>
      </w:divBdr>
    </w:div>
    <w:div w:id="332758671">
      <w:bodyDiv w:val="1"/>
      <w:marLeft w:val="0"/>
      <w:marRight w:val="0"/>
      <w:marTop w:val="0"/>
      <w:marBottom w:val="0"/>
      <w:divBdr>
        <w:top w:val="none" w:sz="0" w:space="0" w:color="auto"/>
        <w:left w:val="none" w:sz="0" w:space="0" w:color="auto"/>
        <w:bottom w:val="none" w:sz="0" w:space="0" w:color="auto"/>
        <w:right w:val="none" w:sz="0" w:space="0" w:color="auto"/>
      </w:divBdr>
    </w:div>
    <w:div w:id="340934139">
      <w:bodyDiv w:val="1"/>
      <w:marLeft w:val="0"/>
      <w:marRight w:val="0"/>
      <w:marTop w:val="0"/>
      <w:marBottom w:val="0"/>
      <w:divBdr>
        <w:top w:val="none" w:sz="0" w:space="0" w:color="auto"/>
        <w:left w:val="none" w:sz="0" w:space="0" w:color="auto"/>
        <w:bottom w:val="none" w:sz="0" w:space="0" w:color="auto"/>
        <w:right w:val="none" w:sz="0" w:space="0" w:color="auto"/>
      </w:divBdr>
    </w:div>
    <w:div w:id="341594549">
      <w:bodyDiv w:val="1"/>
      <w:marLeft w:val="0"/>
      <w:marRight w:val="0"/>
      <w:marTop w:val="0"/>
      <w:marBottom w:val="0"/>
      <w:divBdr>
        <w:top w:val="none" w:sz="0" w:space="0" w:color="auto"/>
        <w:left w:val="none" w:sz="0" w:space="0" w:color="auto"/>
        <w:bottom w:val="none" w:sz="0" w:space="0" w:color="auto"/>
        <w:right w:val="none" w:sz="0" w:space="0" w:color="auto"/>
      </w:divBdr>
    </w:div>
    <w:div w:id="345325686">
      <w:bodyDiv w:val="1"/>
      <w:marLeft w:val="0"/>
      <w:marRight w:val="0"/>
      <w:marTop w:val="0"/>
      <w:marBottom w:val="0"/>
      <w:divBdr>
        <w:top w:val="none" w:sz="0" w:space="0" w:color="auto"/>
        <w:left w:val="none" w:sz="0" w:space="0" w:color="auto"/>
        <w:bottom w:val="none" w:sz="0" w:space="0" w:color="auto"/>
        <w:right w:val="none" w:sz="0" w:space="0" w:color="auto"/>
      </w:divBdr>
    </w:div>
    <w:div w:id="347407687">
      <w:bodyDiv w:val="1"/>
      <w:marLeft w:val="0"/>
      <w:marRight w:val="0"/>
      <w:marTop w:val="0"/>
      <w:marBottom w:val="0"/>
      <w:divBdr>
        <w:top w:val="none" w:sz="0" w:space="0" w:color="auto"/>
        <w:left w:val="none" w:sz="0" w:space="0" w:color="auto"/>
        <w:bottom w:val="none" w:sz="0" w:space="0" w:color="auto"/>
        <w:right w:val="none" w:sz="0" w:space="0" w:color="auto"/>
      </w:divBdr>
    </w:div>
    <w:div w:id="349838307">
      <w:bodyDiv w:val="1"/>
      <w:marLeft w:val="0"/>
      <w:marRight w:val="0"/>
      <w:marTop w:val="0"/>
      <w:marBottom w:val="0"/>
      <w:divBdr>
        <w:top w:val="none" w:sz="0" w:space="0" w:color="auto"/>
        <w:left w:val="none" w:sz="0" w:space="0" w:color="auto"/>
        <w:bottom w:val="none" w:sz="0" w:space="0" w:color="auto"/>
        <w:right w:val="none" w:sz="0" w:space="0" w:color="auto"/>
      </w:divBdr>
    </w:div>
    <w:div w:id="354499048">
      <w:bodyDiv w:val="1"/>
      <w:marLeft w:val="0"/>
      <w:marRight w:val="0"/>
      <w:marTop w:val="0"/>
      <w:marBottom w:val="0"/>
      <w:divBdr>
        <w:top w:val="none" w:sz="0" w:space="0" w:color="auto"/>
        <w:left w:val="none" w:sz="0" w:space="0" w:color="auto"/>
        <w:bottom w:val="none" w:sz="0" w:space="0" w:color="auto"/>
        <w:right w:val="none" w:sz="0" w:space="0" w:color="auto"/>
      </w:divBdr>
    </w:div>
    <w:div w:id="356974783">
      <w:bodyDiv w:val="1"/>
      <w:marLeft w:val="0"/>
      <w:marRight w:val="0"/>
      <w:marTop w:val="0"/>
      <w:marBottom w:val="0"/>
      <w:divBdr>
        <w:top w:val="none" w:sz="0" w:space="0" w:color="auto"/>
        <w:left w:val="none" w:sz="0" w:space="0" w:color="auto"/>
        <w:bottom w:val="none" w:sz="0" w:space="0" w:color="auto"/>
        <w:right w:val="none" w:sz="0" w:space="0" w:color="auto"/>
      </w:divBdr>
    </w:div>
    <w:div w:id="359360749">
      <w:bodyDiv w:val="1"/>
      <w:marLeft w:val="0"/>
      <w:marRight w:val="0"/>
      <w:marTop w:val="0"/>
      <w:marBottom w:val="0"/>
      <w:divBdr>
        <w:top w:val="none" w:sz="0" w:space="0" w:color="auto"/>
        <w:left w:val="none" w:sz="0" w:space="0" w:color="auto"/>
        <w:bottom w:val="none" w:sz="0" w:space="0" w:color="auto"/>
        <w:right w:val="none" w:sz="0" w:space="0" w:color="auto"/>
      </w:divBdr>
    </w:div>
    <w:div w:id="362827174">
      <w:bodyDiv w:val="1"/>
      <w:marLeft w:val="0"/>
      <w:marRight w:val="0"/>
      <w:marTop w:val="0"/>
      <w:marBottom w:val="0"/>
      <w:divBdr>
        <w:top w:val="none" w:sz="0" w:space="0" w:color="auto"/>
        <w:left w:val="none" w:sz="0" w:space="0" w:color="auto"/>
        <w:bottom w:val="none" w:sz="0" w:space="0" w:color="auto"/>
        <w:right w:val="none" w:sz="0" w:space="0" w:color="auto"/>
      </w:divBdr>
    </w:div>
    <w:div w:id="363944430">
      <w:bodyDiv w:val="1"/>
      <w:marLeft w:val="0"/>
      <w:marRight w:val="0"/>
      <w:marTop w:val="0"/>
      <w:marBottom w:val="0"/>
      <w:divBdr>
        <w:top w:val="none" w:sz="0" w:space="0" w:color="auto"/>
        <w:left w:val="none" w:sz="0" w:space="0" w:color="auto"/>
        <w:bottom w:val="none" w:sz="0" w:space="0" w:color="auto"/>
        <w:right w:val="none" w:sz="0" w:space="0" w:color="auto"/>
      </w:divBdr>
    </w:div>
    <w:div w:id="364408897">
      <w:bodyDiv w:val="1"/>
      <w:marLeft w:val="0"/>
      <w:marRight w:val="0"/>
      <w:marTop w:val="0"/>
      <w:marBottom w:val="0"/>
      <w:divBdr>
        <w:top w:val="none" w:sz="0" w:space="0" w:color="auto"/>
        <w:left w:val="none" w:sz="0" w:space="0" w:color="auto"/>
        <w:bottom w:val="none" w:sz="0" w:space="0" w:color="auto"/>
        <w:right w:val="none" w:sz="0" w:space="0" w:color="auto"/>
      </w:divBdr>
    </w:div>
    <w:div w:id="369570753">
      <w:bodyDiv w:val="1"/>
      <w:marLeft w:val="0"/>
      <w:marRight w:val="0"/>
      <w:marTop w:val="0"/>
      <w:marBottom w:val="0"/>
      <w:divBdr>
        <w:top w:val="none" w:sz="0" w:space="0" w:color="auto"/>
        <w:left w:val="none" w:sz="0" w:space="0" w:color="auto"/>
        <w:bottom w:val="none" w:sz="0" w:space="0" w:color="auto"/>
        <w:right w:val="none" w:sz="0" w:space="0" w:color="auto"/>
      </w:divBdr>
    </w:div>
    <w:div w:id="370694102">
      <w:bodyDiv w:val="1"/>
      <w:marLeft w:val="0"/>
      <w:marRight w:val="0"/>
      <w:marTop w:val="0"/>
      <w:marBottom w:val="0"/>
      <w:divBdr>
        <w:top w:val="none" w:sz="0" w:space="0" w:color="auto"/>
        <w:left w:val="none" w:sz="0" w:space="0" w:color="auto"/>
        <w:bottom w:val="none" w:sz="0" w:space="0" w:color="auto"/>
        <w:right w:val="none" w:sz="0" w:space="0" w:color="auto"/>
      </w:divBdr>
    </w:div>
    <w:div w:id="377509156">
      <w:bodyDiv w:val="1"/>
      <w:marLeft w:val="0"/>
      <w:marRight w:val="0"/>
      <w:marTop w:val="0"/>
      <w:marBottom w:val="0"/>
      <w:divBdr>
        <w:top w:val="none" w:sz="0" w:space="0" w:color="auto"/>
        <w:left w:val="none" w:sz="0" w:space="0" w:color="auto"/>
        <w:bottom w:val="none" w:sz="0" w:space="0" w:color="auto"/>
        <w:right w:val="none" w:sz="0" w:space="0" w:color="auto"/>
      </w:divBdr>
    </w:div>
    <w:div w:id="384572299">
      <w:bodyDiv w:val="1"/>
      <w:marLeft w:val="0"/>
      <w:marRight w:val="0"/>
      <w:marTop w:val="0"/>
      <w:marBottom w:val="0"/>
      <w:divBdr>
        <w:top w:val="none" w:sz="0" w:space="0" w:color="auto"/>
        <w:left w:val="none" w:sz="0" w:space="0" w:color="auto"/>
        <w:bottom w:val="none" w:sz="0" w:space="0" w:color="auto"/>
        <w:right w:val="none" w:sz="0" w:space="0" w:color="auto"/>
      </w:divBdr>
    </w:div>
    <w:div w:id="388499744">
      <w:bodyDiv w:val="1"/>
      <w:marLeft w:val="0"/>
      <w:marRight w:val="0"/>
      <w:marTop w:val="0"/>
      <w:marBottom w:val="0"/>
      <w:divBdr>
        <w:top w:val="none" w:sz="0" w:space="0" w:color="auto"/>
        <w:left w:val="none" w:sz="0" w:space="0" w:color="auto"/>
        <w:bottom w:val="none" w:sz="0" w:space="0" w:color="auto"/>
        <w:right w:val="none" w:sz="0" w:space="0" w:color="auto"/>
      </w:divBdr>
    </w:div>
    <w:div w:id="390201916">
      <w:bodyDiv w:val="1"/>
      <w:marLeft w:val="0"/>
      <w:marRight w:val="0"/>
      <w:marTop w:val="0"/>
      <w:marBottom w:val="0"/>
      <w:divBdr>
        <w:top w:val="none" w:sz="0" w:space="0" w:color="auto"/>
        <w:left w:val="none" w:sz="0" w:space="0" w:color="auto"/>
        <w:bottom w:val="none" w:sz="0" w:space="0" w:color="auto"/>
        <w:right w:val="none" w:sz="0" w:space="0" w:color="auto"/>
      </w:divBdr>
    </w:div>
    <w:div w:id="398788605">
      <w:bodyDiv w:val="1"/>
      <w:marLeft w:val="0"/>
      <w:marRight w:val="0"/>
      <w:marTop w:val="0"/>
      <w:marBottom w:val="0"/>
      <w:divBdr>
        <w:top w:val="none" w:sz="0" w:space="0" w:color="auto"/>
        <w:left w:val="none" w:sz="0" w:space="0" w:color="auto"/>
        <w:bottom w:val="none" w:sz="0" w:space="0" w:color="auto"/>
        <w:right w:val="none" w:sz="0" w:space="0" w:color="auto"/>
      </w:divBdr>
    </w:div>
    <w:div w:id="400837313">
      <w:bodyDiv w:val="1"/>
      <w:marLeft w:val="0"/>
      <w:marRight w:val="0"/>
      <w:marTop w:val="0"/>
      <w:marBottom w:val="0"/>
      <w:divBdr>
        <w:top w:val="none" w:sz="0" w:space="0" w:color="auto"/>
        <w:left w:val="none" w:sz="0" w:space="0" w:color="auto"/>
        <w:bottom w:val="none" w:sz="0" w:space="0" w:color="auto"/>
        <w:right w:val="none" w:sz="0" w:space="0" w:color="auto"/>
      </w:divBdr>
    </w:div>
    <w:div w:id="409809648">
      <w:bodyDiv w:val="1"/>
      <w:marLeft w:val="0"/>
      <w:marRight w:val="0"/>
      <w:marTop w:val="0"/>
      <w:marBottom w:val="0"/>
      <w:divBdr>
        <w:top w:val="none" w:sz="0" w:space="0" w:color="auto"/>
        <w:left w:val="none" w:sz="0" w:space="0" w:color="auto"/>
        <w:bottom w:val="none" w:sz="0" w:space="0" w:color="auto"/>
        <w:right w:val="none" w:sz="0" w:space="0" w:color="auto"/>
      </w:divBdr>
    </w:div>
    <w:div w:id="412312836">
      <w:bodyDiv w:val="1"/>
      <w:marLeft w:val="0"/>
      <w:marRight w:val="0"/>
      <w:marTop w:val="0"/>
      <w:marBottom w:val="0"/>
      <w:divBdr>
        <w:top w:val="none" w:sz="0" w:space="0" w:color="auto"/>
        <w:left w:val="none" w:sz="0" w:space="0" w:color="auto"/>
        <w:bottom w:val="none" w:sz="0" w:space="0" w:color="auto"/>
        <w:right w:val="none" w:sz="0" w:space="0" w:color="auto"/>
      </w:divBdr>
    </w:div>
    <w:div w:id="412819399">
      <w:bodyDiv w:val="1"/>
      <w:marLeft w:val="0"/>
      <w:marRight w:val="0"/>
      <w:marTop w:val="0"/>
      <w:marBottom w:val="0"/>
      <w:divBdr>
        <w:top w:val="none" w:sz="0" w:space="0" w:color="auto"/>
        <w:left w:val="none" w:sz="0" w:space="0" w:color="auto"/>
        <w:bottom w:val="none" w:sz="0" w:space="0" w:color="auto"/>
        <w:right w:val="none" w:sz="0" w:space="0" w:color="auto"/>
      </w:divBdr>
    </w:div>
    <w:div w:id="413204938">
      <w:bodyDiv w:val="1"/>
      <w:marLeft w:val="0"/>
      <w:marRight w:val="0"/>
      <w:marTop w:val="0"/>
      <w:marBottom w:val="0"/>
      <w:divBdr>
        <w:top w:val="none" w:sz="0" w:space="0" w:color="auto"/>
        <w:left w:val="none" w:sz="0" w:space="0" w:color="auto"/>
        <w:bottom w:val="none" w:sz="0" w:space="0" w:color="auto"/>
        <w:right w:val="none" w:sz="0" w:space="0" w:color="auto"/>
      </w:divBdr>
    </w:div>
    <w:div w:id="416362050">
      <w:bodyDiv w:val="1"/>
      <w:marLeft w:val="0"/>
      <w:marRight w:val="0"/>
      <w:marTop w:val="0"/>
      <w:marBottom w:val="0"/>
      <w:divBdr>
        <w:top w:val="none" w:sz="0" w:space="0" w:color="auto"/>
        <w:left w:val="none" w:sz="0" w:space="0" w:color="auto"/>
        <w:bottom w:val="none" w:sz="0" w:space="0" w:color="auto"/>
        <w:right w:val="none" w:sz="0" w:space="0" w:color="auto"/>
      </w:divBdr>
    </w:div>
    <w:div w:id="416440151">
      <w:bodyDiv w:val="1"/>
      <w:marLeft w:val="0"/>
      <w:marRight w:val="0"/>
      <w:marTop w:val="0"/>
      <w:marBottom w:val="0"/>
      <w:divBdr>
        <w:top w:val="none" w:sz="0" w:space="0" w:color="auto"/>
        <w:left w:val="none" w:sz="0" w:space="0" w:color="auto"/>
        <w:bottom w:val="none" w:sz="0" w:space="0" w:color="auto"/>
        <w:right w:val="none" w:sz="0" w:space="0" w:color="auto"/>
      </w:divBdr>
    </w:div>
    <w:div w:id="416941940">
      <w:bodyDiv w:val="1"/>
      <w:marLeft w:val="0"/>
      <w:marRight w:val="0"/>
      <w:marTop w:val="0"/>
      <w:marBottom w:val="0"/>
      <w:divBdr>
        <w:top w:val="none" w:sz="0" w:space="0" w:color="auto"/>
        <w:left w:val="none" w:sz="0" w:space="0" w:color="auto"/>
        <w:bottom w:val="none" w:sz="0" w:space="0" w:color="auto"/>
        <w:right w:val="none" w:sz="0" w:space="0" w:color="auto"/>
      </w:divBdr>
    </w:div>
    <w:div w:id="417412344">
      <w:bodyDiv w:val="1"/>
      <w:marLeft w:val="0"/>
      <w:marRight w:val="0"/>
      <w:marTop w:val="0"/>
      <w:marBottom w:val="0"/>
      <w:divBdr>
        <w:top w:val="none" w:sz="0" w:space="0" w:color="auto"/>
        <w:left w:val="none" w:sz="0" w:space="0" w:color="auto"/>
        <w:bottom w:val="none" w:sz="0" w:space="0" w:color="auto"/>
        <w:right w:val="none" w:sz="0" w:space="0" w:color="auto"/>
      </w:divBdr>
    </w:div>
    <w:div w:id="420444867">
      <w:bodyDiv w:val="1"/>
      <w:marLeft w:val="0"/>
      <w:marRight w:val="0"/>
      <w:marTop w:val="0"/>
      <w:marBottom w:val="0"/>
      <w:divBdr>
        <w:top w:val="none" w:sz="0" w:space="0" w:color="auto"/>
        <w:left w:val="none" w:sz="0" w:space="0" w:color="auto"/>
        <w:bottom w:val="none" w:sz="0" w:space="0" w:color="auto"/>
        <w:right w:val="none" w:sz="0" w:space="0" w:color="auto"/>
      </w:divBdr>
    </w:div>
    <w:div w:id="421682504">
      <w:bodyDiv w:val="1"/>
      <w:marLeft w:val="0"/>
      <w:marRight w:val="0"/>
      <w:marTop w:val="0"/>
      <w:marBottom w:val="0"/>
      <w:divBdr>
        <w:top w:val="none" w:sz="0" w:space="0" w:color="auto"/>
        <w:left w:val="none" w:sz="0" w:space="0" w:color="auto"/>
        <w:bottom w:val="none" w:sz="0" w:space="0" w:color="auto"/>
        <w:right w:val="none" w:sz="0" w:space="0" w:color="auto"/>
      </w:divBdr>
    </w:div>
    <w:div w:id="422845940">
      <w:bodyDiv w:val="1"/>
      <w:marLeft w:val="0"/>
      <w:marRight w:val="0"/>
      <w:marTop w:val="0"/>
      <w:marBottom w:val="0"/>
      <w:divBdr>
        <w:top w:val="none" w:sz="0" w:space="0" w:color="auto"/>
        <w:left w:val="none" w:sz="0" w:space="0" w:color="auto"/>
        <w:bottom w:val="none" w:sz="0" w:space="0" w:color="auto"/>
        <w:right w:val="none" w:sz="0" w:space="0" w:color="auto"/>
      </w:divBdr>
    </w:div>
    <w:div w:id="428815236">
      <w:bodyDiv w:val="1"/>
      <w:marLeft w:val="0"/>
      <w:marRight w:val="0"/>
      <w:marTop w:val="0"/>
      <w:marBottom w:val="0"/>
      <w:divBdr>
        <w:top w:val="none" w:sz="0" w:space="0" w:color="auto"/>
        <w:left w:val="none" w:sz="0" w:space="0" w:color="auto"/>
        <w:bottom w:val="none" w:sz="0" w:space="0" w:color="auto"/>
        <w:right w:val="none" w:sz="0" w:space="0" w:color="auto"/>
      </w:divBdr>
    </w:div>
    <w:div w:id="430664650">
      <w:bodyDiv w:val="1"/>
      <w:marLeft w:val="0"/>
      <w:marRight w:val="0"/>
      <w:marTop w:val="0"/>
      <w:marBottom w:val="0"/>
      <w:divBdr>
        <w:top w:val="none" w:sz="0" w:space="0" w:color="auto"/>
        <w:left w:val="none" w:sz="0" w:space="0" w:color="auto"/>
        <w:bottom w:val="none" w:sz="0" w:space="0" w:color="auto"/>
        <w:right w:val="none" w:sz="0" w:space="0" w:color="auto"/>
      </w:divBdr>
    </w:div>
    <w:div w:id="432289585">
      <w:bodyDiv w:val="1"/>
      <w:marLeft w:val="0"/>
      <w:marRight w:val="0"/>
      <w:marTop w:val="0"/>
      <w:marBottom w:val="0"/>
      <w:divBdr>
        <w:top w:val="none" w:sz="0" w:space="0" w:color="auto"/>
        <w:left w:val="none" w:sz="0" w:space="0" w:color="auto"/>
        <w:bottom w:val="none" w:sz="0" w:space="0" w:color="auto"/>
        <w:right w:val="none" w:sz="0" w:space="0" w:color="auto"/>
      </w:divBdr>
    </w:div>
    <w:div w:id="436949644">
      <w:bodyDiv w:val="1"/>
      <w:marLeft w:val="0"/>
      <w:marRight w:val="0"/>
      <w:marTop w:val="0"/>
      <w:marBottom w:val="0"/>
      <w:divBdr>
        <w:top w:val="none" w:sz="0" w:space="0" w:color="auto"/>
        <w:left w:val="none" w:sz="0" w:space="0" w:color="auto"/>
        <w:bottom w:val="none" w:sz="0" w:space="0" w:color="auto"/>
        <w:right w:val="none" w:sz="0" w:space="0" w:color="auto"/>
      </w:divBdr>
    </w:div>
    <w:div w:id="441847287">
      <w:bodyDiv w:val="1"/>
      <w:marLeft w:val="0"/>
      <w:marRight w:val="0"/>
      <w:marTop w:val="0"/>
      <w:marBottom w:val="0"/>
      <w:divBdr>
        <w:top w:val="none" w:sz="0" w:space="0" w:color="auto"/>
        <w:left w:val="none" w:sz="0" w:space="0" w:color="auto"/>
        <w:bottom w:val="none" w:sz="0" w:space="0" w:color="auto"/>
        <w:right w:val="none" w:sz="0" w:space="0" w:color="auto"/>
      </w:divBdr>
    </w:div>
    <w:div w:id="442191898">
      <w:bodyDiv w:val="1"/>
      <w:marLeft w:val="0"/>
      <w:marRight w:val="0"/>
      <w:marTop w:val="0"/>
      <w:marBottom w:val="0"/>
      <w:divBdr>
        <w:top w:val="none" w:sz="0" w:space="0" w:color="auto"/>
        <w:left w:val="none" w:sz="0" w:space="0" w:color="auto"/>
        <w:bottom w:val="none" w:sz="0" w:space="0" w:color="auto"/>
        <w:right w:val="none" w:sz="0" w:space="0" w:color="auto"/>
      </w:divBdr>
    </w:div>
    <w:div w:id="443809997">
      <w:bodyDiv w:val="1"/>
      <w:marLeft w:val="0"/>
      <w:marRight w:val="0"/>
      <w:marTop w:val="0"/>
      <w:marBottom w:val="0"/>
      <w:divBdr>
        <w:top w:val="none" w:sz="0" w:space="0" w:color="auto"/>
        <w:left w:val="none" w:sz="0" w:space="0" w:color="auto"/>
        <w:bottom w:val="none" w:sz="0" w:space="0" w:color="auto"/>
        <w:right w:val="none" w:sz="0" w:space="0" w:color="auto"/>
      </w:divBdr>
    </w:div>
    <w:div w:id="447284382">
      <w:bodyDiv w:val="1"/>
      <w:marLeft w:val="0"/>
      <w:marRight w:val="0"/>
      <w:marTop w:val="0"/>
      <w:marBottom w:val="0"/>
      <w:divBdr>
        <w:top w:val="none" w:sz="0" w:space="0" w:color="auto"/>
        <w:left w:val="none" w:sz="0" w:space="0" w:color="auto"/>
        <w:bottom w:val="none" w:sz="0" w:space="0" w:color="auto"/>
        <w:right w:val="none" w:sz="0" w:space="0" w:color="auto"/>
      </w:divBdr>
    </w:div>
    <w:div w:id="447773803">
      <w:bodyDiv w:val="1"/>
      <w:marLeft w:val="0"/>
      <w:marRight w:val="0"/>
      <w:marTop w:val="0"/>
      <w:marBottom w:val="0"/>
      <w:divBdr>
        <w:top w:val="none" w:sz="0" w:space="0" w:color="auto"/>
        <w:left w:val="none" w:sz="0" w:space="0" w:color="auto"/>
        <w:bottom w:val="none" w:sz="0" w:space="0" w:color="auto"/>
        <w:right w:val="none" w:sz="0" w:space="0" w:color="auto"/>
      </w:divBdr>
    </w:div>
    <w:div w:id="448620581">
      <w:bodyDiv w:val="1"/>
      <w:marLeft w:val="0"/>
      <w:marRight w:val="0"/>
      <w:marTop w:val="0"/>
      <w:marBottom w:val="0"/>
      <w:divBdr>
        <w:top w:val="none" w:sz="0" w:space="0" w:color="auto"/>
        <w:left w:val="none" w:sz="0" w:space="0" w:color="auto"/>
        <w:bottom w:val="none" w:sz="0" w:space="0" w:color="auto"/>
        <w:right w:val="none" w:sz="0" w:space="0" w:color="auto"/>
      </w:divBdr>
    </w:div>
    <w:div w:id="453839027">
      <w:bodyDiv w:val="1"/>
      <w:marLeft w:val="0"/>
      <w:marRight w:val="0"/>
      <w:marTop w:val="0"/>
      <w:marBottom w:val="0"/>
      <w:divBdr>
        <w:top w:val="none" w:sz="0" w:space="0" w:color="auto"/>
        <w:left w:val="none" w:sz="0" w:space="0" w:color="auto"/>
        <w:bottom w:val="none" w:sz="0" w:space="0" w:color="auto"/>
        <w:right w:val="none" w:sz="0" w:space="0" w:color="auto"/>
      </w:divBdr>
    </w:div>
    <w:div w:id="455372304">
      <w:bodyDiv w:val="1"/>
      <w:marLeft w:val="0"/>
      <w:marRight w:val="0"/>
      <w:marTop w:val="0"/>
      <w:marBottom w:val="0"/>
      <w:divBdr>
        <w:top w:val="none" w:sz="0" w:space="0" w:color="auto"/>
        <w:left w:val="none" w:sz="0" w:space="0" w:color="auto"/>
        <w:bottom w:val="none" w:sz="0" w:space="0" w:color="auto"/>
        <w:right w:val="none" w:sz="0" w:space="0" w:color="auto"/>
      </w:divBdr>
    </w:div>
    <w:div w:id="457408417">
      <w:bodyDiv w:val="1"/>
      <w:marLeft w:val="0"/>
      <w:marRight w:val="0"/>
      <w:marTop w:val="0"/>
      <w:marBottom w:val="0"/>
      <w:divBdr>
        <w:top w:val="none" w:sz="0" w:space="0" w:color="auto"/>
        <w:left w:val="none" w:sz="0" w:space="0" w:color="auto"/>
        <w:bottom w:val="none" w:sz="0" w:space="0" w:color="auto"/>
        <w:right w:val="none" w:sz="0" w:space="0" w:color="auto"/>
      </w:divBdr>
    </w:div>
    <w:div w:id="458492346">
      <w:bodyDiv w:val="1"/>
      <w:marLeft w:val="0"/>
      <w:marRight w:val="0"/>
      <w:marTop w:val="0"/>
      <w:marBottom w:val="0"/>
      <w:divBdr>
        <w:top w:val="none" w:sz="0" w:space="0" w:color="auto"/>
        <w:left w:val="none" w:sz="0" w:space="0" w:color="auto"/>
        <w:bottom w:val="none" w:sz="0" w:space="0" w:color="auto"/>
        <w:right w:val="none" w:sz="0" w:space="0" w:color="auto"/>
      </w:divBdr>
    </w:div>
    <w:div w:id="461077988">
      <w:bodyDiv w:val="1"/>
      <w:marLeft w:val="0"/>
      <w:marRight w:val="0"/>
      <w:marTop w:val="0"/>
      <w:marBottom w:val="0"/>
      <w:divBdr>
        <w:top w:val="none" w:sz="0" w:space="0" w:color="auto"/>
        <w:left w:val="none" w:sz="0" w:space="0" w:color="auto"/>
        <w:bottom w:val="none" w:sz="0" w:space="0" w:color="auto"/>
        <w:right w:val="none" w:sz="0" w:space="0" w:color="auto"/>
      </w:divBdr>
    </w:div>
    <w:div w:id="465320192">
      <w:bodyDiv w:val="1"/>
      <w:marLeft w:val="0"/>
      <w:marRight w:val="0"/>
      <w:marTop w:val="0"/>
      <w:marBottom w:val="0"/>
      <w:divBdr>
        <w:top w:val="none" w:sz="0" w:space="0" w:color="auto"/>
        <w:left w:val="none" w:sz="0" w:space="0" w:color="auto"/>
        <w:bottom w:val="none" w:sz="0" w:space="0" w:color="auto"/>
        <w:right w:val="none" w:sz="0" w:space="0" w:color="auto"/>
      </w:divBdr>
    </w:div>
    <w:div w:id="468204269">
      <w:bodyDiv w:val="1"/>
      <w:marLeft w:val="0"/>
      <w:marRight w:val="0"/>
      <w:marTop w:val="0"/>
      <w:marBottom w:val="0"/>
      <w:divBdr>
        <w:top w:val="none" w:sz="0" w:space="0" w:color="auto"/>
        <w:left w:val="none" w:sz="0" w:space="0" w:color="auto"/>
        <w:bottom w:val="none" w:sz="0" w:space="0" w:color="auto"/>
        <w:right w:val="none" w:sz="0" w:space="0" w:color="auto"/>
      </w:divBdr>
    </w:div>
    <w:div w:id="469634225">
      <w:bodyDiv w:val="1"/>
      <w:marLeft w:val="0"/>
      <w:marRight w:val="0"/>
      <w:marTop w:val="0"/>
      <w:marBottom w:val="0"/>
      <w:divBdr>
        <w:top w:val="none" w:sz="0" w:space="0" w:color="auto"/>
        <w:left w:val="none" w:sz="0" w:space="0" w:color="auto"/>
        <w:bottom w:val="none" w:sz="0" w:space="0" w:color="auto"/>
        <w:right w:val="none" w:sz="0" w:space="0" w:color="auto"/>
      </w:divBdr>
    </w:div>
    <w:div w:id="474227209">
      <w:bodyDiv w:val="1"/>
      <w:marLeft w:val="0"/>
      <w:marRight w:val="0"/>
      <w:marTop w:val="0"/>
      <w:marBottom w:val="0"/>
      <w:divBdr>
        <w:top w:val="none" w:sz="0" w:space="0" w:color="auto"/>
        <w:left w:val="none" w:sz="0" w:space="0" w:color="auto"/>
        <w:bottom w:val="none" w:sz="0" w:space="0" w:color="auto"/>
        <w:right w:val="none" w:sz="0" w:space="0" w:color="auto"/>
      </w:divBdr>
    </w:div>
    <w:div w:id="476261812">
      <w:bodyDiv w:val="1"/>
      <w:marLeft w:val="0"/>
      <w:marRight w:val="0"/>
      <w:marTop w:val="0"/>
      <w:marBottom w:val="0"/>
      <w:divBdr>
        <w:top w:val="none" w:sz="0" w:space="0" w:color="auto"/>
        <w:left w:val="none" w:sz="0" w:space="0" w:color="auto"/>
        <w:bottom w:val="none" w:sz="0" w:space="0" w:color="auto"/>
        <w:right w:val="none" w:sz="0" w:space="0" w:color="auto"/>
      </w:divBdr>
    </w:div>
    <w:div w:id="478038720">
      <w:bodyDiv w:val="1"/>
      <w:marLeft w:val="0"/>
      <w:marRight w:val="0"/>
      <w:marTop w:val="0"/>
      <w:marBottom w:val="0"/>
      <w:divBdr>
        <w:top w:val="none" w:sz="0" w:space="0" w:color="auto"/>
        <w:left w:val="none" w:sz="0" w:space="0" w:color="auto"/>
        <w:bottom w:val="none" w:sz="0" w:space="0" w:color="auto"/>
        <w:right w:val="none" w:sz="0" w:space="0" w:color="auto"/>
      </w:divBdr>
    </w:div>
    <w:div w:id="488137305">
      <w:bodyDiv w:val="1"/>
      <w:marLeft w:val="0"/>
      <w:marRight w:val="0"/>
      <w:marTop w:val="0"/>
      <w:marBottom w:val="0"/>
      <w:divBdr>
        <w:top w:val="none" w:sz="0" w:space="0" w:color="auto"/>
        <w:left w:val="none" w:sz="0" w:space="0" w:color="auto"/>
        <w:bottom w:val="none" w:sz="0" w:space="0" w:color="auto"/>
        <w:right w:val="none" w:sz="0" w:space="0" w:color="auto"/>
      </w:divBdr>
    </w:div>
    <w:div w:id="489911238">
      <w:bodyDiv w:val="1"/>
      <w:marLeft w:val="0"/>
      <w:marRight w:val="0"/>
      <w:marTop w:val="0"/>
      <w:marBottom w:val="0"/>
      <w:divBdr>
        <w:top w:val="none" w:sz="0" w:space="0" w:color="auto"/>
        <w:left w:val="none" w:sz="0" w:space="0" w:color="auto"/>
        <w:bottom w:val="none" w:sz="0" w:space="0" w:color="auto"/>
        <w:right w:val="none" w:sz="0" w:space="0" w:color="auto"/>
      </w:divBdr>
    </w:div>
    <w:div w:id="491337878">
      <w:bodyDiv w:val="1"/>
      <w:marLeft w:val="0"/>
      <w:marRight w:val="0"/>
      <w:marTop w:val="0"/>
      <w:marBottom w:val="0"/>
      <w:divBdr>
        <w:top w:val="none" w:sz="0" w:space="0" w:color="auto"/>
        <w:left w:val="none" w:sz="0" w:space="0" w:color="auto"/>
        <w:bottom w:val="none" w:sz="0" w:space="0" w:color="auto"/>
        <w:right w:val="none" w:sz="0" w:space="0" w:color="auto"/>
      </w:divBdr>
    </w:div>
    <w:div w:id="492334926">
      <w:bodyDiv w:val="1"/>
      <w:marLeft w:val="0"/>
      <w:marRight w:val="0"/>
      <w:marTop w:val="0"/>
      <w:marBottom w:val="0"/>
      <w:divBdr>
        <w:top w:val="none" w:sz="0" w:space="0" w:color="auto"/>
        <w:left w:val="none" w:sz="0" w:space="0" w:color="auto"/>
        <w:bottom w:val="none" w:sz="0" w:space="0" w:color="auto"/>
        <w:right w:val="none" w:sz="0" w:space="0" w:color="auto"/>
      </w:divBdr>
    </w:div>
    <w:div w:id="492912532">
      <w:bodyDiv w:val="1"/>
      <w:marLeft w:val="0"/>
      <w:marRight w:val="0"/>
      <w:marTop w:val="0"/>
      <w:marBottom w:val="0"/>
      <w:divBdr>
        <w:top w:val="none" w:sz="0" w:space="0" w:color="auto"/>
        <w:left w:val="none" w:sz="0" w:space="0" w:color="auto"/>
        <w:bottom w:val="none" w:sz="0" w:space="0" w:color="auto"/>
        <w:right w:val="none" w:sz="0" w:space="0" w:color="auto"/>
      </w:divBdr>
    </w:div>
    <w:div w:id="496845635">
      <w:bodyDiv w:val="1"/>
      <w:marLeft w:val="0"/>
      <w:marRight w:val="0"/>
      <w:marTop w:val="0"/>
      <w:marBottom w:val="0"/>
      <w:divBdr>
        <w:top w:val="none" w:sz="0" w:space="0" w:color="auto"/>
        <w:left w:val="none" w:sz="0" w:space="0" w:color="auto"/>
        <w:bottom w:val="none" w:sz="0" w:space="0" w:color="auto"/>
        <w:right w:val="none" w:sz="0" w:space="0" w:color="auto"/>
      </w:divBdr>
    </w:div>
    <w:div w:id="503591857">
      <w:bodyDiv w:val="1"/>
      <w:marLeft w:val="0"/>
      <w:marRight w:val="0"/>
      <w:marTop w:val="0"/>
      <w:marBottom w:val="0"/>
      <w:divBdr>
        <w:top w:val="none" w:sz="0" w:space="0" w:color="auto"/>
        <w:left w:val="none" w:sz="0" w:space="0" w:color="auto"/>
        <w:bottom w:val="none" w:sz="0" w:space="0" w:color="auto"/>
        <w:right w:val="none" w:sz="0" w:space="0" w:color="auto"/>
      </w:divBdr>
    </w:div>
    <w:div w:id="506099771">
      <w:bodyDiv w:val="1"/>
      <w:marLeft w:val="0"/>
      <w:marRight w:val="0"/>
      <w:marTop w:val="0"/>
      <w:marBottom w:val="0"/>
      <w:divBdr>
        <w:top w:val="none" w:sz="0" w:space="0" w:color="auto"/>
        <w:left w:val="none" w:sz="0" w:space="0" w:color="auto"/>
        <w:bottom w:val="none" w:sz="0" w:space="0" w:color="auto"/>
        <w:right w:val="none" w:sz="0" w:space="0" w:color="auto"/>
      </w:divBdr>
    </w:div>
    <w:div w:id="507134986">
      <w:bodyDiv w:val="1"/>
      <w:marLeft w:val="0"/>
      <w:marRight w:val="0"/>
      <w:marTop w:val="0"/>
      <w:marBottom w:val="0"/>
      <w:divBdr>
        <w:top w:val="none" w:sz="0" w:space="0" w:color="auto"/>
        <w:left w:val="none" w:sz="0" w:space="0" w:color="auto"/>
        <w:bottom w:val="none" w:sz="0" w:space="0" w:color="auto"/>
        <w:right w:val="none" w:sz="0" w:space="0" w:color="auto"/>
      </w:divBdr>
    </w:div>
    <w:div w:id="512577502">
      <w:bodyDiv w:val="1"/>
      <w:marLeft w:val="0"/>
      <w:marRight w:val="0"/>
      <w:marTop w:val="0"/>
      <w:marBottom w:val="0"/>
      <w:divBdr>
        <w:top w:val="none" w:sz="0" w:space="0" w:color="auto"/>
        <w:left w:val="none" w:sz="0" w:space="0" w:color="auto"/>
        <w:bottom w:val="none" w:sz="0" w:space="0" w:color="auto"/>
        <w:right w:val="none" w:sz="0" w:space="0" w:color="auto"/>
      </w:divBdr>
    </w:div>
    <w:div w:id="514224676">
      <w:bodyDiv w:val="1"/>
      <w:marLeft w:val="0"/>
      <w:marRight w:val="0"/>
      <w:marTop w:val="0"/>
      <w:marBottom w:val="0"/>
      <w:divBdr>
        <w:top w:val="none" w:sz="0" w:space="0" w:color="auto"/>
        <w:left w:val="none" w:sz="0" w:space="0" w:color="auto"/>
        <w:bottom w:val="none" w:sz="0" w:space="0" w:color="auto"/>
        <w:right w:val="none" w:sz="0" w:space="0" w:color="auto"/>
      </w:divBdr>
    </w:div>
    <w:div w:id="519468922">
      <w:bodyDiv w:val="1"/>
      <w:marLeft w:val="0"/>
      <w:marRight w:val="0"/>
      <w:marTop w:val="0"/>
      <w:marBottom w:val="0"/>
      <w:divBdr>
        <w:top w:val="none" w:sz="0" w:space="0" w:color="auto"/>
        <w:left w:val="none" w:sz="0" w:space="0" w:color="auto"/>
        <w:bottom w:val="none" w:sz="0" w:space="0" w:color="auto"/>
        <w:right w:val="none" w:sz="0" w:space="0" w:color="auto"/>
      </w:divBdr>
    </w:div>
    <w:div w:id="521673966">
      <w:bodyDiv w:val="1"/>
      <w:marLeft w:val="0"/>
      <w:marRight w:val="0"/>
      <w:marTop w:val="0"/>
      <w:marBottom w:val="0"/>
      <w:divBdr>
        <w:top w:val="none" w:sz="0" w:space="0" w:color="auto"/>
        <w:left w:val="none" w:sz="0" w:space="0" w:color="auto"/>
        <w:bottom w:val="none" w:sz="0" w:space="0" w:color="auto"/>
        <w:right w:val="none" w:sz="0" w:space="0" w:color="auto"/>
      </w:divBdr>
    </w:div>
    <w:div w:id="526258155">
      <w:bodyDiv w:val="1"/>
      <w:marLeft w:val="0"/>
      <w:marRight w:val="0"/>
      <w:marTop w:val="0"/>
      <w:marBottom w:val="0"/>
      <w:divBdr>
        <w:top w:val="none" w:sz="0" w:space="0" w:color="auto"/>
        <w:left w:val="none" w:sz="0" w:space="0" w:color="auto"/>
        <w:bottom w:val="none" w:sz="0" w:space="0" w:color="auto"/>
        <w:right w:val="none" w:sz="0" w:space="0" w:color="auto"/>
      </w:divBdr>
    </w:div>
    <w:div w:id="526791197">
      <w:bodyDiv w:val="1"/>
      <w:marLeft w:val="0"/>
      <w:marRight w:val="0"/>
      <w:marTop w:val="0"/>
      <w:marBottom w:val="0"/>
      <w:divBdr>
        <w:top w:val="none" w:sz="0" w:space="0" w:color="auto"/>
        <w:left w:val="none" w:sz="0" w:space="0" w:color="auto"/>
        <w:bottom w:val="none" w:sz="0" w:space="0" w:color="auto"/>
        <w:right w:val="none" w:sz="0" w:space="0" w:color="auto"/>
      </w:divBdr>
    </w:div>
    <w:div w:id="527447051">
      <w:bodyDiv w:val="1"/>
      <w:marLeft w:val="0"/>
      <w:marRight w:val="0"/>
      <w:marTop w:val="0"/>
      <w:marBottom w:val="0"/>
      <w:divBdr>
        <w:top w:val="none" w:sz="0" w:space="0" w:color="auto"/>
        <w:left w:val="none" w:sz="0" w:space="0" w:color="auto"/>
        <w:bottom w:val="none" w:sz="0" w:space="0" w:color="auto"/>
        <w:right w:val="none" w:sz="0" w:space="0" w:color="auto"/>
      </w:divBdr>
    </w:div>
    <w:div w:id="530847030">
      <w:bodyDiv w:val="1"/>
      <w:marLeft w:val="0"/>
      <w:marRight w:val="0"/>
      <w:marTop w:val="0"/>
      <w:marBottom w:val="0"/>
      <w:divBdr>
        <w:top w:val="none" w:sz="0" w:space="0" w:color="auto"/>
        <w:left w:val="none" w:sz="0" w:space="0" w:color="auto"/>
        <w:bottom w:val="none" w:sz="0" w:space="0" w:color="auto"/>
        <w:right w:val="none" w:sz="0" w:space="0" w:color="auto"/>
      </w:divBdr>
    </w:div>
    <w:div w:id="533157323">
      <w:bodyDiv w:val="1"/>
      <w:marLeft w:val="0"/>
      <w:marRight w:val="0"/>
      <w:marTop w:val="0"/>
      <w:marBottom w:val="0"/>
      <w:divBdr>
        <w:top w:val="none" w:sz="0" w:space="0" w:color="auto"/>
        <w:left w:val="none" w:sz="0" w:space="0" w:color="auto"/>
        <w:bottom w:val="none" w:sz="0" w:space="0" w:color="auto"/>
        <w:right w:val="none" w:sz="0" w:space="0" w:color="auto"/>
      </w:divBdr>
    </w:div>
    <w:div w:id="539586326">
      <w:bodyDiv w:val="1"/>
      <w:marLeft w:val="0"/>
      <w:marRight w:val="0"/>
      <w:marTop w:val="0"/>
      <w:marBottom w:val="0"/>
      <w:divBdr>
        <w:top w:val="none" w:sz="0" w:space="0" w:color="auto"/>
        <w:left w:val="none" w:sz="0" w:space="0" w:color="auto"/>
        <w:bottom w:val="none" w:sz="0" w:space="0" w:color="auto"/>
        <w:right w:val="none" w:sz="0" w:space="0" w:color="auto"/>
      </w:divBdr>
    </w:div>
    <w:div w:id="540291619">
      <w:bodyDiv w:val="1"/>
      <w:marLeft w:val="0"/>
      <w:marRight w:val="0"/>
      <w:marTop w:val="0"/>
      <w:marBottom w:val="0"/>
      <w:divBdr>
        <w:top w:val="none" w:sz="0" w:space="0" w:color="auto"/>
        <w:left w:val="none" w:sz="0" w:space="0" w:color="auto"/>
        <w:bottom w:val="none" w:sz="0" w:space="0" w:color="auto"/>
        <w:right w:val="none" w:sz="0" w:space="0" w:color="auto"/>
      </w:divBdr>
    </w:div>
    <w:div w:id="540366120">
      <w:bodyDiv w:val="1"/>
      <w:marLeft w:val="0"/>
      <w:marRight w:val="0"/>
      <w:marTop w:val="0"/>
      <w:marBottom w:val="0"/>
      <w:divBdr>
        <w:top w:val="none" w:sz="0" w:space="0" w:color="auto"/>
        <w:left w:val="none" w:sz="0" w:space="0" w:color="auto"/>
        <w:bottom w:val="none" w:sz="0" w:space="0" w:color="auto"/>
        <w:right w:val="none" w:sz="0" w:space="0" w:color="auto"/>
      </w:divBdr>
    </w:div>
    <w:div w:id="542836128">
      <w:bodyDiv w:val="1"/>
      <w:marLeft w:val="0"/>
      <w:marRight w:val="0"/>
      <w:marTop w:val="0"/>
      <w:marBottom w:val="0"/>
      <w:divBdr>
        <w:top w:val="none" w:sz="0" w:space="0" w:color="auto"/>
        <w:left w:val="none" w:sz="0" w:space="0" w:color="auto"/>
        <w:bottom w:val="none" w:sz="0" w:space="0" w:color="auto"/>
        <w:right w:val="none" w:sz="0" w:space="0" w:color="auto"/>
      </w:divBdr>
    </w:div>
    <w:div w:id="543180608">
      <w:bodyDiv w:val="1"/>
      <w:marLeft w:val="0"/>
      <w:marRight w:val="0"/>
      <w:marTop w:val="0"/>
      <w:marBottom w:val="0"/>
      <w:divBdr>
        <w:top w:val="none" w:sz="0" w:space="0" w:color="auto"/>
        <w:left w:val="none" w:sz="0" w:space="0" w:color="auto"/>
        <w:bottom w:val="none" w:sz="0" w:space="0" w:color="auto"/>
        <w:right w:val="none" w:sz="0" w:space="0" w:color="auto"/>
      </w:divBdr>
    </w:div>
    <w:div w:id="551699354">
      <w:bodyDiv w:val="1"/>
      <w:marLeft w:val="0"/>
      <w:marRight w:val="0"/>
      <w:marTop w:val="0"/>
      <w:marBottom w:val="0"/>
      <w:divBdr>
        <w:top w:val="none" w:sz="0" w:space="0" w:color="auto"/>
        <w:left w:val="none" w:sz="0" w:space="0" w:color="auto"/>
        <w:bottom w:val="none" w:sz="0" w:space="0" w:color="auto"/>
        <w:right w:val="none" w:sz="0" w:space="0" w:color="auto"/>
      </w:divBdr>
    </w:div>
    <w:div w:id="553853462">
      <w:bodyDiv w:val="1"/>
      <w:marLeft w:val="0"/>
      <w:marRight w:val="0"/>
      <w:marTop w:val="0"/>
      <w:marBottom w:val="0"/>
      <w:divBdr>
        <w:top w:val="none" w:sz="0" w:space="0" w:color="auto"/>
        <w:left w:val="none" w:sz="0" w:space="0" w:color="auto"/>
        <w:bottom w:val="none" w:sz="0" w:space="0" w:color="auto"/>
        <w:right w:val="none" w:sz="0" w:space="0" w:color="auto"/>
      </w:divBdr>
    </w:div>
    <w:div w:id="556474224">
      <w:bodyDiv w:val="1"/>
      <w:marLeft w:val="0"/>
      <w:marRight w:val="0"/>
      <w:marTop w:val="0"/>
      <w:marBottom w:val="0"/>
      <w:divBdr>
        <w:top w:val="none" w:sz="0" w:space="0" w:color="auto"/>
        <w:left w:val="none" w:sz="0" w:space="0" w:color="auto"/>
        <w:bottom w:val="none" w:sz="0" w:space="0" w:color="auto"/>
        <w:right w:val="none" w:sz="0" w:space="0" w:color="auto"/>
      </w:divBdr>
    </w:div>
    <w:div w:id="561254424">
      <w:bodyDiv w:val="1"/>
      <w:marLeft w:val="0"/>
      <w:marRight w:val="0"/>
      <w:marTop w:val="0"/>
      <w:marBottom w:val="0"/>
      <w:divBdr>
        <w:top w:val="none" w:sz="0" w:space="0" w:color="auto"/>
        <w:left w:val="none" w:sz="0" w:space="0" w:color="auto"/>
        <w:bottom w:val="none" w:sz="0" w:space="0" w:color="auto"/>
        <w:right w:val="none" w:sz="0" w:space="0" w:color="auto"/>
      </w:divBdr>
    </w:div>
    <w:div w:id="562984367">
      <w:bodyDiv w:val="1"/>
      <w:marLeft w:val="0"/>
      <w:marRight w:val="0"/>
      <w:marTop w:val="0"/>
      <w:marBottom w:val="0"/>
      <w:divBdr>
        <w:top w:val="none" w:sz="0" w:space="0" w:color="auto"/>
        <w:left w:val="none" w:sz="0" w:space="0" w:color="auto"/>
        <w:bottom w:val="none" w:sz="0" w:space="0" w:color="auto"/>
        <w:right w:val="none" w:sz="0" w:space="0" w:color="auto"/>
      </w:divBdr>
    </w:div>
    <w:div w:id="563874639">
      <w:bodyDiv w:val="1"/>
      <w:marLeft w:val="0"/>
      <w:marRight w:val="0"/>
      <w:marTop w:val="0"/>
      <w:marBottom w:val="0"/>
      <w:divBdr>
        <w:top w:val="none" w:sz="0" w:space="0" w:color="auto"/>
        <w:left w:val="none" w:sz="0" w:space="0" w:color="auto"/>
        <w:bottom w:val="none" w:sz="0" w:space="0" w:color="auto"/>
        <w:right w:val="none" w:sz="0" w:space="0" w:color="auto"/>
      </w:divBdr>
    </w:div>
    <w:div w:id="566384914">
      <w:bodyDiv w:val="1"/>
      <w:marLeft w:val="0"/>
      <w:marRight w:val="0"/>
      <w:marTop w:val="0"/>
      <w:marBottom w:val="0"/>
      <w:divBdr>
        <w:top w:val="none" w:sz="0" w:space="0" w:color="auto"/>
        <w:left w:val="none" w:sz="0" w:space="0" w:color="auto"/>
        <w:bottom w:val="none" w:sz="0" w:space="0" w:color="auto"/>
        <w:right w:val="none" w:sz="0" w:space="0" w:color="auto"/>
      </w:divBdr>
    </w:div>
    <w:div w:id="567811063">
      <w:bodyDiv w:val="1"/>
      <w:marLeft w:val="0"/>
      <w:marRight w:val="0"/>
      <w:marTop w:val="0"/>
      <w:marBottom w:val="0"/>
      <w:divBdr>
        <w:top w:val="none" w:sz="0" w:space="0" w:color="auto"/>
        <w:left w:val="none" w:sz="0" w:space="0" w:color="auto"/>
        <w:bottom w:val="none" w:sz="0" w:space="0" w:color="auto"/>
        <w:right w:val="none" w:sz="0" w:space="0" w:color="auto"/>
      </w:divBdr>
    </w:div>
    <w:div w:id="569467016">
      <w:bodyDiv w:val="1"/>
      <w:marLeft w:val="0"/>
      <w:marRight w:val="0"/>
      <w:marTop w:val="0"/>
      <w:marBottom w:val="0"/>
      <w:divBdr>
        <w:top w:val="none" w:sz="0" w:space="0" w:color="auto"/>
        <w:left w:val="none" w:sz="0" w:space="0" w:color="auto"/>
        <w:bottom w:val="none" w:sz="0" w:space="0" w:color="auto"/>
        <w:right w:val="none" w:sz="0" w:space="0" w:color="auto"/>
      </w:divBdr>
    </w:div>
    <w:div w:id="572541931">
      <w:bodyDiv w:val="1"/>
      <w:marLeft w:val="0"/>
      <w:marRight w:val="0"/>
      <w:marTop w:val="0"/>
      <w:marBottom w:val="0"/>
      <w:divBdr>
        <w:top w:val="none" w:sz="0" w:space="0" w:color="auto"/>
        <w:left w:val="none" w:sz="0" w:space="0" w:color="auto"/>
        <w:bottom w:val="none" w:sz="0" w:space="0" w:color="auto"/>
        <w:right w:val="none" w:sz="0" w:space="0" w:color="auto"/>
      </w:divBdr>
    </w:div>
    <w:div w:id="575433302">
      <w:bodyDiv w:val="1"/>
      <w:marLeft w:val="0"/>
      <w:marRight w:val="0"/>
      <w:marTop w:val="0"/>
      <w:marBottom w:val="0"/>
      <w:divBdr>
        <w:top w:val="none" w:sz="0" w:space="0" w:color="auto"/>
        <w:left w:val="none" w:sz="0" w:space="0" w:color="auto"/>
        <w:bottom w:val="none" w:sz="0" w:space="0" w:color="auto"/>
        <w:right w:val="none" w:sz="0" w:space="0" w:color="auto"/>
      </w:divBdr>
    </w:div>
    <w:div w:id="583610018">
      <w:bodyDiv w:val="1"/>
      <w:marLeft w:val="0"/>
      <w:marRight w:val="0"/>
      <w:marTop w:val="0"/>
      <w:marBottom w:val="0"/>
      <w:divBdr>
        <w:top w:val="none" w:sz="0" w:space="0" w:color="auto"/>
        <w:left w:val="none" w:sz="0" w:space="0" w:color="auto"/>
        <w:bottom w:val="none" w:sz="0" w:space="0" w:color="auto"/>
        <w:right w:val="none" w:sz="0" w:space="0" w:color="auto"/>
      </w:divBdr>
    </w:div>
    <w:div w:id="583611324">
      <w:bodyDiv w:val="1"/>
      <w:marLeft w:val="0"/>
      <w:marRight w:val="0"/>
      <w:marTop w:val="0"/>
      <w:marBottom w:val="0"/>
      <w:divBdr>
        <w:top w:val="none" w:sz="0" w:space="0" w:color="auto"/>
        <w:left w:val="none" w:sz="0" w:space="0" w:color="auto"/>
        <w:bottom w:val="none" w:sz="0" w:space="0" w:color="auto"/>
        <w:right w:val="none" w:sz="0" w:space="0" w:color="auto"/>
      </w:divBdr>
    </w:div>
    <w:div w:id="587152629">
      <w:bodyDiv w:val="1"/>
      <w:marLeft w:val="0"/>
      <w:marRight w:val="0"/>
      <w:marTop w:val="0"/>
      <w:marBottom w:val="0"/>
      <w:divBdr>
        <w:top w:val="none" w:sz="0" w:space="0" w:color="auto"/>
        <w:left w:val="none" w:sz="0" w:space="0" w:color="auto"/>
        <w:bottom w:val="none" w:sz="0" w:space="0" w:color="auto"/>
        <w:right w:val="none" w:sz="0" w:space="0" w:color="auto"/>
      </w:divBdr>
    </w:div>
    <w:div w:id="587616968">
      <w:bodyDiv w:val="1"/>
      <w:marLeft w:val="0"/>
      <w:marRight w:val="0"/>
      <w:marTop w:val="0"/>
      <w:marBottom w:val="0"/>
      <w:divBdr>
        <w:top w:val="none" w:sz="0" w:space="0" w:color="auto"/>
        <w:left w:val="none" w:sz="0" w:space="0" w:color="auto"/>
        <w:bottom w:val="none" w:sz="0" w:space="0" w:color="auto"/>
        <w:right w:val="none" w:sz="0" w:space="0" w:color="auto"/>
      </w:divBdr>
    </w:div>
    <w:div w:id="590511214">
      <w:bodyDiv w:val="1"/>
      <w:marLeft w:val="0"/>
      <w:marRight w:val="0"/>
      <w:marTop w:val="0"/>
      <w:marBottom w:val="0"/>
      <w:divBdr>
        <w:top w:val="none" w:sz="0" w:space="0" w:color="auto"/>
        <w:left w:val="none" w:sz="0" w:space="0" w:color="auto"/>
        <w:bottom w:val="none" w:sz="0" w:space="0" w:color="auto"/>
        <w:right w:val="none" w:sz="0" w:space="0" w:color="auto"/>
      </w:divBdr>
    </w:div>
    <w:div w:id="597060211">
      <w:bodyDiv w:val="1"/>
      <w:marLeft w:val="0"/>
      <w:marRight w:val="0"/>
      <w:marTop w:val="0"/>
      <w:marBottom w:val="0"/>
      <w:divBdr>
        <w:top w:val="none" w:sz="0" w:space="0" w:color="auto"/>
        <w:left w:val="none" w:sz="0" w:space="0" w:color="auto"/>
        <w:bottom w:val="none" w:sz="0" w:space="0" w:color="auto"/>
        <w:right w:val="none" w:sz="0" w:space="0" w:color="auto"/>
      </w:divBdr>
    </w:div>
    <w:div w:id="597565985">
      <w:bodyDiv w:val="1"/>
      <w:marLeft w:val="0"/>
      <w:marRight w:val="0"/>
      <w:marTop w:val="0"/>
      <w:marBottom w:val="0"/>
      <w:divBdr>
        <w:top w:val="none" w:sz="0" w:space="0" w:color="auto"/>
        <w:left w:val="none" w:sz="0" w:space="0" w:color="auto"/>
        <w:bottom w:val="none" w:sz="0" w:space="0" w:color="auto"/>
        <w:right w:val="none" w:sz="0" w:space="0" w:color="auto"/>
      </w:divBdr>
    </w:div>
    <w:div w:id="597906724">
      <w:bodyDiv w:val="1"/>
      <w:marLeft w:val="0"/>
      <w:marRight w:val="0"/>
      <w:marTop w:val="0"/>
      <w:marBottom w:val="0"/>
      <w:divBdr>
        <w:top w:val="none" w:sz="0" w:space="0" w:color="auto"/>
        <w:left w:val="none" w:sz="0" w:space="0" w:color="auto"/>
        <w:bottom w:val="none" w:sz="0" w:space="0" w:color="auto"/>
        <w:right w:val="none" w:sz="0" w:space="0" w:color="auto"/>
      </w:divBdr>
    </w:div>
    <w:div w:id="600113950">
      <w:bodyDiv w:val="1"/>
      <w:marLeft w:val="0"/>
      <w:marRight w:val="0"/>
      <w:marTop w:val="0"/>
      <w:marBottom w:val="0"/>
      <w:divBdr>
        <w:top w:val="none" w:sz="0" w:space="0" w:color="auto"/>
        <w:left w:val="none" w:sz="0" w:space="0" w:color="auto"/>
        <w:bottom w:val="none" w:sz="0" w:space="0" w:color="auto"/>
        <w:right w:val="none" w:sz="0" w:space="0" w:color="auto"/>
      </w:divBdr>
    </w:div>
    <w:div w:id="603076345">
      <w:bodyDiv w:val="1"/>
      <w:marLeft w:val="0"/>
      <w:marRight w:val="0"/>
      <w:marTop w:val="0"/>
      <w:marBottom w:val="0"/>
      <w:divBdr>
        <w:top w:val="none" w:sz="0" w:space="0" w:color="auto"/>
        <w:left w:val="none" w:sz="0" w:space="0" w:color="auto"/>
        <w:bottom w:val="none" w:sz="0" w:space="0" w:color="auto"/>
        <w:right w:val="none" w:sz="0" w:space="0" w:color="auto"/>
      </w:divBdr>
    </w:div>
    <w:div w:id="603463572">
      <w:bodyDiv w:val="1"/>
      <w:marLeft w:val="0"/>
      <w:marRight w:val="0"/>
      <w:marTop w:val="0"/>
      <w:marBottom w:val="0"/>
      <w:divBdr>
        <w:top w:val="none" w:sz="0" w:space="0" w:color="auto"/>
        <w:left w:val="none" w:sz="0" w:space="0" w:color="auto"/>
        <w:bottom w:val="none" w:sz="0" w:space="0" w:color="auto"/>
        <w:right w:val="none" w:sz="0" w:space="0" w:color="auto"/>
      </w:divBdr>
    </w:div>
    <w:div w:id="605383297">
      <w:bodyDiv w:val="1"/>
      <w:marLeft w:val="0"/>
      <w:marRight w:val="0"/>
      <w:marTop w:val="0"/>
      <w:marBottom w:val="0"/>
      <w:divBdr>
        <w:top w:val="none" w:sz="0" w:space="0" w:color="auto"/>
        <w:left w:val="none" w:sz="0" w:space="0" w:color="auto"/>
        <w:bottom w:val="none" w:sz="0" w:space="0" w:color="auto"/>
        <w:right w:val="none" w:sz="0" w:space="0" w:color="auto"/>
      </w:divBdr>
    </w:div>
    <w:div w:id="606348420">
      <w:bodyDiv w:val="1"/>
      <w:marLeft w:val="0"/>
      <w:marRight w:val="0"/>
      <w:marTop w:val="0"/>
      <w:marBottom w:val="0"/>
      <w:divBdr>
        <w:top w:val="none" w:sz="0" w:space="0" w:color="auto"/>
        <w:left w:val="none" w:sz="0" w:space="0" w:color="auto"/>
        <w:bottom w:val="none" w:sz="0" w:space="0" w:color="auto"/>
        <w:right w:val="none" w:sz="0" w:space="0" w:color="auto"/>
      </w:divBdr>
    </w:div>
    <w:div w:id="609357371">
      <w:bodyDiv w:val="1"/>
      <w:marLeft w:val="0"/>
      <w:marRight w:val="0"/>
      <w:marTop w:val="0"/>
      <w:marBottom w:val="0"/>
      <w:divBdr>
        <w:top w:val="none" w:sz="0" w:space="0" w:color="auto"/>
        <w:left w:val="none" w:sz="0" w:space="0" w:color="auto"/>
        <w:bottom w:val="none" w:sz="0" w:space="0" w:color="auto"/>
        <w:right w:val="none" w:sz="0" w:space="0" w:color="auto"/>
      </w:divBdr>
    </w:div>
    <w:div w:id="610475752">
      <w:bodyDiv w:val="1"/>
      <w:marLeft w:val="0"/>
      <w:marRight w:val="0"/>
      <w:marTop w:val="0"/>
      <w:marBottom w:val="0"/>
      <w:divBdr>
        <w:top w:val="none" w:sz="0" w:space="0" w:color="auto"/>
        <w:left w:val="none" w:sz="0" w:space="0" w:color="auto"/>
        <w:bottom w:val="none" w:sz="0" w:space="0" w:color="auto"/>
        <w:right w:val="none" w:sz="0" w:space="0" w:color="auto"/>
      </w:divBdr>
    </w:div>
    <w:div w:id="612631831">
      <w:bodyDiv w:val="1"/>
      <w:marLeft w:val="0"/>
      <w:marRight w:val="0"/>
      <w:marTop w:val="0"/>
      <w:marBottom w:val="0"/>
      <w:divBdr>
        <w:top w:val="none" w:sz="0" w:space="0" w:color="auto"/>
        <w:left w:val="none" w:sz="0" w:space="0" w:color="auto"/>
        <w:bottom w:val="none" w:sz="0" w:space="0" w:color="auto"/>
        <w:right w:val="none" w:sz="0" w:space="0" w:color="auto"/>
      </w:divBdr>
    </w:div>
    <w:div w:id="613438832">
      <w:bodyDiv w:val="1"/>
      <w:marLeft w:val="0"/>
      <w:marRight w:val="0"/>
      <w:marTop w:val="0"/>
      <w:marBottom w:val="0"/>
      <w:divBdr>
        <w:top w:val="none" w:sz="0" w:space="0" w:color="auto"/>
        <w:left w:val="none" w:sz="0" w:space="0" w:color="auto"/>
        <w:bottom w:val="none" w:sz="0" w:space="0" w:color="auto"/>
        <w:right w:val="none" w:sz="0" w:space="0" w:color="auto"/>
      </w:divBdr>
    </w:div>
    <w:div w:id="614404612">
      <w:bodyDiv w:val="1"/>
      <w:marLeft w:val="0"/>
      <w:marRight w:val="0"/>
      <w:marTop w:val="0"/>
      <w:marBottom w:val="0"/>
      <w:divBdr>
        <w:top w:val="none" w:sz="0" w:space="0" w:color="auto"/>
        <w:left w:val="none" w:sz="0" w:space="0" w:color="auto"/>
        <w:bottom w:val="none" w:sz="0" w:space="0" w:color="auto"/>
        <w:right w:val="none" w:sz="0" w:space="0" w:color="auto"/>
      </w:divBdr>
    </w:div>
    <w:div w:id="618221435">
      <w:bodyDiv w:val="1"/>
      <w:marLeft w:val="0"/>
      <w:marRight w:val="0"/>
      <w:marTop w:val="0"/>
      <w:marBottom w:val="0"/>
      <w:divBdr>
        <w:top w:val="none" w:sz="0" w:space="0" w:color="auto"/>
        <w:left w:val="none" w:sz="0" w:space="0" w:color="auto"/>
        <w:bottom w:val="none" w:sz="0" w:space="0" w:color="auto"/>
        <w:right w:val="none" w:sz="0" w:space="0" w:color="auto"/>
      </w:divBdr>
    </w:div>
    <w:div w:id="620186642">
      <w:bodyDiv w:val="1"/>
      <w:marLeft w:val="0"/>
      <w:marRight w:val="0"/>
      <w:marTop w:val="0"/>
      <w:marBottom w:val="0"/>
      <w:divBdr>
        <w:top w:val="none" w:sz="0" w:space="0" w:color="auto"/>
        <w:left w:val="none" w:sz="0" w:space="0" w:color="auto"/>
        <w:bottom w:val="none" w:sz="0" w:space="0" w:color="auto"/>
        <w:right w:val="none" w:sz="0" w:space="0" w:color="auto"/>
      </w:divBdr>
    </w:div>
    <w:div w:id="621151471">
      <w:bodyDiv w:val="1"/>
      <w:marLeft w:val="0"/>
      <w:marRight w:val="0"/>
      <w:marTop w:val="0"/>
      <w:marBottom w:val="0"/>
      <w:divBdr>
        <w:top w:val="none" w:sz="0" w:space="0" w:color="auto"/>
        <w:left w:val="none" w:sz="0" w:space="0" w:color="auto"/>
        <w:bottom w:val="none" w:sz="0" w:space="0" w:color="auto"/>
        <w:right w:val="none" w:sz="0" w:space="0" w:color="auto"/>
      </w:divBdr>
    </w:div>
    <w:div w:id="623534969">
      <w:bodyDiv w:val="1"/>
      <w:marLeft w:val="0"/>
      <w:marRight w:val="0"/>
      <w:marTop w:val="0"/>
      <w:marBottom w:val="0"/>
      <w:divBdr>
        <w:top w:val="none" w:sz="0" w:space="0" w:color="auto"/>
        <w:left w:val="none" w:sz="0" w:space="0" w:color="auto"/>
        <w:bottom w:val="none" w:sz="0" w:space="0" w:color="auto"/>
        <w:right w:val="none" w:sz="0" w:space="0" w:color="auto"/>
      </w:divBdr>
    </w:div>
    <w:div w:id="624433175">
      <w:bodyDiv w:val="1"/>
      <w:marLeft w:val="0"/>
      <w:marRight w:val="0"/>
      <w:marTop w:val="0"/>
      <w:marBottom w:val="0"/>
      <w:divBdr>
        <w:top w:val="none" w:sz="0" w:space="0" w:color="auto"/>
        <w:left w:val="none" w:sz="0" w:space="0" w:color="auto"/>
        <w:bottom w:val="none" w:sz="0" w:space="0" w:color="auto"/>
        <w:right w:val="none" w:sz="0" w:space="0" w:color="auto"/>
      </w:divBdr>
    </w:div>
    <w:div w:id="628979663">
      <w:bodyDiv w:val="1"/>
      <w:marLeft w:val="0"/>
      <w:marRight w:val="0"/>
      <w:marTop w:val="0"/>
      <w:marBottom w:val="0"/>
      <w:divBdr>
        <w:top w:val="none" w:sz="0" w:space="0" w:color="auto"/>
        <w:left w:val="none" w:sz="0" w:space="0" w:color="auto"/>
        <w:bottom w:val="none" w:sz="0" w:space="0" w:color="auto"/>
        <w:right w:val="none" w:sz="0" w:space="0" w:color="auto"/>
      </w:divBdr>
    </w:div>
    <w:div w:id="630480879">
      <w:bodyDiv w:val="1"/>
      <w:marLeft w:val="0"/>
      <w:marRight w:val="0"/>
      <w:marTop w:val="0"/>
      <w:marBottom w:val="0"/>
      <w:divBdr>
        <w:top w:val="none" w:sz="0" w:space="0" w:color="auto"/>
        <w:left w:val="none" w:sz="0" w:space="0" w:color="auto"/>
        <w:bottom w:val="none" w:sz="0" w:space="0" w:color="auto"/>
        <w:right w:val="none" w:sz="0" w:space="0" w:color="auto"/>
      </w:divBdr>
    </w:div>
    <w:div w:id="633753908">
      <w:bodyDiv w:val="1"/>
      <w:marLeft w:val="0"/>
      <w:marRight w:val="0"/>
      <w:marTop w:val="0"/>
      <w:marBottom w:val="0"/>
      <w:divBdr>
        <w:top w:val="none" w:sz="0" w:space="0" w:color="auto"/>
        <w:left w:val="none" w:sz="0" w:space="0" w:color="auto"/>
        <w:bottom w:val="none" w:sz="0" w:space="0" w:color="auto"/>
        <w:right w:val="none" w:sz="0" w:space="0" w:color="auto"/>
      </w:divBdr>
    </w:div>
    <w:div w:id="637416011">
      <w:bodyDiv w:val="1"/>
      <w:marLeft w:val="0"/>
      <w:marRight w:val="0"/>
      <w:marTop w:val="0"/>
      <w:marBottom w:val="0"/>
      <w:divBdr>
        <w:top w:val="none" w:sz="0" w:space="0" w:color="auto"/>
        <w:left w:val="none" w:sz="0" w:space="0" w:color="auto"/>
        <w:bottom w:val="none" w:sz="0" w:space="0" w:color="auto"/>
        <w:right w:val="none" w:sz="0" w:space="0" w:color="auto"/>
      </w:divBdr>
    </w:div>
    <w:div w:id="639845268">
      <w:bodyDiv w:val="1"/>
      <w:marLeft w:val="0"/>
      <w:marRight w:val="0"/>
      <w:marTop w:val="0"/>
      <w:marBottom w:val="0"/>
      <w:divBdr>
        <w:top w:val="none" w:sz="0" w:space="0" w:color="auto"/>
        <w:left w:val="none" w:sz="0" w:space="0" w:color="auto"/>
        <w:bottom w:val="none" w:sz="0" w:space="0" w:color="auto"/>
        <w:right w:val="none" w:sz="0" w:space="0" w:color="auto"/>
      </w:divBdr>
    </w:div>
    <w:div w:id="639925704">
      <w:bodyDiv w:val="1"/>
      <w:marLeft w:val="0"/>
      <w:marRight w:val="0"/>
      <w:marTop w:val="0"/>
      <w:marBottom w:val="0"/>
      <w:divBdr>
        <w:top w:val="none" w:sz="0" w:space="0" w:color="auto"/>
        <w:left w:val="none" w:sz="0" w:space="0" w:color="auto"/>
        <w:bottom w:val="none" w:sz="0" w:space="0" w:color="auto"/>
        <w:right w:val="none" w:sz="0" w:space="0" w:color="auto"/>
      </w:divBdr>
    </w:div>
    <w:div w:id="642004102">
      <w:bodyDiv w:val="1"/>
      <w:marLeft w:val="0"/>
      <w:marRight w:val="0"/>
      <w:marTop w:val="0"/>
      <w:marBottom w:val="0"/>
      <w:divBdr>
        <w:top w:val="none" w:sz="0" w:space="0" w:color="auto"/>
        <w:left w:val="none" w:sz="0" w:space="0" w:color="auto"/>
        <w:bottom w:val="none" w:sz="0" w:space="0" w:color="auto"/>
        <w:right w:val="none" w:sz="0" w:space="0" w:color="auto"/>
      </w:divBdr>
    </w:div>
    <w:div w:id="649291637">
      <w:bodyDiv w:val="1"/>
      <w:marLeft w:val="0"/>
      <w:marRight w:val="0"/>
      <w:marTop w:val="0"/>
      <w:marBottom w:val="0"/>
      <w:divBdr>
        <w:top w:val="none" w:sz="0" w:space="0" w:color="auto"/>
        <w:left w:val="none" w:sz="0" w:space="0" w:color="auto"/>
        <w:bottom w:val="none" w:sz="0" w:space="0" w:color="auto"/>
        <w:right w:val="none" w:sz="0" w:space="0" w:color="auto"/>
      </w:divBdr>
    </w:div>
    <w:div w:id="650907144">
      <w:bodyDiv w:val="1"/>
      <w:marLeft w:val="0"/>
      <w:marRight w:val="0"/>
      <w:marTop w:val="0"/>
      <w:marBottom w:val="0"/>
      <w:divBdr>
        <w:top w:val="none" w:sz="0" w:space="0" w:color="auto"/>
        <w:left w:val="none" w:sz="0" w:space="0" w:color="auto"/>
        <w:bottom w:val="none" w:sz="0" w:space="0" w:color="auto"/>
        <w:right w:val="none" w:sz="0" w:space="0" w:color="auto"/>
      </w:divBdr>
    </w:div>
    <w:div w:id="651913935">
      <w:bodyDiv w:val="1"/>
      <w:marLeft w:val="0"/>
      <w:marRight w:val="0"/>
      <w:marTop w:val="0"/>
      <w:marBottom w:val="0"/>
      <w:divBdr>
        <w:top w:val="none" w:sz="0" w:space="0" w:color="auto"/>
        <w:left w:val="none" w:sz="0" w:space="0" w:color="auto"/>
        <w:bottom w:val="none" w:sz="0" w:space="0" w:color="auto"/>
        <w:right w:val="none" w:sz="0" w:space="0" w:color="auto"/>
      </w:divBdr>
    </w:div>
    <w:div w:id="653989638">
      <w:bodyDiv w:val="1"/>
      <w:marLeft w:val="0"/>
      <w:marRight w:val="0"/>
      <w:marTop w:val="0"/>
      <w:marBottom w:val="0"/>
      <w:divBdr>
        <w:top w:val="none" w:sz="0" w:space="0" w:color="auto"/>
        <w:left w:val="none" w:sz="0" w:space="0" w:color="auto"/>
        <w:bottom w:val="none" w:sz="0" w:space="0" w:color="auto"/>
        <w:right w:val="none" w:sz="0" w:space="0" w:color="auto"/>
      </w:divBdr>
    </w:div>
    <w:div w:id="654527396">
      <w:bodyDiv w:val="1"/>
      <w:marLeft w:val="0"/>
      <w:marRight w:val="0"/>
      <w:marTop w:val="0"/>
      <w:marBottom w:val="0"/>
      <w:divBdr>
        <w:top w:val="none" w:sz="0" w:space="0" w:color="auto"/>
        <w:left w:val="none" w:sz="0" w:space="0" w:color="auto"/>
        <w:bottom w:val="none" w:sz="0" w:space="0" w:color="auto"/>
        <w:right w:val="none" w:sz="0" w:space="0" w:color="auto"/>
      </w:divBdr>
    </w:div>
    <w:div w:id="655308096">
      <w:bodyDiv w:val="1"/>
      <w:marLeft w:val="0"/>
      <w:marRight w:val="0"/>
      <w:marTop w:val="0"/>
      <w:marBottom w:val="0"/>
      <w:divBdr>
        <w:top w:val="none" w:sz="0" w:space="0" w:color="auto"/>
        <w:left w:val="none" w:sz="0" w:space="0" w:color="auto"/>
        <w:bottom w:val="none" w:sz="0" w:space="0" w:color="auto"/>
        <w:right w:val="none" w:sz="0" w:space="0" w:color="auto"/>
      </w:divBdr>
    </w:div>
    <w:div w:id="657423972">
      <w:bodyDiv w:val="1"/>
      <w:marLeft w:val="0"/>
      <w:marRight w:val="0"/>
      <w:marTop w:val="0"/>
      <w:marBottom w:val="0"/>
      <w:divBdr>
        <w:top w:val="none" w:sz="0" w:space="0" w:color="auto"/>
        <w:left w:val="none" w:sz="0" w:space="0" w:color="auto"/>
        <w:bottom w:val="none" w:sz="0" w:space="0" w:color="auto"/>
        <w:right w:val="none" w:sz="0" w:space="0" w:color="auto"/>
      </w:divBdr>
    </w:div>
    <w:div w:id="657926231">
      <w:bodyDiv w:val="1"/>
      <w:marLeft w:val="0"/>
      <w:marRight w:val="0"/>
      <w:marTop w:val="0"/>
      <w:marBottom w:val="0"/>
      <w:divBdr>
        <w:top w:val="none" w:sz="0" w:space="0" w:color="auto"/>
        <w:left w:val="none" w:sz="0" w:space="0" w:color="auto"/>
        <w:bottom w:val="none" w:sz="0" w:space="0" w:color="auto"/>
        <w:right w:val="none" w:sz="0" w:space="0" w:color="auto"/>
      </w:divBdr>
    </w:div>
    <w:div w:id="659192221">
      <w:bodyDiv w:val="1"/>
      <w:marLeft w:val="0"/>
      <w:marRight w:val="0"/>
      <w:marTop w:val="0"/>
      <w:marBottom w:val="0"/>
      <w:divBdr>
        <w:top w:val="none" w:sz="0" w:space="0" w:color="auto"/>
        <w:left w:val="none" w:sz="0" w:space="0" w:color="auto"/>
        <w:bottom w:val="none" w:sz="0" w:space="0" w:color="auto"/>
        <w:right w:val="none" w:sz="0" w:space="0" w:color="auto"/>
      </w:divBdr>
    </w:div>
    <w:div w:id="659582816">
      <w:bodyDiv w:val="1"/>
      <w:marLeft w:val="0"/>
      <w:marRight w:val="0"/>
      <w:marTop w:val="0"/>
      <w:marBottom w:val="0"/>
      <w:divBdr>
        <w:top w:val="none" w:sz="0" w:space="0" w:color="auto"/>
        <w:left w:val="none" w:sz="0" w:space="0" w:color="auto"/>
        <w:bottom w:val="none" w:sz="0" w:space="0" w:color="auto"/>
        <w:right w:val="none" w:sz="0" w:space="0" w:color="auto"/>
      </w:divBdr>
    </w:div>
    <w:div w:id="660087066">
      <w:bodyDiv w:val="1"/>
      <w:marLeft w:val="0"/>
      <w:marRight w:val="0"/>
      <w:marTop w:val="0"/>
      <w:marBottom w:val="0"/>
      <w:divBdr>
        <w:top w:val="none" w:sz="0" w:space="0" w:color="auto"/>
        <w:left w:val="none" w:sz="0" w:space="0" w:color="auto"/>
        <w:bottom w:val="none" w:sz="0" w:space="0" w:color="auto"/>
        <w:right w:val="none" w:sz="0" w:space="0" w:color="auto"/>
      </w:divBdr>
    </w:div>
    <w:div w:id="666052430">
      <w:bodyDiv w:val="1"/>
      <w:marLeft w:val="0"/>
      <w:marRight w:val="0"/>
      <w:marTop w:val="0"/>
      <w:marBottom w:val="0"/>
      <w:divBdr>
        <w:top w:val="none" w:sz="0" w:space="0" w:color="auto"/>
        <w:left w:val="none" w:sz="0" w:space="0" w:color="auto"/>
        <w:bottom w:val="none" w:sz="0" w:space="0" w:color="auto"/>
        <w:right w:val="none" w:sz="0" w:space="0" w:color="auto"/>
      </w:divBdr>
    </w:div>
    <w:div w:id="666447592">
      <w:bodyDiv w:val="1"/>
      <w:marLeft w:val="0"/>
      <w:marRight w:val="0"/>
      <w:marTop w:val="0"/>
      <w:marBottom w:val="0"/>
      <w:divBdr>
        <w:top w:val="none" w:sz="0" w:space="0" w:color="auto"/>
        <w:left w:val="none" w:sz="0" w:space="0" w:color="auto"/>
        <w:bottom w:val="none" w:sz="0" w:space="0" w:color="auto"/>
        <w:right w:val="none" w:sz="0" w:space="0" w:color="auto"/>
      </w:divBdr>
    </w:div>
    <w:div w:id="666978974">
      <w:bodyDiv w:val="1"/>
      <w:marLeft w:val="0"/>
      <w:marRight w:val="0"/>
      <w:marTop w:val="0"/>
      <w:marBottom w:val="0"/>
      <w:divBdr>
        <w:top w:val="none" w:sz="0" w:space="0" w:color="auto"/>
        <w:left w:val="none" w:sz="0" w:space="0" w:color="auto"/>
        <w:bottom w:val="none" w:sz="0" w:space="0" w:color="auto"/>
        <w:right w:val="none" w:sz="0" w:space="0" w:color="auto"/>
      </w:divBdr>
    </w:div>
    <w:div w:id="669256025">
      <w:bodyDiv w:val="1"/>
      <w:marLeft w:val="0"/>
      <w:marRight w:val="0"/>
      <w:marTop w:val="0"/>
      <w:marBottom w:val="0"/>
      <w:divBdr>
        <w:top w:val="none" w:sz="0" w:space="0" w:color="auto"/>
        <w:left w:val="none" w:sz="0" w:space="0" w:color="auto"/>
        <w:bottom w:val="none" w:sz="0" w:space="0" w:color="auto"/>
        <w:right w:val="none" w:sz="0" w:space="0" w:color="auto"/>
      </w:divBdr>
    </w:div>
    <w:div w:id="674766302">
      <w:bodyDiv w:val="1"/>
      <w:marLeft w:val="0"/>
      <w:marRight w:val="0"/>
      <w:marTop w:val="0"/>
      <w:marBottom w:val="0"/>
      <w:divBdr>
        <w:top w:val="none" w:sz="0" w:space="0" w:color="auto"/>
        <w:left w:val="none" w:sz="0" w:space="0" w:color="auto"/>
        <w:bottom w:val="none" w:sz="0" w:space="0" w:color="auto"/>
        <w:right w:val="none" w:sz="0" w:space="0" w:color="auto"/>
      </w:divBdr>
    </w:div>
    <w:div w:id="676813005">
      <w:bodyDiv w:val="1"/>
      <w:marLeft w:val="0"/>
      <w:marRight w:val="0"/>
      <w:marTop w:val="0"/>
      <w:marBottom w:val="0"/>
      <w:divBdr>
        <w:top w:val="none" w:sz="0" w:space="0" w:color="auto"/>
        <w:left w:val="none" w:sz="0" w:space="0" w:color="auto"/>
        <w:bottom w:val="none" w:sz="0" w:space="0" w:color="auto"/>
        <w:right w:val="none" w:sz="0" w:space="0" w:color="auto"/>
      </w:divBdr>
    </w:div>
    <w:div w:id="680741608">
      <w:bodyDiv w:val="1"/>
      <w:marLeft w:val="0"/>
      <w:marRight w:val="0"/>
      <w:marTop w:val="0"/>
      <w:marBottom w:val="0"/>
      <w:divBdr>
        <w:top w:val="none" w:sz="0" w:space="0" w:color="auto"/>
        <w:left w:val="none" w:sz="0" w:space="0" w:color="auto"/>
        <w:bottom w:val="none" w:sz="0" w:space="0" w:color="auto"/>
        <w:right w:val="none" w:sz="0" w:space="0" w:color="auto"/>
      </w:divBdr>
    </w:div>
    <w:div w:id="683170492">
      <w:bodyDiv w:val="1"/>
      <w:marLeft w:val="0"/>
      <w:marRight w:val="0"/>
      <w:marTop w:val="0"/>
      <w:marBottom w:val="0"/>
      <w:divBdr>
        <w:top w:val="none" w:sz="0" w:space="0" w:color="auto"/>
        <w:left w:val="none" w:sz="0" w:space="0" w:color="auto"/>
        <w:bottom w:val="none" w:sz="0" w:space="0" w:color="auto"/>
        <w:right w:val="none" w:sz="0" w:space="0" w:color="auto"/>
      </w:divBdr>
    </w:div>
    <w:div w:id="687681373">
      <w:bodyDiv w:val="1"/>
      <w:marLeft w:val="0"/>
      <w:marRight w:val="0"/>
      <w:marTop w:val="0"/>
      <w:marBottom w:val="0"/>
      <w:divBdr>
        <w:top w:val="none" w:sz="0" w:space="0" w:color="auto"/>
        <w:left w:val="none" w:sz="0" w:space="0" w:color="auto"/>
        <w:bottom w:val="none" w:sz="0" w:space="0" w:color="auto"/>
        <w:right w:val="none" w:sz="0" w:space="0" w:color="auto"/>
      </w:divBdr>
    </w:div>
    <w:div w:id="690034939">
      <w:bodyDiv w:val="1"/>
      <w:marLeft w:val="0"/>
      <w:marRight w:val="0"/>
      <w:marTop w:val="0"/>
      <w:marBottom w:val="0"/>
      <w:divBdr>
        <w:top w:val="none" w:sz="0" w:space="0" w:color="auto"/>
        <w:left w:val="none" w:sz="0" w:space="0" w:color="auto"/>
        <w:bottom w:val="none" w:sz="0" w:space="0" w:color="auto"/>
        <w:right w:val="none" w:sz="0" w:space="0" w:color="auto"/>
      </w:divBdr>
    </w:div>
    <w:div w:id="691493674">
      <w:bodyDiv w:val="1"/>
      <w:marLeft w:val="0"/>
      <w:marRight w:val="0"/>
      <w:marTop w:val="0"/>
      <w:marBottom w:val="0"/>
      <w:divBdr>
        <w:top w:val="none" w:sz="0" w:space="0" w:color="auto"/>
        <w:left w:val="none" w:sz="0" w:space="0" w:color="auto"/>
        <w:bottom w:val="none" w:sz="0" w:space="0" w:color="auto"/>
        <w:right w:val="none" w:sz="0" w:space="0" w:color="auto"/>
      </w:divBdr>
    </w:div>
    <w:div w:id="691758301">
      <w:bodyDiv w:val="1"/>
      <w:marLeft w:val="0"/>
      <w:marRight w:val="0"/>
      <w:marTop w:val="0"/>
      <w:marBottom w:val="0"/>
      <w:divBdr>
        <w:top w:val="none" w:sz="0" w:space="0" w:color="auto"/>
        <w:left w:val="none" w:sz="0" w:space="0" w:color="auto"/>
        <w:bottom w:val="none" w:sz="0" w:space="0" w:color="auto"/>
        <w:right w:val="none" w:sz="0" w:space="0" w:color="auto"/>
      </w:divBdr>
    </w:div>
    <w:div w:id="696657086">
      <w:bodyDiv w:val="1"/>
      <w:marLeft w:val="0"/>
      <w:marRight w:val="0"/>
      <w:marTop w:val="0"/>
      <w:marBottom w:val="0"/>
      <w:divBdr>
        <w:top w:val="none" w:sz="0" w:space="0" w:color="auto"/>
        <w:left w:val="none" w:sz="0" w:space="0" w:color="auto"/>
        <w:bottom w:val="none" w:sz="0" w:space="0" w:color="auto"/>
        <w:right w:val="none" w:sz="0" w:space="0" w:color="auto"/>
      </w:divBdr>
    </w:div>
    <w:div w:id="696976402">
      <w:bodyDiv w:val="1"/>
      <w:marLeft w:val="0"/>
      <w:marRight w:val="0"/>
      <w:marTop w:val="0"/>
      <w:marBottom w:val="0"/>
      <w:divBdr>
        <w:top w:val="none" w:sz="0" w:space="0" w:color="auto"/>
        <w:left w:val="none" w:sz="0" w:space="0" w:color="auto"/>
        <w:bottom w:val="none" w:sz="0" w:space="0" w:color="auto"/>
        <w:right w:val="none" w:sz="0" w:space="0" w:color="auto"/>
      </w:divBdr>
    </w:div>
    <w:div w:id="703604185">
      <w:bodyDiv w:val="1"/>
      <w:marLeft w:val="0"/>
      <w:marRight w:val="0"/>
      <w:marTop w:val="0"/>
      <w:marBottom w:val="0"/>
      <w:divBdr>
        <w:top w:val="none" w:sz="0" w:space="0" w:color="auto"/>
        <w:left w:val="none" w:sz="0" w:space="0" w:color="auto"/>
        <w:bottom w:val="none" w:sz="0" w:space="0" w:color="auto"/>
        <w:right w:val="none" w:sz="0" w:space="0" w:color="auto"/>
      </w:divBdr>
    </w:div>
    <w:div w:id="703671557">
      <w:bodyDiv w:val="1"/>
      <w:marLeft w:val="0"/>
      <w:marRight w:val="0"/>
      <w:marTop w:val="0"/>
      <w:marBottom w:val="0"/>
      <w:divBdr>
        <w:top w:val="none" w:sz="0" w:space="0" w:color="auto"/>
        <w:left w:val="none" w:sz="0" w:space="0" w:color="auto"/>
        <w:bottom w:val="none" w:sz="0" w:space="0" w:color="auto"/>
        <w:right w:val="none" w:sz="0" w:space="0" w:color="auto"/>
      </w:divBdr>
    </w:div>
    <w:div w:id="705643962">
      <w:bodyDiv w:val="1"/>
      <w:marLeft w:val="0"/>
      <w:marRight w:val="0"/>
      <w:marTop w:val="0"/>
      <w:marBottom w:val="0"/>
      <w:divBdr>
        <w:top w:val="none" w:sz="0" w:space="0" w:color="auto"/>
        <w:left w:val="none" w:sz="0" w:space="0" w:color="auto"/>
        <w:bottom w:val="none" w:sz="0" w:space="0" w:color="auto"/>
        <w:right w:val="none" w:sz="0" w:space="0" w:color="auto"/>
      </w:divBdr>
    </w:div>
    <w:div w:id="709064671">
      <w:bodyDiv w:val="1"/>
      <w:marLeft w:val="0"/>
      <w:marRight w:val="0"/>
      <w:marTop w:val="0"/>
      <w:marBottom w:val="0"/>
      <w:divBdr>
        <w:top w:val="none" w:sz="0" w:space="0" w:color="auto"/>
        <w:left w:val="none" w:sz="0" w:space="0" w:color="auto"/>
        <w:bottom w:val="none" w:sz="0" w:space="0" w:color="auto"/>
        <w:right w:val="none" w:sz="0" w:space="0" w:color="auto"/>
      </w:divBdr>
    </w:div>
    <w:div w:id="712075869">
      <w:bodyDiv w:val="1"/>
      <w:marLeft w:val="0"/>
      <w:marRight w:val="0"/>
      <w:marTop w:val="0"/>
      <w:marBottom w:val="0"/>
      <w:divBdr>
        <w:top w:val="none" w:sz="0" w:space="0" w:color="auto"/>
        <w:left w:val="none" w:sz="0" w:space="0" w:color="auto"/>
        <w:bottom w:val="none" w:sz="0" w:space="0" w:color="auto"/>
        <w:right w:val="none" w:sz="0" w:space="0" w:color="auto"/>
      </w:divBdr>
    </w:div>
    <w:div w:id="714430467">
      <w:bodyDiv w:val="1"/>
      <w:marLeft w:val="0"/>
      <w:marRight w:val="0"/>
      <w:marTop w:val="0"/>
      <w:marBottom w:val="0"/>
      <w:divBdr>
        <w:top w:val="none" w:sz="0" w:space="0" w:color="auto"/>
        <w:left w:val="none" w:sz="0" w:space="0" w:color="auto"/>
        <w:bottom w:val="none" w:sz="0" w:space="0" w:color="auto"/>
        <w:right w:val="none" w:sz="0" w:space="0" w:color="auto"/>
      </w:divBdr>
    </w:div>
    <w:div w:id="715280778">
      <w:bodyDiv w:val="1"/>
      <w:marLeft w:val="0"/>
      <w:marRight w:val="0"/>
      <w:marTop w:val="0"/>
      <w:marBottom w:val="0"/>
      <w:divBdr>
        <w:top w:val="none" w:sz="0" w:space="0" w:color="auto"/>
        <w:left w:val="none" w:sz="0" w:space="0" w:color="auto"/>
        <w:bottom w:val="none" w:sz="0" w:space="0" w:color="auto"/>
        <w:right w:val="none" w:sz="0" w:space="0" w:color="auto"/>
      </w:divBdr>
    </w:div>
    <w:div w:id="716667744">
      <w:bodyDiv w:val="1"/>
      <w:marLeft w:val="0"/>
      <w:marRight w:val="0"/>
      <w:marTop w:val="0"/>
      <w:marBottom w:val="0"/>
      <w:divBdr>
        <w:top w:val="none" w:sz="0" w:space="0" w:color="auto"/>
        <w:left w:val="none" w:sz="0" w:space="0" w:color="auto"/>
        <w:bottom w:val="none" w:sz="0" w:space="0" w:color="auto"/>
        <w:right w:val="none" w:sz="0" w:space="0" w:color="auto"/>
      </w:divBdr>
    </w:div>
    <w:div w:id="716777347">
      <w:bodyDiv w:val="1"/>
      <w:marLeft w:val="0"/>
      <w:marRight w:val="0"/>
      <w:marTop w:val="0"/>
      <w:marBottom w:val="0"/>
      <w:divBdr>
        <w:top w:val="none" w:sz="0" w:space="0" w:color="auto"/>
        <w:left w:val="none" w:sz="0" w:space="0" w:color="auto"/>
        <w:bottom w:val="none" w:sz="0" w:space="0" w:color="auto"/>
        <w:right w:val="none" w:sz="0" w:space="0" w:color="auto"/>
      </w:divBdr>
    </w:div>
    <w:div w:id="726535917">
      <w:bodyDiv w:val="1"/>
      <w:marLeft w:val="0"/>
      <w:marRight w:val="0"/>
      <w:marTop w:val="0"/>
      <w:marBottom w:val="0"/>
      <w:divBdr>
        <w:top w:val="none" w:sz="0" w:space="0" w:color="auto"/>
        <w:left w:val="none" w:sz="0" w:space="0" w:color="auto"/>
        <w:bottom w:val="none" w:sz="0" w:space="0" w:color="auto"/>
        <w:right w:val="none" w:sz="0" w:space="0" w:color="auto"/>
      </w:divBdr>
    </w:div>
    <w:div w:id="727072250">
      <w:bodyDiv w:val="1"/>
      <w:marLeft w:val="0"/>
      <w:marRight w:val="0"/>
      <w:marTop w:val="0"/>
      <w:marBottom w:val="0"/>
      <w:divBdr>
        <w:top w:val="none" w:sz="0" w:space="0" w:color="auto"/>
        <w:left w:val="none" w:sz="0" w:space="0" w:color="auto"/>
        <w:bottom w:val="none" w:sz="0" w:space="0" w:color="auto"/>
        <w:right w:val="none" w:sz="0" w:space="0" w:color="auto"/>
      </w:divBdr>
    </w:div>
    <w:div w:id="729574516">
      <w:bodyDiv w:val="1"/>
      <w:marLeft w:val="0"/>
      <w:marRight w:val="0"/>
      <w:marTop w:val="0"/>
      <w:marBottom w:val="0"/>
      <w:divBdr>
        <w:top w:val="none" w:sz="0" w:space="0" w:color="auto"/>
        <w:left w:val="none" w:sz="0" w:space="0" w:color="auto"/>
        <w:bottom w:val="none" w:sz="0" w:space="0" w:color="auto"/>
        <w:right w:val="none" w:sz="0" w:space="0" w:color="auto"/>
      </w:divBdr>
    </w:div>
    <w:div w:id="731390660">
      <w:bodyDiv w:val="1"/>
      <w:marLeft w:val="0"/>
      <w:marRight w:val="0"/>
      <w:marTop w:val="0"/>
      <w:marBottom w:val="0"/>
      <w:divBdr>
        <w:top w:val="none" w:sz="0" w:space="0" w:color="auto"/>
        <w:left w:val="none" w:sz="0" w:space="0" w:color="auto"/>
        <w:bottom w:val="none" w:sz="0" w:space="0" w:color="auto"/>
        <w:right w:val="none" w:sz="0" w:space="0" w:color="auto"/>
      </w:divBdr>
    </w:div>
    <w:div w:id="733431782">
      <w:bodyDiv w:val="1"/>
      <w:marLeft w:val="0"/>
      <w:marRight w:val="0"/>
      <w:marTop w:val="0"/>
      <w:marBottom w:val="0"/>
      <w:divBdr>
        <w:top w:val="none" w:sz="0" w:space="0" w:color="auto"/>
        <w:left w:val="none" w:sz="0" w:space="0" w:color="auto"/>
        <w:bottom w:val="none" w:sz="0" w:space="0" w:color="auto"/>
        <w:right w:val="none" w:sz="0" w:space="0" w:color="auto"/>
      </w:divBdr>
    </w:div>
    <w:div w:id="735516408">
      <w:bodyDiv w:val="1"/>
      <w:marLeft w:val="0"/>
      <w:marRight w:val="0"/>
      <w:marTop w:val="0"/>
      <w:marBottom w:val="0"/>
      <w:divBdr>
        <w:top w:val="none" w:sz="0" w:space="0" w:color="auto"/>
        <w:left w:val="none" w:sz="0" w:space="0" w:color="auto"/>
        <w:bottom w:val="none" w:sz="0" w:space="0" w:color="auto"/>
        <w:right w:val="none" w:sz="0" w:space="0" w:color="auto"/>
      </w:divBdr>
    </w:div>
    <w:div w:id="739183043">
      <w:bodyDiv w:val="1"/>
      <w:marLeft w:val="0"/>
      <w:marRight w:val="0"/>
      <w:marTop w:val="0"/>
      <w:marBottom w:val="0"/>
      <w:divBdr>
        <w:top w:val="none" w:sz="0" w:space="0" w:color="auto"/>
        <w:left w:val="none" w:sz="0" w:space="0" w:color="auto"/>
        <w:bottom w:val="none" w:sz="0" w:space="0" w:color="auto"/>
        <w:right w:val="none" w:sz="0" w:space="0" w:color="auto"/>
      </w:divBdr>
    </w:div>
    <w:div w:id="740181207">
      <w:bodyDiv w:val="1"/>
      <w:marLeft w:val="0"/>
      <w:marRight w:val="0"/>
      <w:marTop w:val="0"/>
      <w:marBottom w:val="0"/>
      <w:divBdr>
        <w:top w:val="none" w:sz="0" w:space="0" w:color="auto"/>
        <w:left w:val="none" w:sz="0" w:space="0" w:color="auto"/>
        <w:bottom w:val="none" w:sz="0" w:space="0" w:color="auto"/>
        <w:right w:val="none" w:sz="0" w:space="0" w:color="auto"/>
      </w:divBdr>
    </w:div>
    <w:div w:id="741874707">
      <w:bodyDiv w:val="1"/>
      <w:marLeft w:val="0"/>
      <w:marRight w:val="0"/>
      <w:marTop w:val="0"/>
      <w:marBottom w:val="0"/>
      <w:divBdr>
        <w:top w:val="none" w:sz="0" w:space="0" w:color="auto"/>
        <w:left w:val="none" w:sz="0" w:space="0" w:color="auto"/>
        <w:bottom w:val="none" w:sz="0" w:space="0" w:color="auto"/>
        <w:right w:val="none" w:sz="0" w:space="0" w:color="auto"/>
      </w:divBdr>
    </w:div>
    <w:div w:id="742021607">
      <w:bodyDiv w:val="1"/>
      <w:marLeft w:val="0"/>
      <w:marRight w:val="0"/>
      <w:marTop w:val="0"/>
      <w:marBottom w:val="0"/>
      <w:divBdr>
        <w:top w:val="none" w:sz="0" w:space="0" w:color="auto"/>
        <w:left w:val="none" w:sz="0" w:space="0" w:color="auto"/>
        <w:bottom w:val="none" w:sz="0" w:space="0" w:color="auto"/>
        <w:right w:val="none" w:sz="0" w:space="0" w:color="auto"/>
      </w:divBdr>
    </w:div>
    <w:div w:id="743843235">
      <w:bodyDiv w:val="1"/>
      <w:marLeft w:val="0"/>
      <w:marRight w:val="0"/>
      <w:marTop w:val="0"/>
      <w:marBottom w:val="0"/>
      <w:divBdr>
        <w:top w:val="none" w:sz="0" w:space="0" w:color="auto"/>
        <w:left w:val="none" w:sz="0" w:space="0" w:color="auto"/>
        <w:bottom w:val="none" w:sz="0" w:space="0" w:color="auto"/>
        <w:right w:val="none" w:sz="0" w:space="0" w:color="auto"/>
      </w:divBdr>
    </w:div>
    <w:div w:id="744764746">
      <w:bodyDiv w:val="1"/>
      <w:marLeft w:val="0"/>
      <w:marRight w:val="0"/>
      <w:marTop w:val="0"/>
      <w:marBottom w:val="0"/>
      <w:divBdr>
        <w:top w:val="none" w:sz="0" w:space="0" w:color="auto"/>
        <w:left w:val="none" w:sz="0" w:space="0" w:color="auto"/>
        <w:bottom w:val="none" w:sz="0" w:space="0" w:color="auto"/>
        <w:right w:val="none" w:sz="0" w:space="0" w:color="auto"/>
      </w:divBdr>
    </w:div>
    <w:div w:id="746727036">
      <w:bodyDiv w:val="1"/>
      <w:marLeft w:val="0"/>
      <w:marRight w:val="0"/>
      <w:marTop w:val="0"/>
      <w:marBottom w:val="0"/>
      <w:divBdr>
        <w:top w:val="none" w:sz="0" w:space="0" w:color="auto"/>
        <w:left w:val="none" w:sz="0" w:space="0" w:color="auto"/>
        <w:bottom w:val="none" w:sz="0" w:space="0" w:color="auto"/>
        <w:right w:val="none" w:sz="0" w:space="0" w:color="auto"/>
      </w:divBdr>
    </w:div>
    <w:div w:id="750353472">
      <w:bodyDiv w:val="1"/>
      <w:marLeft w:val="0"/>
      <w:marRight w:val="0"/>
      <w:marTop w:val="0"/>
      <w:marBottom w:val="0"/>
      <w:divBdr>
        <w:top w:val="none" w:sz="0" w:space="0" w:color="auto"/>
        <w:left w:val="none" w:sz="0" w:space="0" w:color="auto"/>
        <w:bottom w:val="none" w:sz="0" w:space="0" w:color="auto"/>
        <w:right w:val="none" w:sz="0" w:space="0" w:color="auto"/>
      </w:divBdr>
    </w:div>
    <w:div w:id="751047193">
      <w:bodyDiv w:val="1"/>
      <w:marLeft w:val="0"/>
      <w:marRight w:val="0"/>
      <w:marTop w:val="0"/>
      <w:marBottom w:val="0"/>
      <w:divBdr>
        <w:top w:val="none" w:sz="0" w:space="0" w:color="auto"/>
        <w:left w:val="none" w:sz="0" w:space="0" w:color="auto"/>
        <w:bottom w:val="none" w:sz="0" w:space="0" w:color="auto"/>
        <w:right w:val="none" w:sz="0" w:space="0" w:color="auto"/>
      </w:divBdr>
    </w:div>
    <w:div w:id="755520303">
      <w:bodyDiv w:val="1"/>
      <w:marLeft w:val="0"/>
      <w:marRight w:val="0"/>
      <w:marTop w:val="0"/>
      <w:marBottom w:val="0"/>
      <w:divBdr>
        <w:top w:val="none" w:sz="0" w:space="0" w:color="auto"/>
        <w:left w:val="none" w:sz="0" w:space="0" w:color="auto"/>
        <w:bottom w:val="none" w:sz="0" w:space="0" w:color="auto"/>
        <w:right w:val="none" w:sz="0" w:space="0" w:color="auto"/>
      </w:divBdr>
    </w:div>
    <w:div w:id="757992580">
      <w:bodyDiv w:val="1"/>
      <w:marLeft w:val="0"/>
      <w:marRight w:val="0"/>
      <w:marTop w:val="0"/>
      <w:marBottom w:val="0"/>
      <w:divBdr>
        <w:top w:val="none" w:sz="0" w:space="0" w:color="auto"/>
        <w:left w:val="none" w:sz="0" w:space="0" w:color="auto"/>
        <w:bottom w:val="none" w:sz="0" w:space="0" w:color="auto"/>
        <w:right w:val="none" w:sz="0" w:space="0" w:color="auto"/>
      </w:divBdr>
    </w:div>
    <w:div w:id="759527489">
      <w:bodyDiv w:val="1"/>
      <w:marLeft w:val="0"/>
      <w:marRight w:val="0"/>
      <w:marTop w:val="0"/>
      <w:marBottom w:val="0"/>
      <w:divBdr>
        <w:top w:val="none" w:sz="0" w:space="0" w:color="auto"/>
        <w:left w:val="none" w:sz="0" w:space="0" w:color="auto"/>
        <w:bottom w:val="none" w:sz="0" w:space="0" w:color="auto"/>
        <w:right w:val="none" w:sz="0" w:space="0" w:color="auto"/>
      </w:divBdr>
    </w:div>
    <w:div w:id="759908920">
      <w:bodyDiv w:val="1"/>
      <w:marLeft w:val="0"/>
      <w:marRight w:val="0"/>
      <w:marTop w:val="0"/>
      <w:marBottom w:val="0"/>
      <w:divBdr>
        <w:top w:val="none" w:sz="0" w:space="0" w:color="auto"/>
        <w:left w:val="none" w:sz="0" w:space="0" w:color="auto"/>
        <w:bottom w:val="none" w:sz="0" w:space="0" w:color="auto"/>
        <w:right w:val="none" w:sz="0" w:space="0" w:color="auto"/>
      </w:divBdr>
    </w:div>
    <w:div w:id="762067768">
      <w:bodyDiv w:val="1"/>
      <w:marLeft w:val="0"/>
      <w:marRight w:val="0"/>
      <w:marTop w:val="0"/>
      <w:marBottom w:val="0"/>
      <w:divBdr>
        <w:top w:val="none" w:sz="0" w:space="0" w:color="auto"/>
        <w:left w:val="none" w:sz="0" w:space="0" w:color="auto"/>
        <w:bottom w:val="none" w:sz="0" w:space="0" w:color="auto"/>
        <w:right w:val="none" w:sz="0" w:space="0" w:color="auto"/>
      </w:divBdr>
    </w:div>
    <w:div w:id="764955658">
      <w:bodyDiv w:val="1"/>
      <w:marLeft w:val="0"/>
      <w:marRight w:val="0"/>
      <w:marTop w:val="0"/>
      <w:marBottom w:val="0"/>
      <w:divBdr>
        <w:top w:val="none" w:sz="0" w:space="0" w:color="auto"/>
        <w:left w:val="none" w:sz="0" w:space="0" w:color="auto"/>
        <w:bottom w:val="none" w:sz="0" w:space="0" w:color="auto"/>
        <w:right w:val="none" w:sz="0" w:space="0" w:color="auto"/>
      </w:divBdr>
    </w:div>
    <w:div w:id="768308526">
      <w:bodyDiv w:val="1"/>
      <w:marLeft w:val="0"/>
      <w:marRight w:val="0"/>
      <w:marTop w:val="0"/>
      <w:marBottom w:val="0"/>
      <w:divBdr>
        <w:top w:val="none" w:sz="0" w:space="0" w:color="auto"/>
        <w:left w:val="none" w:sz="0" w:space="0" w:color="auto"/>
        <w:bottom w:val="none" w:sz="0" w:space="0" w:color="auto"/>
        <w:right w:val="none" w:sz="0" w:space="0" w:color="auto"/>
      </w:divBdr>
    </w:div>
    <w:div w:id="770321661">
      <w:bodyDiv w:val="1"/>
      <w:marLeft w:val="0"/>
      <w:marRight w:val="0"/>
      <w:marTop w:val="0"/>
      <w:marBottom w:val="0"/>
      <w:divBdr>
        <w:top w:val="none" w:sz="0" w:space="0" w:color="auto"/>
        <w:left w:val="none" w:sz="0" w:space="0" w:color="auto"/>
        <w:bottom w:val="none" w:sz="0" w:space="0" w:color="auto"/>
        <w:right w:val="none" w:sz="0" w:space="0" w:color="auto"/>
      </w:divBdr>
    </w:div>
    <w:div w:id="773666883">
      <w:bodyDiv w:val="1"/>
      <w:marLeft w:val="0"/>
      <w:marRight w:val="0"/>
      <w:marTop w:val="0"/>
      <w:marBottom w:val="0"/>
      <w:divBdr>
        <w:top w:val="none" w:sz="0" w:space="0" w:color="auto"/>
        <w:left w:val="none" w:sz="0" w:space="0" w:color="auto"/>
        <w:bottom w:val="none" w:sz="0" w:space="0" w:color="auto"/>
        <w:right w:val="none" w:sz="0" w:space="0" w:color="auto"/>
      </w:divBdr>
    </w:div>
    <w:div w:id="778716693">
      <w:bodyDiv w:val="1"/>
      <w:marLeft w:val="0"/>
      <w:marRight w:val="0"/>
      <w:marTop w:val="0"/>
      <w:marBottom w:val="0"/>
      <w:divBdr>
        <w:top w:val="none" w:sz="0" w:space="0" w:color="auto"/>
        <w:left w:val="none" w:sz="0" w:space="0" w:color="auto"/>
        <w:bottom w:val="none" w:sz="0" w:space="0" w:color="auto"/>
        <w:right w:val="none" w:sz="0" w:space="0" w:color="auto"/>
      </w:divBdr>
    </w:div>
    <w:div w:id="778913772">
      <w:bodyDiv w:val="1"/>
      <w:marLeft w:val="0"/>
      <w:marRight w:val="0"/>
      <w:marTop w:val="0"/>
      <w:marBottom w:val="0"/>
      <w:divBdr>
        <w:top w:val="none" w:sz="0" w:space="0" w:color="auto"/>
        <w:left w:val="none" w:sz="0" w:space="0" w:color="auto"/>
        <w:bottom w:val="none" w:sz="0" w:space="0" w:color="auto"/>
        <w:right w:val="none" w:sz="0" w:space="0" w:color="auto"/>
      </w:divBdr>
    </w:div>
    <w:div w:id="779566223">
      <w:bodyDiv w:val="1"/>
      <w:marLeft w:val="0"/>
      <w:marRight w:val="0"/>
      <w:marTop w:val="0"/>
      <w:marBottom w:val="0"/>
      <w:divBdr>
        <w:top w:val="none" w:sz="0" w:space="0" w:color="auto"/>
        <w:left w:val="none" w:sz="0" w:space="0" w:color="auto"/>
        <w:bottom w:val="none" w:sz="0" w:space="0" w:color="auto"/>
        <w:right w:val="none" w:sz="0" w:space="0" w:color="auto"/>
      </w:divBdr>
    </w:div>
    <w:div w:id="781192348">
      <w:bodyDiv w:val="1"/>
      <w:marLeft w:val="0"/>
      <w:marRight w:val="0"/>
      <w:marTop w:val="0"/>
      <w:marBottom w:val="0"/>
      <w:divBdr>
        <w:top w:val="none" w:sz="0" w:space="0" w:color="auto"/>
        <w:left w:val="none" w:sz="0" w:space="0" w:color="auto"/>
        <w:bottom w:val="none" w:sz="0" w:space="0" w:color="auto"/>
        <w:right w:val="none" w:sz="0" w:space="0" w:color="auto"/>
      </w:divBdr>
    </w:div>
    <w:div w:id="782964938">
      <w:bodyDiv w:val="1"/>
      <w:marLeft w:val="0"/>
      <w:marRight w:val="0"/>
      <w:marTop w:val="0"/>
      <w:marBottom w:val="0"/>
      <w:divBdr>
        <w:top w:val="none" w:sz="0" w:space="0" w:color="auto"/>
        <w:left w:val="none" w:sz="0" w:space="0" w:color="auto"/>
        <w:bottom w:val="none" w:sz="0" w:space="0" w:color="auto"/>
        <w:right w:val="none" w:sz="0" w:space="0" w:color="auto"/>
      </w:divBdr>
    </w:div>
    <w:div w:id="783043280">
      <w:bodyDiv w:val="1"/>
      <w:marLeft w:val="0"/>
      <w:marRight w:val="0"/>
      <w:marTop w:val="0"/>
      <w:marBottom w:val="0"/>
      <w:divBdr>
        <w:top w:val="none" w:sz="0" w:space="0" w:color="auto"/>
        <w:left w:val="none" w:sz="0" w:space="0" w:color="auto"/>
        <w:bottom w:val="none" w:sz="0" w:space="0" w:color="auto"/>
        <w:right w:val="none" w:sz="0" w:space="0" w:color="auto"/>
      </w:divBdr>
    </w:div>
    <w:div w:id="783576566">
      <w:bodyDiv w:val="1"/>
      <w:marLeft w:val="0"/>
      <w:marRight w:val="0"/>
      <w:marTop w:val="0"/>
      <w:marBottom w:val="0"/>
      <w:divBdr>
        <w:top w:val="none" w:sz="0" w:space="0" w:color="auto"/>
        <w:left w:val="none" w:sz="0" w:space="0" w:color="auto"/>
        <w:bottom w:val="none" w:sz="0" w:space="0" w:color="auto"/>
        <w:right w:val="none" w:sz="0" w:space="0" w:color="auto"/>
      </w:divBdr>
    </w:div>
    <w:div w:id="789976559">
      <w:bodyDiv w:val="1"/>
      <w:marLeft w:val="0"/>
      <w:marRight w:val="0"/>
      <w:marTop w:val="0"/>
      <w:marBottom w:val="0"/>
      <w:divBdr>
        <w:top w:val="none" w:sz="0" w:space="0" w:color="auto"/>
        <w:left w:val="none" w:sz="0" w:space="0" w:color="auto"/>
        <w:bottom w:val="none" w:sz="0" w:space="0" w:color="auto"/>
        <w:right w:val="none" w:sz="0" w:space="0" w:color="auto"/>
      </w:divBdr>
    </w:div>
    <w:div w:id="790973144">
      <w:bodyDiv w:val="1"/>
      <w:marLeft w:val="0"/>
      <w:marRight w:val="0"/>
      <w:marTop w:val="0"/>
      <w:marBottom w:val="0"/>
      <w:divBdr>
        <w:top w:val="none" w:sz="0" w:space="0" w:color="auto"/>
        <w:left w:val="none" w:sz="0" w:space="0" w:color="auto"/>
        <w:bottom w:val="none" w:sz="0" w:space="0" w:color="auto"/>
        <w:right w:val="none" w:sz="0" w:space="0" w:color="auto"/>
      </w:divBdr>
    </w:div>
    <w:div w:id="792017350">
      <w:bodyDiv w:val="1"/>
      <w:marLeft w:val="0"/>
      <w:marRight w:val="0"/>
      <w:marTop w:val="0"/>
      <w:marBottom w:val="0"/>
      <w:divBdr>
        <w:top w:val="none" w:sz="0" w:space="0" w:color="auto"/>
        <w:left w:val="none" w:sz="0" w:space="0" w:color="auto"/>
        <w:bottom w:val="none" w:sz="0" w:space="0" w:color="auto"/>
        <w:right w:val="none" w:sz="0" w:space="0" w:color="auto"/>
      </w:divBdr>
    </w:div>
    <w:div w:id="792360481">
      <w:bodyDiv w:val="1"/>
      <w:marLeft w:val="0"/>
      <w:marRight w:val="0"/>
      <w:marTop w:val="0"/>
      <w:marBottom w:val="0"/>
      <w:divBdr>
        <w:top w:val="none" w:sz="0" w:space="0" w:color="auto"/>
        <w:left w:val="none" w:sz="0" w:space="0" w:color="auto"/>
        <w:bottom w:val="none" w:sz="0" w:space="0" w:color="auto"/>
        <w:right w:val="none" w:sz="0" w:space="0" w:color="auto"/>
      </w:divBdr>
    </w:div>
    <w:div w:id="794836814">
      <w:bodyDiv w:val="1"/>
      <w:marLeft w:val="0"/>
      <w:marRight w:val="0"/>
      <w:marTop w:val="0"/>
      <w:marBottom w:val="0"/>
      <w:divBdr>
        <w:top w:val="none" w:sz="0" w:space="0" w:color="auto"/>
        <w:left w:val="none" w:sz="0" w:space="0" w:color="auto"/>
        <w:bottom w:val="none" w:sz="0" w:space="0" w:color="auto"/>
        <w:right w:val="none" w:sz="0" w:space="0" w:color="auto"/>
      </w:divBdr>
    </w:div>
    <w:div w:id="795490947">
      <w:bodyDiv w:val="1"/>
      <w:marLeft w:val="0"/>
      <w:marRight w:val="0"/>
      <w:marTop w:val="0"/>
      <w:marBottom w:val="0"/>
      <w:divBdr>
        <w:top w:val="none" w:sz="0" w:space="0" w:color="auto"/>
        <w:left w:val="none" w:sz="0" w:space="0" w:color="auto"/>
        <w:bottom w:val="none" w:sz="0" w:space="0" w:color="auto"/>
        <w:right w:val="none" w:sz="0" w:space="0" w:color="auto"/>
      </w:divBdr>
    </w:div>
    <w:div w:id="808060355">
      <w:bodyDiv w:val="1"/>
      <w:marLeft w:val="0"/>
      <w:marRight w:val="0"/>
      <w:marTop w:val="0"/>
      <w:marBottom w:val="0"/>
      <w:divBdr>
        <w:top w:val="none" w:sz="0" w:space="0" w:color="auto"/>
        <w:left w:val="none" w:sz="0" w:space="0" w:color="auto"/>
        <w:bottom w:val="none" w:sz="0" w:space="0" w:color="auto"/>
        <w:right w:val="none" w:sz="0" w:space="0" w:color="auto"/>
      </w:divBdr>
    </w:div>
    <w:div w:id="808085344">
      <w:bodyDiv w:val="1"/>
      <w:marLeft w:val="0"/>
      <w:marRight w:val="0"/>
      <w:marTop w:val="0"/>
      <w:marBottom w:val="0"/>
      <w:divBdr>
        <w:top w:val="none" w:sz="0" w:space="0" w:color="auto"/>
        <w:left w:val="none" w:sz="0" w:space="0" w:color="auto"/>
        <w:bottom w:val="none" w:sz="0" w:space="0" w:color="auto"/>
        <w:right w:val="none" w:sz="0" w:space="0" w:color="auto"/>
      </w:divBdr>
    </w:div>
    <w:div w:id="811679839">
      <w:bodyDiv w:val="1"/>
      <w:marLeft w:val="0"/>
      <w:marRight w:val="0"/>
      <w:marTop w:val="0"/>
      <w:marBottom w:val="0"/>
      <w:divBdr>
        <w:top w:val="none" w:sz="0" w:space="0" w:color="auto"/>
        <w:left w:val="none" w:sz="0" w:space="0" w:color="auto"/>
        <w:bottom w:val="none" w:sz="0" w:space="0" w:color="auto"/>
        <w:right w:val="none" w:sz="0" w:space="0" w:color="auto"/>
      </w:divBdr>
    </w:div>
    <w:div w:id="812138506">
      <w:bodyDiv w:val="1"/>
      <w:marLeft w:val="0"/>
      <w:marRight w:val="0"/>
      <w:marTop w:val="0"/>
      <w:marBottom w:val="0"/>
      <w:divBdr>
        <w:top w:val="none" w:sz="0" w:space="0" w:color="auto"/>
        <w:left w:val="none" w:sz="0" w:space="0" w:color="auto"/>
        <w:bottom w:val="none" w:sz="0" w:space="0" w:color="auto"/>
        <w:right w:val="none" w:sz="0" w:space="0" w:color="auto"/>
      </w:divBdr>
    </w:div>
    <w:div w:id="814302197">
      <w:bodyDiv w:val="1"/>
      <w:marLeft w:val="0"/>
      <w:marRight w:val="0"/>
      <w:marTop w:val="0"/>
      <w:marBottom w:val="0"/>
      <w:divBdr>
        <w:top w:val="none" w:sz="0" w:space="0" w:color="auto"/>
        <w:left w:val="none" w:sz="0" w:space="0" w:color="auto"/>
        <w:bottom w:val="none" w:sz="0" w:space="0" w:color="auto"/>
        <w:right w:val="none" w:sz="0" w:space="0" w:color="auto"/>
      </w:divBdr>
    </w:div>
    <w:div w:id="826045756">
      <w:bodyDiv w:val="1"/>
      <w:marLeft w:val="0"/>
      <w:marRight w:val="0"/>
      <w:marTop w:val="0"/>
      <w:marBottom w:val="0"/>
      <w:divBdr>
        <w:top w:val="none" w:sz="0" w:space="0" w:color="auto"/>
        <w:left w:val="none" w:sz="0" w:space="0" w:color="auto"/>
        <w:bottom w:val="none" w:sz="0" w:space="0" w:color="auto"/>
        <w:right w:val="none" w:sz="0" w:space="0" w:color="auto"/>
      </w:divBdr>
    </w:div>
    <w:div w:id="828785135">
      <w:bodyDiv w:val="1"/>
      <w:marLeft w:val="0"/>
      <w:marRight w:val="0"/>
      <w:marTop w:val="0"/>
      <w:marBottom w:val="0"/>
      <w:divBdr>
        <w:top w:val="none" w:sz="0" w:space="0" w:color="auto"/>
        <w:left w:val="none" w:sz="0" w:space="0" w:color="auto"/>
        <w:bottom w:val="none" w:sz="0" w:space="0" w:color="auto"/>
        <w:right w:val="none" w:sz="0" w:space="0" w:color="auto"/>
      </w:divBdr>
    </w:div>
    <w:div w:id="833883872">
      <w:bodyDiv w:val="1"/>
      <w:marLeft w:val="0"/>
      <w:marRight w:val="0"/>
      <w:marTop w:val="0"/>
      <w:marBottom w:val="0"/>
      <w:divBdr>
        <w:top w:val="none" w:sz="0" w:space="0" w:color="auto"/>
        <w:left w:val="none" w:sz="0" w:space="0" w:color="auto"/>
        <w:bottom w:val="none" w:sz="0" w:space="0" w:color="auto"/>
        <w:right w:val="none" w:sz="0" w:space="0" w:color="auto"/>
      </w:divBdr>
    </w:div>
    <w:div w:id="834295449">
      <w:bodyDiv w:val="1"/>
      <w:marLeft w:val="0"/>
      <w:marRight w:val="0"/>
      <w:marTop w:val="0"/>
      <w:marBottom w:val="0"/>
      <w:divBdr>
        <w:top w:val="none" w:sz="0" w:space="0" w:color="auto"/>
        <w:left w:val="none" w:sz="0" w:space="0" w:color="auto"/>
        <w:bottom w:val="none" w:sz="0" w:space="0" w:color="auto"/>
        <w:right w:val="none" w:sz="0" w:space="0" w:color="auto"/>
      </w:divBdr>
    </w:div>
    <w:div w:id="837118883">
      <w:bodyDiv w:val="1"/>
      <w:marLeft w:val="0"/>
      <w:marRight w:val="0"/>
      <w:marTop w:val="0"/>
      <w:marBottom w:val="0"/>
      <w:divBdr>
        <w:top w:val="none" w:sz="0" w:space="0" w:color="auto"/>
        <w:left w:val="none" w:sz="0" w:space="0" w:color="auto"/>
        <w:bottom w:val="none" w:sz="0" w:space="0" w:color="auto"/>
        <w:right w:val="none" w:sz="0" w:space="0" w:color="auto"/>
      </w:divBdr>
    </w:div>
    <w:div w:id="842087682">
      <w:bodyDiv w:val="1"/>
      <w:marLeft w:val="0"/>
      <w:marRight w:val="0"/>
      <w:marTop w:val="0"/>
      <w:marBottom w:val="0"/>
      <w:divBdr>
        <w:top w:val="none" w:sz="0" w:space="0" w:color="auto"/>
        <w:left w:val="none" w:sz="0" w:space="0" w:color="auto"/>
        <w:bottom w:val="none" w:sz="0" w:space="0" w:color="auto"/>
        <w:right w:val="none" w:sz="0" w:space="0" w:color="auto"/>
      </w:divBdr>
    </w:div>
    <w:div w:id="847908978">
      <w:bodyDiv w:val="1"/>
      <w:marLeft w:val="0"/>
      <w:marRight w:val="0"/>
      <w:marTop w:val="0"/>
      <w:marBottom w:val="0"/>
      <w:divBdr>
        <w:top w:val="none" w:sz="0" w:space="0" w:color="auto"/>
        <w:left w:val="none" w:sz="0" w:space="0" w:color="auto"/>
        <w:bottom w:val="none" w:sz="0" w:space="0" w:color="auto"/>
        <w:right w:val="none" w:sz="0" w:space="0" w:color="auto"/>
      </w:divBdr>
    </w:div>
    <w:div w:id="855191467">
      <w:bodyDiv w:val="1"/>
      <w:marLeft w:val="0"/>
      <w:marRight w:val="0"/>
      <w:marTop w:val="0"/>
      <w:marBottom w:val="0"/>
      <w:divBdr>
        <w:top w:val="none" w:sz="0" w:space="0" w:color="auto"/>
        <w:left w:val="none" w:sz="0" w:space="0" w:color="auto"/>
        <w:bottom w:val="none" w:sz="0" w:space="0" w:color="auto"/>
        <w:right w:val="none" w:sz="0" w:space="0" w:color="auto"/>
      </w:divBdr>
    </w:div>
    <w:div w:id="859392731">
      <w:bodyDiv w:val="1"/>
      <w:marLeft w:val="0"/>
      <w:marRight w:val="0"/>
      <w:marTop w:val="0"/>
      <w:marBottom w:val="0"/>
      <w:divBdr>
        <w:top w:val="none" w:sz="0" w:space="0" w:color="auto"/>
        <w:left w:val="none" w:sz="0" w:space="0" w:color="auto"/>
        <w:bottom w:val="none" w:sz="0" w:space="0" w:color="auto"/>
        <w:right w:val="none" w:sz="0" w:space="0" w:color="auto"/>
      </w:divBdr>
    </w:div>
    <w:div w:id="865681005">
      <w:bodyDiv w:val="1"/>
      <w:marLeft w:val="0"/>
      <w:marRight w:val="0"/>
      <w:marTop w:val="0"/>
      <w:marBottom w:val="0"/>
      <w:divBdr>
        <w:top w:val="none" w:sz="0" w:space="0" w:color="auto"/>
        <w:left w:val="none" w:sz="0" w:space="0" w:color="auto"/>
        <w:bottom w:val="none" w:sz="0" w:space="0" w:color="auto"/>
        <w:right w:val="none" w:sz="0" w:space="0" w:color="auto"/>
      </w:divBdr>
    </w:div>
    <w:div w:id="865873361">
      <w:bodyDiv w:val="1"/>
      <w:marLeft w:val="0"/>
      <w:marRight w:val="0"/>
      <w:marTop w:val="0"/>
      <w:marBottom w:val="0"/>
      <w:divBdr>
        <w:top w:val="none" w:sz="0" w:space="0" w:color="auto"/>
        <w:left w:val="none" w:sz="0" w:space="0" w:color="auto"/>
        <w:bottom w:val="none" w:sz="0" w:space="0" w:color="auto"/>
        <w:right w:val="none" w:sz="0" w:space="0" w:color="auto"/>
      </w:divBdr>
    </w:div>
    <w:div w:id="868182138">
      <w:bodyDiv w:val="1"/>
      <w:marLeft w:val="0"/>
      <w:marRight w:val="0"/>
      <w:marTop w:val="0"/>
      <w:marBottom w:val="0"/>
      <w:divBdr>
        <w:top w:val="none" w:sz="0" w:space="0" w:color="auto"/>
        <w:left w:val="none" w:sz="0" w:space="0" w:color="auto"/>
        <w:bottom w:val="none" w:sz="0" w:space="0" w:color="auto"/>
        <w:right w:val="none" w:sz="0" w:space="0" w:color="auto"/>
      </w:divBdr>
    </w:div>
    <w:div w:id="869685351">
      <w:bodyDiv w:val="1"/>
      <w:marLeft w:val="0"/>
      <w:marRight w:val="0"/>
      <w:marTop w:val="0"/>
      <w:marBottom w:val="0"/>
      <w:divBdr>
        <w:top w:val="none" w:sz="0" w:space="0" w:color="auto"/>
        <w:left w:val="none" w:sz="0" w:space="0" w:color="auto"/>
        <w:bottom w:val="none" w:sz="0" w:space="0" w:color="auto"/>
        <w:right w:val="none" w:sz="0" w:space="0" w:color="auto"/>
      </w:divBdr>
    </w:div>
    <w:div w:id="870145885">
      <w:bodyDiv w:val="1"/>
      <w:marLeft w:val="0"/>
      <w:marRight w:val="0"/>
      <w:marTop w:val="0"/>
      <w:marBottom w:val="0"/>
      <w:divBdr>
        <w:top w:val="none" w:sz="0" w:space="0" w:color="auto"/>
        <w:left w:val="none" w:sz="0" w:space="0" w:color="auto"/>
        <w:bottom w:val="none" w:sz="0" w:space="0" w:color="auto"/>
        <w:right w:val="none" w:sz="0" w:space="0" w:color="auto"/>
      </w:divBdr>
    </w:div>
    <w:div w:id="872572317">
      <w:bodyDiv w:val="1"/>
      <w:marLeft w:val="0"/>
      <w:marRight w:val="0"/>
      <w:marTop w:val="0"/>
      <w:marBottom w:val="0"/>
      <w:divBdr>
        <w:top w:val="none" w:sz="0" w:space="0" w:color="auto"/>
        <w:left w:val="none" w:sz="0" w:space="0" w:color="auto"/>
        <w:bottom w:val="none" w:sz="0" w:space="0" w:color="auto"/>
        <w:right w:val="none" w:sz="0" w:space="0" w:color="auto"/>
      </w:divBdr>
    </w:div>
    <w:div w:id="874731649">
      <w:bodyDiv w:val="1"/>
      <w:marLeft w:val="0"/>
      <w:marRight w:val="0"/>
      <w:marTop w:val="0"/>
      <w:marBottom w:val="0"/>
      <w:divBdr>
        <w:top w:val="none" w:sz="0" w:space="0" w:color="auto"/>
        <w:left w:val="none" w:sz="0" w:space="0" w:color="auto"/>
        <w:bottom w:val="none" w:sz="0" w:space="0" w:color="auto"/>
        <w:right w:val="none" w:sz="0" w:space="0" w:color="auto"/>
      </w:divBdr>
    </w:div>
    <w:div w:id="880753514">
      <w:bodyDiv w:val="1"/>
      <w:marLeft w:val="0"/>
      <w:marRight w:val="0"/>
      <w:marTop w:val="0"/>
      <w:marBottom w:val="0"/>
      <w:divBdr>
        <w:top w:val="none" w:sz="0" w:space="0" w:color="auto"/>
        <w:left w:val="none" w:sz="0" w:space="0" w:color="auto"/>
        <w:bottom w:val="none" w:sz="0" w:space="0" w:color="auto"/>
        <w:right w:val="none" w:sz="0" w:space="0" w:color="auto"/>
      </w:divBdr>
    </w:div>
    <w:div w:id="883448545">
      <w:bodyDiv w:val="1"/>
      <w:marLeft w:val="0"/>
      <w:marRight w:val="0"/>
      <w:marTop w:val="0"/>
      <w:marBottom w:val="0"/>
      <w:divBdr>
        <w:top w:val="none" w:sz="0" w:space="0" w:color="auto"/>
        <w:left w:val="none" w:sz="0" w:space="0" w:color="auto"/>
        <w:bottom w:val="none" w:sz="0" w:space="0" w:color="auto"/>
        <w:right w:val="none" w:sz="0" w:space="0" w:color="auto"/>
      </w:divBdr>
    </w:div>
    <w:div w:id="886835830">
      <w:bodyDiv w:val="1"/>
      <w:marLeft w:val="0"/>
      <w:marRight w:val="0"/>
      <w:marTop w:val="0"/>
      <w:marBottom w:val="0"/>
      <w:divBdr>
        <w:top w:val="none" w:sz="0" w:space="0" w:color="auto"/>
        <w:left w:val="none" w:sz="0" w:space="0" w:color="auto"/>
        <w:bottom w:val="none" w:sz="0" w:space="0" w:color="auto"/>
        <w:right w:val="none" w:sz="0" w:space="0" w:color="auto"/>
      </w:divBdr>
    </w:div>
    <w:div w:id="889076761">
      <w:bodyDiv w:val="1"/>
      <w:marLeft w:val="0"/>
      <w:marRight w:val="0"/>
      <w:marTop w:val="0"/>
      <w:marBottom w:val="0"/>
      <w:divBdr>
        <w:top w:val="none" w:sz="0" w:space="0" w:color="auto"/>
        <w:left w:val="none" w:sz="0" w:space="0" w:color="auto"/>
        <w:bottom w:val="none" w:sz="0" w:space="0" w:color="auto"/>
        <w:right w:val="none" w:sz="0" w:space="0" w:color="auto"/>
      </w:divBdr>
    </w:div>
    <w:div w:id="889922324">
      <w:bodyDiv w:val="1"/>
      <w:marLeft w:val="0"/>
      <w:marRight w:val="0"/>
      <w:marTop w:val="0"/>
      <w:marBottom w:val="0"/>
      <w:divBdr>
        <w:top w:val="none" w:sz="0" w:space="0" w:color="auto"/>
        <w:left w:val="none" w:sz="0" w:space="0" w:color="auto"/>
        <w:bottom w:val="none" w:sz="0" w:space="0" w:color="auto"/>
        <w:right w:val="none" w:sz="0" w:space="0" w:color="auto"/>
      </w:divBdr>
    </w:div>
    <w:div w:id="896551744">
      <w:bodyDiv w:val="1"/>
      <w:marLeft w:val="0"/>
      <w:marRight w:val="0"/>
      <w:marTop w:val="0"/>
      <w:marBottom w:val="0"/>
      <w:divBdr>
        <w:top w:val="none" w:sz="0" w:space="0" w:color="auto"/>
        <w:left w:val="none" w:sz="0" w:space="0" w:color="auto"/>
        <w:bottom w:val="none" w:sz="0" w:space="0" w:color="auto"/>
        <w:right w:val="none" w:sz="0" w:space="0" w:color="auto"/>
      </w:divBdr>
    </w:div>
    <w:div w:id="896554707">
      <w:bodyDiv w:val="1"/>
      <w:marLeft w:val="0"/>
      <w:marRight w:val="0"/>
      <w:marTop w:val="0"/>
      <w:marBottom w:val="0"/>
      <w:divBdr>
        <w:top w:val="none" w:sz="0" w:space="0" w:color="auto"/>
        <w:left w:val="none" w:sz="0" w:space="0" w:color="auto"/>
        <w:bottom w:val="none" w:sz="0" w:space="0" w:color="auto"/>
        <w:right w:val="none" w:sz="0" w:space="0" w:color="auto"/>
      </w:divBdr>
    </w:div>
    <w:div w:id="904804132">
      <w:bodyDiv w:val="1"/>
      <w:marLeft w:val="0"/>
      <w:marRight w:val="0"/>
      <w:marTop w:val="0"/>
      <w:marBottom w:val="0"/>
      <w:divBdr>
        <w:top w:val="none" w:sz="0" w:space="0" w:color="auto"/>
        <w:left w:val="none" w:sz="0" w:space="0" w:color="auto"/>
        <w:bottom w:val="none" w:sz="0" w:space="0" w:color="auto"/>
        <w:right w:val="none" w:sz="0" w:space="0" w:color="auto"/>
      </w:divBdr>
    </w:div>
    <w:div w:id="913860287">
      <w:bodyDiv w:val="1"/>
      <w:marLeft w:val="0"/>
      <w:marRight w:val="0"/>
      <w:marTop w:val="0"/>
      <w:marBottom w:val="0"/>
      <w:divBdr>
        <w:top w:val="none" w:sz="0" w:space="0" w:color="auto"/>
        <w:left w:val="none" w:sz="0" w:space="0" w:color="auto"/>
        <w:bottom w:val="none" w:sz="0" w:space="0" w:color="auto"/>
        <w:right w:val="none" w:sz="0" w:space="0" w:color="auto"/>
      </w:divBdr>
    </w:div>
    <w:div w:id="916086476">
      <w:bodyDiv w:val="1"/>
      <w:marLeft w:val="0"/>
      <w:marRight w:val="0"/>
      <w:marTop w:val="0"/>
      <w:marBottom w:val="0"/>
      <w:divBdr>
        <w:top w:val="none" w:sz="0" w:space="0" w:color="auto"/>
        <w:left w:val="none" w:sz="0" w:space="0" w:color="auto"/>
        <w:bottom w:val="none" w:sz="0" w:space="0" w:color="auto"/>
        <w:right w:val="none" w:sz="0" w:space="0" w:color="auto"/>
      </w:divBdr>
    </w:div>
    <w:div w:id="916087027">
      <w:bodyDiv w:val="1"/>
      <w:marLeft w:val="0"/>
      <w:marRight w:val="0"/>
      <w:marTop w:val="0"/>
      <w:marBottom w:val="0"/>
      <w:divBdr>
        <w:top w:val="none" w:sz="0" w:space="0" w:color="auto"/>
        <w:left w:val="none" w:sz="0" w:space="0" w:color="auto"/>
        <w:bottom w:val="none" w:sz="0" w:space="0" w:color="auto"/>
        <w:right w:val="none" w:sz="0" w:space="0" w:color="auto"/>
      </w:divBdr>
    </w:div>
    <w:div w:id="919565149">
      <w:bodyDiv w:val="1"/>
      <w:marLeft w:val="0"/>
      <w:marRight w:val="0"/>
      <w:marTop w:val="0"/>
      <w:marBottom w:val="0"/>
      <w:divBdr>
        <w:top w:val="none" w:sz="0" w:space="0" w:color="auto"/>
        <w:left w:val="none" w:sz="0" w:space="0" w:color="auto"/>
        <w:bottom w:val="none" w:sz="0" w:space="0" w:color="auto"/>
        <w:right w:val="none" w:sz="0" w:space="0" w:color="auto"/>
      </w:divBdr>
    </w:div>
    <w:div w:id="926570959">
      <w:bodyDiv w:val="1"/>
      <w:marLeft w:val="0"/>
      <w:marRight w:val="0"/>
      <w:marTop w:val="0"/>
      <w:marBottom w:val="0"/>
      <w:divBdr>
        <w:top w:val="none" w:sz="0" w:space="0" w:color="auto"/>
        <w:left w:val="none" w:sz="0" w:space="0" w:color="auto"/>
        <w:bottom w:val="none" w:sz="0" w:space="0" w:color="auto"/>
        <w:right w:val="none" w:sz="0" w:space="0" w:color="auto"/>
      </w:divBdr>
    </w:div>
    <w:div w:id="936714880">
      <w:bodyDiv w:val="1"/>
      <w:marLeft w:val="0"/>
      <w:marRight w:val="0"/>
      <w:marTop w:val="0"/>
      <w:marBottom w:val="0"/>
      <w:divBdr>
        <w:top w:val="none" w:sz="0" w:space="0" w:color="auto"/>
        <w:left w:val="none" w:sz="0" w:space="0" w:color="auto"/>
        <w:bottom w:val="none" w:sz="0" w:space="0" w:color="auto"/>
        <w:right w:val="none" w:sz="0" w:space="0" w:color="auto"/>
      </w:divBdr>
    </w:div>
    <w:div w:id="939263444">
      <w:bodyDiv w:val="1"/>
      <w:marLeft w:val="0"/>
      <w:marRight w:val="0"/>
      <w:marTop w:val="0"/>
      <w:marBottom w:val="0"/>
      <w:divBdr>
        <w:top w:val="none" w:sz="0" w:space="0" w:color="auto"/>
        <w:left w:val="none" w:sz="0" w:space="0" w:color="auto"/>
        <w:bottom w:val="none" w:sz="0" w:space="0" w:color="auto"/>
        <w:right w:val="none" w:sz="0" w:space="0" w:color="auto"/>
      </w:divBdr>
    </w:div>
    <w:div w:id="939994151">
      <w:bodyDiv w:val="1"/>
      <w:marLeft w:val="0"/>
      <w:marRight w:val="0"/>
      <w:marTop w:val="0"/>
      <w:marBottom w:val="0"/>
      <w:divBdr>
        <w:top w:val="none" w:sz="0" w:space="0" w:color="auto"/>
        <w:left w:val="none" w:sz="0" w:space="0" w:color="auto"/>
        <w:bottom w:val="none" w:sz="0" w:space="0" w:color="auto"/>
        <w:right w:val="none" w:sz="0" w:space="0" w:color="auto"/>
      </w:divBdr>
    </w:div>
    <w:div w:id="942230360">
      <w:bodyDiv w:val="1"/>
      <w:marLeft w:val="0"/>
      <w:marRight w:val="0"/>
      <w:marTop w:val="0"/>
      <w:marBottom w:val="0"/>
      <w:divBdr>
        <w:top w:val="none" w:sz="0" w:space="0" w:color="auto"/>
        <w:left w:val="none" w:sz="0" w:space="0" w:color="auto"/>
        <w:bottom w:val="none" w:sz="0" w:space="0" w:color="auto"/>
        <w:right w:val="none" w:sz="0" w:space="0" w:color="auto"/>
      </w:divBdr>
    </w:div>
    <w:div w:id="956183151">
      <w:bodyDiv w:val="1"/>
      <w:marLeft w:val="0"/>
      <w:marRight w:val="0"/>
      <w:marTop w:val="0"/>
      <w:marBottom w:val="0"/>
      <w:divBdr>
        <w:top w:val="none" w:sz="0" w:space="0" w:color="auto"/>
        <w:left w:val="none" w:sz="0" w:space="0" w:color="auto"/>
        <w:bottom w:val="none" w:sz="0" w:space="0" w:color="auto"/>
        <w:right w:val="none" w:sz="0" w:space="0" w:color="auto"/>
      </w:divBdr>
    </w:div>
    <w:div w:id="956526416">
      <w:bodyDiv w:val="1"/>
      <w:marLeft w:val="0"/>
      <w:marRight w:val="0"/>
      <w:marTop w:val="0"/>
      <w:marBottom w:val="0"/>
      <w:divBdr>
        <w:top w:val="none" w:sz="0" w:space="0" w:color="auto"/>
        <w:left w:val="none" w:sz="0" w:space="0" w:color="auto"/>
        <w:bottom w:val="none" w:sz="0" w:space="0" w:color="auto"/>
        <w:right w:val="none" w:sz="0" w:space="0" w:color="auto"/>
      </w:divBdr>
    </w:div>
    <w:div w:id="957301356">
      <w:bodyDiv w:val="1"/>
      <w:marLeft w:val="0"/>
      <w:marRight w:val="0"/>
      <w:marTop w:val="0"/>
      <w:marBottom w:val="0"/>
      <w:divBdr>
        <w:top w:val="none" w:sz="0" w:space="0" w:color="auto"/>
        <w:left w:val="none" w:sz="0" w:space="0" w:color="auto"/>
        <w:bottom w:val="none" w:sz="0" w:space="0" w:color="auto"/>
        <w:right w:val="none" w:sz="0" w:space="0" w:color="auto"/>
      </w:divBdr>
    </w:div>
    <w:div w:id="957491779">
      <w:bodyDiv w:val="1"/>
      <w:marLeft w:val="0"/>
      <w:marRight w:val="0"/>
      <w:marTop w:val="0"/>
      <w:marBottom w:val="0"/>
      <w:divBdr>
        <w:top w:val="none" w:sz="0" w:space="0" w:color="auto"/>
        <w:left w:val="none" w:sz="0" w:space="0" w:color="auto"/>
        <w:bottom w:val="none" w:sz="0" w:space="0" w:color="auto"/>
        <w:right w:val="none" w:sz="0" w:space="0" w:color="auto"/>
      </w:divBdr>
    </w:div>
    <w:div w:id="961106489">
      <w:bodyDiv w:val="1"/>
      <w:marLeft w:val="0"/>
      <w:marRight w:val="0"/>
      <w:marTop w:val="0"/>
      <w:marBottom w:val="0"/>
      <w:divBdr>
        <w:top w:val="none" w:sz="0" w:space="0" w:color="auto"/>
        <w:left w:val="none" w:sz="0" w:space="0" w:color="auto"/>
        <w:bottom w:val="none" w:sz="0" w:space="0" w:color="auto"/>
        <w:right w:val="none" w:sz="0" w:space="0" w:color="auto"/>
      </w:divBdr>
    </w:div>
    <w:div w:id="962660938">
      <w:bodyDiv w:val="1"/>
      <w:marLeft w:val="0"/>
      <w:marRight w:val="0"/>
      <w:marTop w:val="0"/>
      <w:marBottom w:val="0"/>
      <w:divBdr>
        <w:top w:val="none" w:sz="0" w:space="0" w:color="auto"/>
        <w:left w:val="none" w:sz="0" w:space="0" w:color="auto"/>
        <w:bottom w:val="none" w:sz="0" w:space="0" w:color="auto"/>
        <w:right w:val="none" w:sz="0" w:space="0" w:color="auto"/>
      </w:divBdr>
    </w:div>
    <w:div w:id="962925496">
      <w:bodyDiv w:val="1"/>
      <w:marLeft w:val="0"/>
      <w:marRight w:val="0"/>
      <w:marTop w:val="0"/>
      <w:marBottom w:val="0"/>
      <w:divBdr>
        <w:top w:val="none" w:sz="0" w:space="0" w:color="auto"/>
        <w:left w:val="none" w:sz="0" w:space="0" w:color="auto"/>
        <w:bottom w:val="none" w:sz="0" w:space="0" w:color="auto"/>
        <w:right w:val="none" w:sz="0" w:space="0" w:color="auto"/>
      </w:divBdr>
    </w:div>
    <w:div w:id="971599759">
      <w:bodyDiv w:val="1"/>
      <w:marLeft w:val="0"/>
      <w:marRight w:val="0"/>
      <w:marTop w:val="0"/>
      <w:marBottom w:val="0"/>
      <w:divBdr>
        <w:top w:val="none" w:sz="0" w:space="0" w:color="auto"/>
        <w:left w:val="none" w:sz="0" w:space="0" w:color="auto"/>
        <w:bottom w:val="none" w:sz="0" w:space="0" w:color="auto"/>
        <w:right w:val="none" w:sz="0" w:space="0" w:color="auto"/>
      </w:divBdr>
    </w:div>
    <w:div w:id="976491859">
      <w:bodyDiv w:val="1"/>
      <w:marLeft w:val="0"/>
      <w:marRight w:val="0"/>
      <w:marTop w:val="0"/>
      <w:marBottom w:val="0"/>
      <w:divBdr>
        <w:top w:val="none" w:sz="0" w:space="0" w:color="auto"/>
        <w:left w:val="none" w:sz="0" w:space="0" w:color="auto"/>
        <w:bottom w:val="none" w:sz="0" w:space="0" w:color="auto"/>
        <w:right w:val="none" w:sz="0" w:space="0" w:color="auto"/>
      </w:divBdr>
    </w:div>
    <w:div w:id="978195621">
      <w:bodyDiv w:val="1"/>
      <w:marLeft w:val="0"/>
      <w:marRight w:val="0"/>
      <w:marTop w:val="0"/>
      <w:marBottom w:val="0"/>
      <w:divBdr>
        <w:top w:val="none" w:sz="0" w:space="0" w:color="auto"/>
        <w:left w:val="none" w:sz="0" w:space="0" w:color="auto"/>
        <w:bottom w:val="none" w:sz="0" w:space="0" w:color="auto"/>
        <w:right w:val="none" w:sz="0" w:space="0" w:color="auto"/>
      </w:divBdr>
    </w:div>
    <w:div w:id="984049099">
      <w:bodyDiv w:val="1"/>
      <w:marLeft w:val="0"/>
      <w:marRight w:val="0"/>
      <w:marTop w:val="0"/>
      <w:marBottom w:val="0"/>
      <w:divBdr>
        <w:top w:val="none" w:sz="0" w:space="0" w:color="auto"/>
        <w:left w:val="none" w:sz="0" w:space="0" w:color="auto"/>
        <w:bottom w:val="none" w:sz="0" w:space="0" w:color="auto"/>
        <w:right w:val="none" w:sz="0" w:space="0" w:color="auto"/>
      </w:divBdr>
    </w:div>
    <w:div w:id="988090524">
      <w:bodyDiv w:val="1"/>
      <w:marLeft w:val="0"/>
      <w:marRight w:val="0"/>
      <w:marTop w:val="0"/>
      <w:marBottom w:val="0"/>
      <w:divBdr>
        <w:top w:val="none" w:sz="0" w:space="0" w:color="auto"/>
        <w:left w:val="none" w:sz="0" w:space="0" w:color="auto"/>
        <w:bottom w:val="none" w:sz="0" w:space="0" w:color="auto"/>
        <w:right w:val="none" w:sz="0" w:space="0" w:color="auto"/>
      </w:divBdr>
    </w:div>
    <w:div w:id="991102151">
      <w:bodyDiv w:val="1"/>
      <w:marLeft w:val="0"/>
      <w:marRight w:val="0"/>
      <w:marTop w:val="0"/>
      <w:marBottom w:val="0"/>
      <w:divBdr>
        <w:top w:val="none" w:sz="0" w:space="0" w:color="auto"/>
        <w:left w:val="none" w:sz="0" w:space="0" w:color="auto"/>
        <w:bottom w:val="none" w:sz="0" w:space="0" w:color="auto"/>
        <w:right w:val="none" w:sz="0" w:space="0" w:color="auto"/>
      </w:divBdr>
    </w:div>
    <w:div w:id="991762491">
      <w:bodyDiv w:val="1"/>
      <w:marLeft w:val="0"/>
      <w:marRight w:val="0"/>
      <w:marTop w:val="0"/>
      <w:marBottom w:val="0"/>
      <w:divBdr>
        <w:top w:val="none" w:sz="0" w:space="0" w:color="auto"/>
        <w:left w:val="none" w:sz="0" w:space="0" w:color="auto"/>
        <w:bottom w:val="none" w:sz="0" w:space="0" w:color="auto"/>
        <w:right w:val="none" w:sz="0" w:space="0" w:color="auto"/>
      </w:divBdr>
    </w:div>
    <w:div w:id="997228146">
      <w:bodyDiv w:val="1"/>
      <w:marLeft w:val="0"/>
      <w:marRight w:val="0"/>
      <w:marTop w:val="0"/>
      <w:marBottom w:val="0"/>
      <w:divBdr>
        <w:top w:val="none" w:sz="0" w:space="0" w:color="auto"/>
        <w:left w:val="none" w:sz="0" w:space="0" w:color="auto"/>
        <w:bottom w:val="none" w:sz="0" w:space="0" w:color="auto"/>
        <w:right w:val="none" w:sz="0" w:space="0" w:color="auto"/>
      </w:divBdr>
    </w:div>
    <w:div w:id="1003053102">
      <w:bodyDiv w:val="1"/>
      <w:marLeft w:val="0"/>
      <w:marRight w:val="0"/>
      <w:marTop w:val="0"/>
      <w:marBottom w:val="0"/>
      <w:divBdr>
        <w:top w:val="none" w:sz="0" w:space="0" w:color="auto"/>
        <w:left w:val="none" w:sz="0" w:space="0" w:color="auto"/>
        <w:bottom w:val="none" w:sz="0" w:space="0" w:color="auto"/>
        <w:right w:val="none" w:sz="0" w:space="0" w:color="auto"/>
      </w:divBdr>
    </w:div>
    <w:div w:id="1007094891">
      <w:bodyDiv w:val="1"/>
      <w:marLeft w:val="0"/>
      <w:marRight w:val="0"/>
      <w:marTop w:val="0"/>
      <w:marBottom w:val="0"/>
      <w:divBdr>
        <w:top w:val="none" w:sz="0" w:space="0" w:color="auto"/>
        <w:left w:val="none" w:sz="0" w:space="0" w:color="auto"/>
        <w:bottom w:val="none" w:sz="0" w:space="0" w:color="auto"/>
        <w:right w:val="none" w:sz="0" w:space="0" w:color="auto"/>
      </w:divBdr>
    </w:div>
    <w:div w:id="1007441530">
      <w:bodyDiv w:val="1"/>
      <w:marLeft w:val="0"/>
      <w:marRight w:val="0"/>
      <w:marTop w:val="0"/>
      <w:marBottom w:val="0"/>
      <w:divBdr>
        <w:top w:val="none" w:sz="0" w:space="0" w:color="auto"/>
        <w:left w:val="none" w:sz="0" w:space="0" w:color="auto"/>
        <w:bottom w:val="none" w:sz="0" w:space="0" w:color="auto"/>
        <w:right w:val="none" w:sz="0" w:space="0" w:color="auto"/>
      </w:divBdr>
    </w:div>
    <w:div w:id="1012294718">
      <w:bodyDiv w:val="1"/>
      <w:marLeft w:val="0"/>
      <w:marRight w:val="0"/>
      <w:marTop w:val="0"/>
      <w:marBottom w:val="0"/>
      <w:divBdr>
        <w:top w:val="none" w:sz="0" w:space="0" w:color="auto"/>
        <w:left w:val="none" w:sz="0" w:space="0" w:color="auto"/>
        <w:bottom w:val="none" w:sz="0" w:space="0" w:color="auto"/>
        <w:right w:val="none" w:sz="0" w:space="0" w:color="auto"/>
      </w:divBdr>
    </w:div>
    <w:div w:id="1012609615">
      <w:bodyDiv w:val="1"/>
      <w:marLeft w:val="0"/>
      <w:marRight w:val="0"/>
      <w:marTop w:val="0"/>
      <w:marBottom w:val="0"/>
      <w:divBdr>
        <w:top w:val="none" w:sz="0" w:space="0" w:color="auto"/>
        <w:left w:val="none" w:sz="0" w:space="0" w:color="auto"/>
        <w:bottom w:val="none" w:sz="0" w:space="0" w:color="auto"/>
        <w:right w:val="none" w:sz="0" w:space="0" w:color="auto"/>
      </w:divBdr>
    </w:div>
    <w:div w:id="1016538722">
      <w:bodyDiv w:val="1"/>
      <w:marLeft w:val="0"/>
      <w:marRight w:val="0"/>
      <w:marTop w:val="0"/>
      <w:marBottom w:val="0"/>
      <w:divBdr>
        <w:top w:val="none" w:sz="0" w:space="0" w:color="auto"/>
        <w:left w:val="none" w:sz="0" w:space="0" w:color="auto"/>
        <w:bottom w:val="none" w:sz="0" w:space="0" w:color="auto"/>
        <w:right w:val="none" w:sz="0" w:space="0" w:color="auto"/>
      </w:divBdr>
    </w:div>
    <w:div w:id="1018889799">
      <w:bodyDiv w:val="1"/>
      <w:marLeft w:val="0"/>
      <w:marRight w:val="0"/>
      <w:marTop w:val="0"/>
      <w:marBottom w:val="0"/>
      <w:divBdr>
        <w:top w:val="none" w:sz="0" w:space="0" w:color="auto"/>
        <w:left w:val="none" w:sz="0" w:space="0" w:color="auto"/>
        <w:bottom w:val="none" w:sz="0" w:space="0" w:color="auto"/>
        <w:right w:val="none" w:sz="0" w:space="0" w:color="auto"/>
      </w:divBdr>
    </w:div>
    <w:div w:id="1022318967">
      <w:bodyDiv w:val="1"/>
      <w:marLeft w:val="0"/>
      <w:marRight w:val="0"/>
      <w:marTop w:val="0"/>
      <w:marBottom w:val="0"/>
      <w:divBdr>
        <w:top w:val="none" w:sz="0" w:space="0" w:color="auto"/>
        <w:left w:val="none" w:sz="0" w:space="0" w:color="auto"/>
        <w:bottom w:val="none" w:sz="0" w:space="0" w:color="auto"/>
        <w:right w:val="none" w:sz="0" w:space="0" w:color="auto"/>
      </w:divBdr>
    </w:div>
    <w:div w:id="1032150892">
      <w:bodyDiv w:val="1"/>
      <w:marLeft w:val="0"/>
      <w:marRight w:val="0"/>
      <w:marTop w:val="0"/>
      <w:marBottom w:val="0"/>
      <w:divBdr>
        <w:top w:val="none" w:sz="0" w:space="0" w:color="auto"/>
        <w:left w:val="none" w:sz="0" w:space="0" w:color="auto"/>
        <w:bottom w:val="none" w:sz="0" w:space="0" w:color="auto"/>
        <w:right w:val="none" w:sz="0" w:space="0" w:color="auto"/>
      </w:divBdr>
    </w:div>
    <w:div w:id="1034190291">
      <w:bodyDiv w:val="1"/>
      <w:marLeft w:val="0"/>
      <w:marRight w:val="0"/>
      <w:marTop w:val="0"/>
      <w:marBottom w:val="0"/>
      <w:divBdr>
        <w:top w:val="none" w:sz="0" w:space="0" w:color="auto"/>
        <w:left w:val="none" w:sz="0" w:space="0" w:color="auto"/>
        <w:bottom w:val="none" w:sz="0" w:space="0" w:color="auto"/>
        <w:right w:val="none" w:sz="0" w:space="0" w:color="auto"/>
      </w:divBdr>
    </w:div>
    <w:div w:id="1034578976">
      <w:bodyDiv w:val="1"/>
      <w:marLeft w:val="0"/>
      <w:marRight w:val="0"/>
      <w:marTop w:val="0"/>
      <w:marBottom w:val="0"/>
      <w:divBdr>
        <w:top w:val="none" w:sz="0" w:space="0" w:color="auto"/>
        <w:left w:val="none" w:sz="0" w:space="0" w:color="auto"/>
        <w:bottom w:val="none" w:sz="0" w:space="0" w:color="auto"/>
        <w:right w:val="none" w:sz="0" w:space="0" w:color="auto"/>
      </w:divBdr>
    </w:div>
    <w:div w:id="1034647539">
      <w:bodyDiv w:val="1"/>
      <w:marLeft w:val="0"/>
      <w:marRight w:val="0"/>
      <w:marTop w:val="0"/>
      <w:marBottom w:val="0"/>
      <w:divBdr>
        <w:top w:val="none" w:sz="0" w:space="0" w:color="auto"/>
        <w:left w:val="none" w:sz="0" w:space="0" w:color="auto"/>
        <w:bottom w:val="none" w:sz="0" w:space="0" w:color="auto"/>
        <w:right w:val="none" w:sz="0" w:space="0" w:color="auto"/>
      </w:divBdr>
    </w:div>
    <w:div w:id="1036084031">
      <w:bodyDiv w:val="1"/>
      <w:marLeft w:val="0"/>
      <w:marRight w:val="0"/>
      <w:marTop w:val="0"/>
      <w:marBottom w:val="0"/>
      <w:divBdr>
        <w:top w:val="none" w:sz="0" w:space="0" w:color="auto"/>
        <w:left w:val="none" w:sz="0" w:space="0" w:color="auto"/>
        <w:bottom w:val="none" w:sz="0" w:space="0" w:color="auto"/>
        <w:right w:val="none" w:sz="0" w:space="0" w:color="auto"/>
      </w:divBdr>
    </w:div>
    <w:div w:id="1037244351">
      <w:bodyDiv w:val="1"/>
      <w:marLeft w:val="0"/>
      <w:marRight w:val="0"/>
      <w:marTop w:val="0"/>
      <w:marBottom w:val="0"/>
      <w:divBdr>
        <w:top w:val="none" w:sz="0" w:space="0" w:color="auto"/>
        <w:left w:val="none" w:sz="0" w:space="0" w:color="auto"/>
        <w:bottom w:val="none" w:sz="0" w:space="0" w:color="auto"/>
        <w:right w:val="none" w:sz="0" w:space="0" w:color="auto"/>
      </w:divBdr>
    </w:div>
    <w:div w:id="1040201342">
      <w:bodyDiv w:val="1"/>
      <w:marLeft w:val="0"/>
      <w:marRight w:val="0"/>
      <w:marTop w:val="0"/>
      <w:marBottom w:val="0"/>
      <w:divBdr>
        <w:top w:val="none" w:sz="0" w:space="0" w:color="auto"/>
        <w:left w:val="none" w:sz="0" w:space="0" w:color="auto"/>
        <w:bottom w:val="none" w:sz="0" w:space="0" w:color="auto"/>
        <w:right w:val="none" w:sz="0" w:space="0" w:color="auto"/>
      </w:divBdr>
    </w:div>
    <w:div w:id="1042972668">
      <w:bodyDiv w:val="1"/>
      <w:marLeft w:val="0"/>
      <w:marRight w:val="0"/>
      <w:marTop w:val="0"/>
      <w:marBottom w:val="0"/>
      <w:divBdr>
        <w:top w:val="none" w:sz="0" w:space="0" w:color="auto"/>
        <w:left w:val="none" w:sz="0" w:space="0" w:color="auto"/>
        <w:bottom w:val="none" w:sz="0" w:space="0" w:color="auto"/>
        <w:right w:val="none" w:sz="0" w:space="0" w:color="auto"/>
      </w:divBdr>
    </w:div>
    <w:div w:id="1045568950">
      <w:bodyDiv w:val="1"/>
      <w:marLeft w:val="0"/>
      <w:marRight w:val="0"/>
      <w:marTop w:val="0"/>
      <w:marBottom w:val="0"/>
      <w:divBdr>
        <w:top w:val="none" w:sz="0" w:space="0" w:color="auto"/>
        <w:left w:val="none" w:sz="0" w:space="0" w:color="auto"/>
        <w:bottom w:val="none" w:sz="0" w:space="0" w:color="auto"/>
        <w:right w:val="none" w:sz="0" w:space="0" w:color="auto"/>
      </w:divBdr>
    </w:div>
    <w:div w:id="1048337008">
      <w:bodyDiv w:val="1"/>
      <w:marLeft w:val="0"/>
      <w:marRight w:val="0"/>
      <w:marTop w:val="0"/>
      <w:marBottom w:val="0"/>
      <w:divBdr>
        <w:top w:val="none" w:sz="0" w:space="0" w:color="auto"/>
        <w:left w:val="none" w:sz="0" w:space="0" w:color="auto"/>
        <w:bottom w:val="none" w:sz="0" w:space="0" w:color="auto"/>
        <w:right w:val="none" w:sz="0" w:space="0" w:color="auto"/>
      </w:divBdr>
    </w:div>
    <w:div w:id="1048988628">
      <w:bodyDiv w:val="1"/>
      <w:marLeft w:val="0"/>
      <w:marRight w:val="0"/>
      <w:marTop w:val="0"/>
      <w:marBottom w:val="0"/>
      <w:divBdr>
        <w:top w:val="none" w:sz="0" w:space="0" w:color="auto"/>
        <w:left w:val="none" w:sz="0" w:space="0" w:color="auto"/>
        <w:bottom w:val="none" w:sz="0" w:space="0" w:color="auto"/>
        <w:right w:val="none" w:sz="0" w:space="0" w:color="auto"/>
      </w:divBdr>
    </w:div>
    <w:div w:id="1050761338">
      <w:bodyDiv w:val="1"/>
      <w:marLeft w:val="0"/>
      <w:marRight w:val="0"/>
      <w:marTop w:val="0"/>
      <w:marBottom w:val="0"/>
      <w:divBdr>
        <w:top w:val="none" w:sz="0" w:space="0" w:color="auto"/>
        <w:left w:val="none" w:sz="0" w:space="0" w:color="auto"/>
        <w:bottom w:val="none" w:sz="0" w:space="0" w:color="auto"/>
        <w:right w:val="none" w:sz="0" w:space="0" w:color="auto"/>
      </w:divBdr>
    </w:div>
    <w:div w:id="1055469811">
      <w:bodyDiv w:val="1"/>
      <w:marLeft w:val="0"/>
      <w:marRight w:val="0"/>
      <w:marTop w:val="0"/>
      <w:marBottom w:val="0"/>
      <w:divBdr>
        <w:top w:val="none" w:sz="0" w:space="0" w:color="auto"/>
        <w:left w:val="none" w:sz="0" w:space="0" w:color="auto"/>
        <w:bottom w:val="none" w:sz="0" w:space="0" w:color="auto"/>
        <w:right w:val="none" w:sz="0" w:space="0" w:color="auto"/>
      </w:divBdr>
    </w:div>
    <w:div w:id="1056779787">
      <w:bodyDiv w:val="1"/>
      <w:marLeft w:val="0"/>
      <w:marRight w:val="0"/>
      <w:marTop w:val="0"/>
      <w:marBottom w:val="0"/>
      <w:divBdr>
        <w:top w:val="none" w:sz="0" w:space="0" w:color="auto"/>
        <w:left w:val="none" w:sz="0" w:space="0" w:color="auto"/>
        <w:bottom w:val="none" w:sz="0" w:space="0" w:color="auto"/>
        <w:right w:val="none" w:sz="0" w:space="0" w:color="auto"/>
      </w:divBdr>
    </w:div>
    <w:div w:id="1057780399">
      <w:bodyDiv w:val="1"/>
      <w:marLeft w:val="0"/>
      <w:marRight w:val="0"/>
      <w:marTop w:val="0"/>
      <w:marBottom w:val="0"/>
      <w:divBdr>
        <w:top w:val="none" w:sz="0" w:space="0" w:color="auto"/>
        <w:left w:val="none" w:sz="0" w:space="0" w:color="auto"/>
        <w:bottom w:val="none" w:sz="0" w:space="0" w:color="auto"/>
        <w:right w:val="none" w:sz="0" w:space="0" w:color="auto"/>
      </w:divBdr>
    </w:div>
    <w:div w:id="1061439021">
      <w:bodyDiv w:val="1"/>
      <w:marLeft w:val="0"/>
      <w:marRight w:val="0"/>
      <w:marTop w:val="0"/>
      <w:marBottom w:val="0"/>
      <w:divBdr>
        <w:top w:val="none" w:sz="0" w:space="0" w:color="auto"/>
        <w:left w:val="none" w:sz="0" w:space="0" w:color="auto"/>
        <w:bottom w:val="none" w:sz="0" w:space="0" w:color="auto"/>
        <w:right w:val="none" w:sz="0" w:space="0" w:color="auto"/>
      </w:divBdr>
    </w:div>
    <w:div w:id="1062025555">
      <w:bodyDiv w:val="1"/>
      <w:marLeft w:val="0"/>
      <w:marRight w:val="0"/>
      <w:marTop w:val="0"/>
      <w:marBottom w:val="0"/>
      <w:divBdr>
        <w:top w:val="none" w:sz="0" w:space="0" w:color="auto"/>
        <w:left w:val="none" w:sz="0" w:space="0" w:color="auto"/>
        <w:bottom w:val="none" w:sz="0" w:space="0" w:color="auto"/>
        <w:right w:val="none" w:sz="0" w:space="0" w:color="auto"/>
      </w:divBdr>
    </w:div>
    <w:div w:id="1062099168">
      <w:bodyDiv w:val="1"/>
      <w:marLeft w:val="0"/>
      <w:marRight w:val="0"/>
      <w:marTop w:val="0"/>
      <w:marBottom w:val="0"/>
      <w:divBdr>
        <w:top w:val="none" w:sz="0" w:space="0" w:color="auto"/>
        <w:left w:val="none" w:sz="0" w:space="0" w:color="auto"/>
        <w:bottom w:val="none" w:sz="0" w:space="0" w:color="auto"/>
        <w:right w:val="none" w:sz="0" w:space="0" w:color="auto"/>
      </w:divBdr>
    </w:div>
    <w:div w:id="1062142818">
      <w:bodyDiv w:val="1"/>
      <w:marLeft w:val="0"/>
      <w:marRight w:val="0"/>
      <w:marTop w:val="0"/>
      <w:marBottom w:val="0"/>
      <w:divBdr>
        <w:top w:val="none" w:sz="0" w:space="0" w:color="auto"/>
        <w:left w:val="none" w:sz="0" w:space="0" w:color="auto"/>
        <w:bottom w:val="none" w:sz="0" w:space="0" w:color="auto"/>
        <w:right w:val="none" w:sz="0" w:space="0" w:color="auto"/>
      </w:divBdr>
    </w:div>
    <w:div w:id="1068454221">
      <w:bodyDiv w:val="1"/>
      <w:marLeft w:val="0"/>
      <w:marRight w:val="0"/>
      <w:marTop w:val="0"/>
      <w:marBottom w:val="0"/>
      <w:divBdr>
        <w:top w:val="none" w:sz="0" w:space="0" w:color="auto"/>
        <w:left w:val="none" w:sz="0" w:space="0" w:color="auto"/>
        <w:bottom w:val="none" w:sz="0" w:space="0" w:color="auto"/>
        <w:right w:val="none" w:sz="0" w:space="0" w:color="auto"/>
      </w:divBdr>
    </w:div>
    <w:div w:id="1074817091">
      <w:bodyDiv w:val="1"/>
      <w:marLeft w:val="0"/>
      <w:marRight w:val="0"/>
      <w:marTop w:val="0"/>
      <w:marBottom w:val="0"/>
      <w:divBdr>
        <w:top w:val="none" w:sz="0" w:space="0" w:color="auto"/>
        <w:left w:val="none" w:sz="0" w:space="0" w:color="auto"/>
        <w:bottom w:val="none" w:sz="0" w:space="0" w:color="auto"/>
        <w:right w:val="none" w:sz="0" w:space="0" w:color="auto"/>
      </w:divBdr>
    </w:div>
    <w:div w:id="1075937237">
      <w:bodyDiv w:val="1"/>
      <w:marLeft w:val="0"/>
      <w:marRight w:val="0"/>
      <w:marTop w:val="0"/>
      <w:marBottom w:val="0"/>
      <w:divBdr>
        <w:top w:val="none" w:sz="0" w:space="0" w:color="auto"/>
        <w:left w:val="none" w:sz="0" w:space="0" w:color="auto"/>
        <w:bottom w:val="none" w:sz="0" w:space="0" w:color="auto"/>
        <w:right w:val="none" w:sz="0" w:space="0" w:color="auto"/>
      </w:divBdr>
    </w:div>
    <w:div w:id="1078869062">
      <w:bodyDiv w:val="1"/>
      <w:marLeft w:val="0"/>
      <w:marRight w:val="0"/>
      <w:marTop w:val="0"/>
      <w:marBottom w:val="0"/>
      <w:divBdr>
        <w:top w:val="none" w:sz="0" w:space="0" w:color="auto"/>
        <w:left w:val="none" w:sz="0" w:space="0" w:color="auto"/>
        <w:bottom w:val="none" w:sz="0" w:space="0" w:color="auto"/>
        <w:right w:val="none" w:sz="0" w:space="0" w:color="auto"/>
      </w:divBdr>
    </w:div>
    <w:div w:id="1079786847">
      <w:bodyDiv w:val="1"/>
      <w:marLeft w:val="0"/>
      <w:marRight w:val="0"/>
      <w:marTop w:val="0"/>
      <w:marBottom w:val="0"/>
      <w:divBdr>
        <w:top w:val="none" w:sz="0" w:space="0" w:color="auto"/>
        <w:left w:val="none" w:sz="0" w:space="0" w:color="auto"/>
        <w:bottom w:val="none" w:sz="0" w:space="0" w:color="auto"/>
        <w:right w:val="none" w:sz="0" w:space="0" w:color="auto"/>
      </w:divBdr>
    </w:div>
    <w:div w:id="1082872288">
      <w:bodyDiv w:val="1"/>
      <w:marLeft w:val="0"/>
      <w:marRight w:val="0"/>
      <w:marTop w:val="0"/>
      <w:marBottom w:val="0"/>
      <w:divBdr>
        <w:top w:val="none" w:sz="0" w:space="0" w:color="auto"/>
        <w:left w:val="none" w:sz="0" w:space="0" w:color="auto"/>
        <w:bottom w:val="none" w:sz="0" w:space="0" w:color="auto"/>
        <w:right w:val="none" w:sz="0" w:space="0" w:color="auto"/>
      </w:divBdr>
    </w:div>
    <w:div w:id="1085878947">
      <w:bodyDiv w:val="1"/>
      <w:marLeft w:val="0"/>
      <w:marRight w:val="0"/>
      <w:marTop w:val="0"/>
      <w:marBottom w:val="0"/>
      <w:divBdr>
        <w:top w:val="none" w:sz="0" w:space="0" w:color="auto"/>
        <w:left w:val="none" w:sz="0" w:space="0" w:color="auto"/>
        <w:bottom w:val="none" w:sz="0" w:space="0" w:color="auto"/>
        <w:right w:val="none" w:sz="0" w:space="0" w:color="auto"/>
      </w:divBdr>
    </w:div>
    <w:div w:id="1086806647">
      <w:bodyDiv w:val="1"/>
      <w:marLeft w:val="0"/>
      <w:marRight w:val="0"/>
      <w:marTop w:val="0"/>
      <w:marBottom w:val="0"/>
      <w:divBdr>
        <w:top w:val="none" w:sz="0" w:space="0" w:color="auto"/>
        <w:left w:val="none" w:sz="0" w:space="0" w:color="auto"/>
        <w:bottom w:val="none" w:sz="0" w:space="0" w:color="auto"/>
        <w:right w:val="none" w:sz="0" w:space="0" w:color="auto"/>
      </w:divBdr>
    </w:div>
    <w:div w:id="1091850009">
      <w:bodyDiv w:val="1"/>
      <w:marLeft w:val="0"/>
      <w:marRight w:val="0"/>
      <w:marTop w:val="0"/>
      <w:marBottom w:val="0"/>
      <w:divBdr>
        <w:top w:val="none" w:sz="0" w:space="0" w:color="auto"/>
        <w:left w:val="none" w:sz="0" w:space="0" w:color="auto"/>
        <w:bottom w:val="none" w:sz="0" w:space="0" w:color="auto"/>
        <w:right w:val="none" w:sz="0" w:space="0" w:color="auto"/>
      </w:divBdr>
    </w:div>
    <w:div w:id="1093164396">
      <w:bodyDiv w:val="1"/>
      <w:marLeft w:val="0"/>
      <w:marRight w:val="0"/>
      <w:marTop w:val="0"/>
      <w:marBottom w:val="0"/>
      <w:divBdr>
        <w:top w:val="none" w:sz="0" w:space="0" w:color="auto"/>
        <w:left w:val="none" w:sz="0" w:space="0" w:color="auto"/>
        <w:bottom w:val="none" w:sz="0" w:space="0" w:color="auto"/>
        <w:right w:val="none" w:sz="0" w:space="0" w:color="auto"/>
      </w:divBdr>
    </w:div>
    <w:div w:id="1094475565">
      <w:bodyDiv w:val="1"/>
      <w:marLeft w:val="0"/>
      <w:marRight w:val="0"/>
      <w:marTop w:val="0"/>
      <w:marBottom w:val="0"/>
      <w:divBdr>
        <w:top w:val="none" w:sz="0" w:space="0" w:color="auto"/>
        <w:left w:val="none" w:sz="0" w:space="0" w:color="auto"/>
        <w:bottom w:val="none" w:sz="0" w:space="0" w:color="auto"/>
        <w:right w:val="none" w:sz="0" w:space="0" w:color="auto"/>
      </w:divBdr>
    </w:div>
    <w:div w:id="1099134067">
      <w:bodyDiv w:val="1"/>
      <w:marLeft w:val="0"/>
      <w:marRight w:val="0"/>
      <w:marTop w:val="0"/>
      <w:marBottom w:val="0"/>
      <w:divBdr>
        <w:top w:val="none" w:sz="0" w:space="0" w:color="auto"/>
        <w:left w:val="none" w:sz="0" w:space="0" w:color="auto"/>
        <w:bottom w:val="none" w:sz="0" w:space="0" w:color="auto"/>
        <w:right w:val="none" w:sz="0" w:space="0" w:color="auto"/>
      </w:divBdr>
    </w:div>
    <w:div w:id="1105155292">
      <w:bodyDiv w:val="1"/>
      <w:marLeft w:val="0"/>
      <w:marRight w:val="0"/>
      <w:marTop w:val="0"/>
      <w:marBottom w:val="0"/>
      <w:divBdr>
        <w:top w:val="none" w:sz="0" w:space="0" w:color="auto"/>
        <w:left w:val="none" w:sz="0" w:space="0" w:color="auto"/>
        <w:bottom w:val="none" w:sz="0" w:space="0" w:color="auto"/>
        <w:right w:val="none" w:sz="0" w:space="0" w:color="auto"/>
      </w:divBdr>
    </w:div>
    <w:div w:id="1105996935">
      <w:bodyDiv w:val="1"/>
      <w:marLeft w:val="0"/>
      <w:marRight w:val="0"/>
      <w:marTop w:val="0"/>
      <w:marBottom w:val="0"/>
      <w:divBdr>
        <w:top w:val="none" w:sz="0" w:space="0" w:color="auto"/>
        <w:left w:val="none" w:sz="0" w:space="0" w:color="auto"/>
        <w:bottom w:val="none" w:sz="0" w:space="0" w:color="auto"/>
        <w:right w:val="none" w:sz="0" w:space="0" w:color="auto"/>
      </w:divBdr>
    </w:div>
    <w:div w:id="1111120497">
      <w:bodyDiv w:val="1"/>
      <w:marLeft w:val="0"/>
      <w:marRight w:val="0"/>
      <w:marTop w:val="0"/>
      <w:marBottom w:val="0"/>
      <w:divBdr>
        <w:top w:val="none" w:sz="0" w:space="0" w:color="auto"/>
        <w:left w:val="none" w:sz="0" w:space="0" w:color="auto"/>
        <w:bottom w:val="none" w:sz="0" w:space="0" w:color="auto"/>
        <w:right w:val="none" w:sz="0" w:space="0" w:color="auto"/>
      </w:divBdr>
    </w:div>
    <w:div w:id="1111515417">
      <w:bodyDiv w:val="1"/>
      <w:marLeft w:val="0"/>
      <w:marRight w:val="0"/>
      <w:marTop w:val="0"/>
      <w:marBottom w:val="0"/>
      <w:divBdr>
        <w:top w:val="none" w:sz="0" w:space="0" w:color="auto"/>
        <w:left w:val="none" w:sz="0" w:space="0" w:color="auto"/>
        <w:bottom w:val="none" w:sz="0" w:space="0" w:color="auto"/>
        <w:right w:val="none" w:sz="0" w:space="0" w:color="auto"/>
      </w:divBdr>
    </w:div>
    <w:div w:id="1113476479">
      <w:bodyDiv w:val="1"/>
      <w:marLeft w:val="0"/>
      <w:marRight w:val="0"/>
      <w:marTop w:val="0"/>
      <w:marBottom w:val="0"/>
      <w:divBdr>
        <w:top w:val="none" w:sz="0" w:space="0" w:color="auto"/>
        <w:left w:val="none" w:sz="0" w:space="0" w:color="auto"/>
        <w:bottom w:val="none" w:sz="0" w:space="0" w:color="auto"/>
        <w:right w:val="none" w:sz="0" w:space="0" w:color="auto"/>
      </w:divBdr>
    </w:div>
    <w:div w:id="1116438049">
      <w:bodyDiv w:val="1"/>
      <w:marLeft w:val="0"/>
      <w:marRight w:val="0"/>
      <w:marTop w:val="0"/>
      <w:marBottom w:val="0"/>
      <w:divBdr>
        <w:top w:val="none" w:sz="0" w:space="0" w:color="auto"/>
        <w:left w:val="none" w:sz="0" w:space="0" w:color="auto"/>
        <w:bottom w:val="none" w:sz="0" w:space="0" w:color="auto"/>
        <w:right w:val="none" w:sz="0" w:space="0" w:color="auto"/>
      </w:divBdr>
    </w:div>
    <w:div w:id="1116950166">
      <w:bodyDiv w:val="1"/>
      <w:marLeft w:val="0"/>
      <w:marRight w:val="0"/>
      <w:marTop w:val="0"/>
      <w:marBottom w:val="0"/>
      <w:divBdr>
        <w:top w:val="none" w:sz="0" w:space="0" w:color="auto"/>
        <w:left w:val="none" w:sz="0" w:space="0" w:color="auto"/>
        <w:bottom w:val="none" w:sz="0" w:space="0" w:color="auto"/>
        <w:right w:val="none" w:sz="0" w:space="0" w:color="auto"/>
      </w:divBdr>
    </w:div>
    <w:div w:id="1118529552">
      <w:bodyDiv w:val="1"/>
      <w:marLeft w:val="0"/>
      <w:marRight w:val="0"/>
      <w:marTop w:val="0"/>
      <w:marBottom w:val="0"/>
      <w:divBdr>
        <w:top w:val="none" w:sz="0" w:space="0" w:color="auto"/>
        <w:left w:val="none" w:sz="0" w:space="0" w:color="auto"/>
        <w:bottom w:val="none" w:sz="0" w:space="0" w:color="auto"/>
        <w:right w:val="none" w:sz="0" w:space="0" w:color="auto"/>
      </w:divBdr>
    </w:div>
    <w:div w:id="1118794442">
      <w:bodyDiv w:val="1"/>
      <w:marLeft w:val="0"/>
      <w:marRight w:val="0"/>
      <w:marTop w:val="0"/>
      <w:marBottom w:val="0"/>
      <w:divBdr>
        <w:top w:val="none" w:sz="0" w:space="0" w:color="auto"/>
        <w:left w:val="none" w:sz="0" w:space="0" w:color="auto"/>
        <w:bottom w:val="none" w:sz="0" w:space="0" w:color="auto"/>
        <w:right w:val="none" w:sz="0" w:space="0" w:color="auto"/>
      </w:divBdr>
    </w:div>
    <w:div w:id="1118916403">
      <w:bodyDiv w:val="1"/>
      <w:marLeft w:val="0"/>
      <w:marRight w:val="0"/>
      <w:marTop w:val="0"/>
      <w:marBottom w:val="0"/>
      <w:divBdr>
        <w:top w:val="none" w:sz="0" w:space="0" w:color="auto"/>
        <w:left w:val="none" w:sz="0" w:space="0" w:color="auto"/>
        <w:bottom w:val="none" w:sz="0" w:space="0" w:color="auto"/>
        <w:right w:val="none" w:sz="0" w:space="0" w:color="auto"/>
      </w:divBdr>
    </w:div>
    <w:div w:id="1119034182">
      <w:bodyDiv w:val="1"/>
      <w:marLeft w:val="0"/>
      <w:marRight w:val="0"/>
      <w:marTop w:val="0"/>
      <w:marBottom w:val="0"/>
      <w:divBdr>
        <w:top w:val="none" w:sz="0" w:space="0" w:color="auto"/>
        <w:left w:val="none" w:sz="0" w:space="0" w:color="auto"/>
        <w:bottom w:val="none" w:sz="0" w:space="0" w:color="auto"/>
        <w:right w:val="none" w:sz="0" w:space="0" w:color="auto"/>
      </w:divBdr>
    </w:div>
    <w:div w:id="1123306828">
      <w:bodyDiv w:val="1"/>
      <w:marLeft w:val="0"/>
      <w:marRight w:val="0"/>
      <w:marTop w:val="0"/>
      <w:marBottom w:val="0"/>
      <w:divBdr>
        <w:top w:val="none" w:sz="0" w:space="0" w:color="auto"/>
        <w:left w:val="none" w:sz="0" w:space="0" w:color="auto"/>
        <w:bottom w:val="none" w:sz="0" w:space="0" w:color="auto"/>
        <w:right w:val="none" w:sz="0" w:space="0" w:color="auto"/>
      </w:divBdr>
    </w:div>
    <w:div w:id="1123495277">
      <w:bodyDiv w:val="1"/>
      <w:marLeft w:val="0"/>
      <w:marRight w:val="0"/>
      <w:marTop w:val="0"/>
      <w:marBottom w:val="0"/>
      <w:divBdr>
        <w:top w:val="none" w:sz="0" w:space="0" w:color="auto"/>
        <w:left w:val="none" w:sz="0" w:space="0" w:color="auto"/>
        <w:bottom w:val="none" w:sz="0" w:space="0" w:color="auto"/>
        <w:right w:val="none" w:sz="0" w:space="0" w:color="auto"/>
      </w:divBdr>
    </w:div>
    <w:div w:id="1123574700">
      <w:bodyDiv w:val="1"/>
      <w:marLeft w:val="0"/>
      <w:marRight w:val="0"/>
      <w:marTop w:val="0"/>
      <w:marBottom w:val="0"/>
      <w:divBdr>
        <w:top w:val="none" w:sz="0" w:space="0" w:color="auto"/>
        <w:left w:val="none" w:sz="0" w:space="0" w:color="auto"/>
        <w:bottom w:val="none" w:sz="0" w:space="0" w:color="auto"/>
        <w:right w:val="none" w:sz="0" w:space="0" w:color="auto"/>
      </w:divBdr>
    </w:div>
    <w:div w:id="1126435003">
      <w:bodyDiv w:val="1"/>
      <w:marLeft w:val="0"/>
      <w:marRight w:val="0"/>
      <w:marTop w:val="0"/>
      <w:marBottom w:val="0"/>
      <w:divBdr>
        <w:top w:val="none" w:sz="0" w:space="0" w:color="auto"/>
        <w:left w:val="none" w:sz="0" w:space="0" w:color="auto"/>
        <w:bottom w:val="none" w:sz="0" w:space="0" w:color="auto"/>
        <w:right w:val="none" w:sz="0" w:space="0" w:color="auto"/>
      </w:divBdr>
    </w:div>
    <w:div w:id="1126853725">
      <w:bodyDiv w:val="1"/>
      <w:marLeft w:val="0"/>
      <w:marRight w:val="0"/>
      <w:marTop w:val="0"/>
      <w:marBottom w:val="0"/>
      <w:divBdr>
        <w:top w:val="none" w:sz="0" w:space="0" w:color="auto"/>
        <w:left w:val="none" w:sz="0" w:space="0" w:color="auto"/>
        <w:bottom w:val="none" w:sz="0" w:space="0" w:color="auto"/>
        <w:right w:val="none" w:sz="0" w:space="0" w:color="auto"/>
      </w:divBdr>
    </w:div>
    <w:div w:id="1129517508">
      <w:bodyDiv w:val="1"/>
      <w:marLeft w:val="0"/>
      <w:marRight w:val="0"/>
      <w:marTop w:val="0"/>
      <w:marBottom w:val="0"/>
      <w:divBdr>
        <w:top w:val="none" w:sz="0" w:space="0" w:color="auto"/>
        <w:left w:val="none" w:sz="0" w:space="0" w:color="auto"/>
        <w:bottom w:val="none" w:sz="0" w:space="0" w:color="auto"/>
        <w:right w:val="none" w:sz="0" w:space="0" w:color="auto"/>
      </w:divBdr>
    </w:div>
    <w:div w:id="1132940282">
      <w:bodyDiv w:val="1"/>
      <w:marLeft w:val="0"/>
      <w:marRight w:val="0"/>
      <w:marTop w:val="0"/>
      <w:marBottom w:val="0"/>
      <w:divBdr>
        <w:top w:val="none" w:sz="0" w:space="0" w:color="auto"/>
        <w:left w:val="none" w:sz="0" w:space="0" w:color="auto"/>
        <w:bottom w:val="none" w:sz="0" w:space="0" w:color="auto"/>
        <w:right w:val="none" w:sz="0" w:space="0" w:color="auto"/>
      </w:divBdr>
    </w:div>
    <w:div w:id="1133793838">
      <w:bodyDiv w:val="1"/>
      <w:marLeft w:val="0"/>
      <w:marRight w:val="0"/>
      <w:marTop w:val="0"/>
      <w:marBottom w:val="0"/>
      <w:divBdr>
        <w:top w:val="none" w:sz="0" w:space="0" w:color="auto"/>
        <w:left w:val="none" w:sz="0" w:space="0" w:color="auto"/>
        <w:bottom w:val="none" w:sz="0" w:space="0" w:color="auto"/>
        <w:right w:val="none" w:sz="0" w:space="0" w:color="auto"/>
      </w:divBdr>
    </w:div>
    <w:div w:id="1137335821">
      <w:bodyDiv w:val="1"/>
      <w:marLeft w:val="0"/>
      <w:marRight w:val="0"/>
      <w:marTop w:val="0"/>
      <w:marBottom w:val="0"/>
      <w:divBdr>
        <w:top w:val="none" w:sz="0" w:space="0" w:color="auto"/>
        <w:left w:val="none" w:sz="0" w:space="0" w:color="auto"/>
        <w:bottom w:val="none" w:sz="0" w:space="0" w:color="auto"/>
        <w:right w:val="none" w:sz="0" w:space="0" w:color="auto"/>
      </w:divBdr>
    </w:div>
    <w:div w:id="1138492451">
      <w:bodyDiv w:val="1"/>
      <w:marLeft w:val="0"/>
      <w:marRight w:val="0"/>
      <w:marTop w:val="0"/>
      <w:marBottom w:val="0"/>
      <w:divBdr>
        <w:top w:val="none" w:sz="0" w:space="0" w:color="auto"/>
        <w:left w:val="none" w:sz="0" w:space="0" w:color="auto"/>
        <w:bottom w:val="none" w:sz="0" w:space="0" w:color="auto"/>
        <w:right w:val="none" w:sz="0" w:space="0" w:color="auto"/>
      </w:divBdr>
    </w:div>
    <w:div w:id="1139149189">
      <w:bodyDiv w:val="1"/>
      <w:marLeft w:val="0"/>
      <w:marRight w:val="0"/>
      <w:marTop w:val="0"/>
      <w:marBottom w:val="0"/>
      <w:divBdr>
        <w:top w:val="none" w:sz="0" w:space="0" w:color="auto"/>
        <w:left w:val="none" w:sz="0" w:space="0" w:color="auto"/>
        <w:bottom w:val="none" w:sz="0" w:space="0" w:color="auto"/>
        <w:right w:val="none" w:sz="0" w:space="0" w:color="auto"/>
      </w:divBdr>
    </w:div>
    <w:div w:id="1144272103">
      <w:bodyDiv w:val="1"/>
      <w:marLeft w:val="0"/>
      <w:marRight w:val="0"/>
      <w:marTop w:val="0"/>
      <w:marBottom w:val="0"/>
      <w:divBdr>
        <w:top w:val="none" w:sz="0" w:space="0" w:color="auto"/>
        <w:left w:val="none" w:sz="0" w:space="0" w:color="auto"/>
        <w:bottom w:val="none" w:sz="0" w:space="0" w:color="auto"/>
        <w:right w:val="none" w:sz="0" w:space="0" w:color="auto"/>
      </w:divBdr>
    </w:div>
    <w:div w:id="1144541913">
      <w:bodyDiv w:val="1"/>
      <w:marLeft w:val="0"/>
      <w:marRight w:val="0"/>
      <w:marTop w:val="0"/>
      <w:marBottom w:val="0"/>
      <w:divBdr>
        <w:top w:val="none" w:sz="0" w:space="0" w:color="auto"/>
        <w:left w:val="none" w:sz="0" w:space="0" w:color="auto"/>
        <w:bottom w:val="none" w:sz="0" w:space="0" w:color="auto"/>
        <w:right w:val="none" w:sz="0" w:space="0" w:color="auto"/>
      </w:divBdr>
    </w:div>
    <w:div w:id="1150052889">
      <w:bodyDiv w:val="1"/>
      <w:marLeft w:val="0"/>
      <w:marRight w:val="0"/>
      <w:marTop w:val="0"/>
      <w:marBottom w:val="0"/>
      <w:divBdr>
        <w:top w:val="none" w:sz="0" w:space="0" w:color="auto"/>
        <w:left w:val="none" w:sz="0" w:space="0" w:color="auto"/>
        <w:bottom w:val="none" w:sz="0" w:space="0" w:color="auto"/>
        <w:right w:val="none" w:sz="0" w:space="0" w:color="auto"/>
      </w:divBdr>
    </w:div>
    <w:div w:id="1152209969">
      <w:bodyDiv w:val="1"/>
      <w:marLeft w:val="0"/>
      <w:marRight w:val="0"/>
      <w:marTop w:val="0"/>
      <w:marBottom w:val="0"/>
      <w:divBdr>
        <w:top w:val="none" w:sz="0" w:space="0" w:color="auto"/>
        <w:left w:val="none" w:sz="0" w:space="0" w:color="auto"/>
        <w:bottom w:val="none" w:sz="0" w:space="0" w:color="auto"/>
        <w:right w:val="none" w:sz="0" w:space="0" w:color="auto"/>
      </w:divBdr>
    </w:div>
    <w:div w:id="1152258772">
      <w:bodyDiv w:val="1"/>
      <w:marLeft w:val="0"/>
      <w:marRight w:val="0"/>
      <w:marTop w:val="0"/>
      <w:marBottom w:val="0"/>
      <w:divBdr>
        <w:top w:val="none" w:sz="0" w:space="0" w:color="auto"/>
        <w:left w:val="none" w:sz="0" w:space="0" w:color="auto"/>
        <w:bottom w:val="none" w:sz="0" w:space="0" w:color="auto"/>
        <w:right w:val="none" w:sz="0" w:space="0" w:color="auto"/>
      </w:divBdr>
    </w:div>
    <w:div w:id="1152526856">
      <w:bodyDiv w:val="1"/>
      <w:marLeft w:val="0"/>
      <w:marRight w:val="0"/>
      <w:marTop w:val="0"/>
      <w:marBottom w:val="0"/>
      <w:divBdr>
        <w:top w:val="none" w:sz="0" w:space="0" w:color="auto"/>
        <w:left w:val="none" w:sz="0" w:space="0" w:color="auto"/>
        <w:bottom w:val="none" w:sz="0" w:space="0" w:color="auto"/>
        <w:right w:val="none" w:sz="0" w:space="0" w:color="auto"/>
      </w:divBdr>
    </w:div>
    <w:div w:id="1155953440">
      <w:bodyDiv w:val="1"/>
      <w:marLeft w:val="0"/>
      <w:marRight w:val="0"/>
      <w:marTop w:val="0"/>
      <w:marBottom w:val="0"/>
      <w:divBdr>
        <w:top w:val="none" w:sz="0" w:space="0" w:color="auto"/>
        <w:left w:val="none" w:sz="0" w:space="0" w:color="auto"/>
        <w:bottom w:val="none" w:sz="0" w:space="0" w:color="auto"/>
        <w:right w:val="none" w:sz="0" w:space="0" w:color="auto"/>
      </w:divBdr>
    </w:div>
    <w:div w:id="1156458860">
      <w:bodyDiv w:val="1"/>
      <w:marLeft w:val="0"/>
      <w:marRight w:val="0"/>
      <w:marTop w:val="0"/>
      <w:marBottom w:val="0"/>
      <w:divBdr>
        <w:top w:val="none" w:sz="0" w:space="0" w:color="auto"/>
        <w:left w:val="none" w:sz="0" w:space="0" w:color="auto"/>
        <w:bottom w:val="none" w:sz="0" w:space="0" w:color="auto"/>
        <w:right w:val="none" w:sz="0" w:space="0" w:color="auto"/>
      </w:divBdr>
    </w:div>
    <w:div w:id="1164249152">
      <w:bodyDiv w:val="1"/>
      <w:marLeft w:val="0"/>
      <w:marRight w:val="0"/>
      <w:marTop w:val="0"/>
      <w:marBottom w:val="0"/>
      <w:divBdr>
        <w:top w:val="none" w:sz="0" w:space="0" w:color="auto"/>
        <w:left w:val="none" w:sz="0" w:space="0" w:color="auto"/>
        <w:bottom w:val="none" w:sz="0" w:space="0" w:color="auto"/>
        <w:right w:val="none" w:sz="0" w:space="0" w:color="auto"/>
      </w:divBdr>
    </w:div>
    <w:div w:id="1166553267">
      <w:bodyDiv w:val="1"/>
      <w:marLeft w:val="0"/>
      <w:marRight w:val="0"/>
      <w:marTop w:val="0"/>
      <w:marBottom w:val="0"/>
      <w:divBdr>
        <w:top w:val="none" w:sz="0" w:space="0" w:color="auto"/>
        <w:left w:val="none" w:sz="0" w:space="0" w:color="auto"/>
        <w:bottom w:val="none" w:sz="0" w:space="0" w:color="auto"/>
        <w:right w:val="none" w:sz="0" w:space="0" w:color="auto"/>
      </w:divBdr>
    </w:div>
    <w:div w:id="1170676284">
      <w:bodyDiv w:val="1"/>
      <w:marLeft w:val="0"/>
      <w:marRight w:val="0"/>
      <w:marTop w:val="0"/>
      <w:marBottom w:val="0"/>
      <w:divBdr>
        <w:top w:val="none" w:sz="0" w:space="0" w:color="auto"/>
        <w:left w:val="none" w:sz="0" w:space="0" w:color="auto"/>
        <w:bottom w:val="none" w:sz="0" w:space="0" w:color="auto"/>
        <w:right w:val="none" w:sz="0" w:space="0" w:color="auto"/>
      </w:divBdr>
    </w:div>
    <w:div w:id="1175459472">
      <w:bodyDiv w:val="1"/>
      <w:marLeft w:val="0"/>
      <w:marRight w:val="0"/>
      <w:marTop w:val="0"/>
      <w:marBottom w:val="0"/>
      <w:divBdr>
        <w:top w:val="none" w:sz="0" w:space="0" w:color="auto"/>
        <w:left w:val="none" w:sz="0" w:space="0" w:color="auto"/>
        <w:bottom w:val="none" w:sz="0" w:space="0" w:color="auto"/>
        <w:right w:val="none" w:sz="0" w:space="0" w:color="auto"/>
      </w:divBdr>
    </w:div>
    <w:div w:id="1181894463">
      <w:bodyDiv w:val="1"/>
      <w:marLeft w:val="0"/>
      <w:marRight w:val="0"/>
      <w:marTop w:val="0"/>
      <w:marBottom w:val="0"/>
      <w:divBdr>
        <w:top w:val="none" w:sz="0" w:space="0" w:color="auto"/>
        <w:left w:val="none" w:sz="0" w:space="0" w:color="auto"/>
        <w:bottom w:val="none" w:sz="0" w:space="0" w:color="auto"/>
        <w:right w:val="none" w:sz="0" w:space="0" w:color="auto"/>
      </w:divBdr>
    </w:div>
    <w:div w:id="1193373526">
      <w:bodyDiv w:val="1"/>
      <w:marLeft w:val="0"/>
      <w:marRight w:val="0"/>
      <w:marTop w:val="0"/>
      <w:marBottom w:val="0"/>
      <w:divBdr>
        <w:top w:val="none" w:sz="0" w:space="0" w:color="auto"/>
        <w:left w:val="none" w:sz="0" w:space="0" w:color="auto"/>
        <w:bottom w:val="none" w:sz="0" w:space="0" w:color="auto"/>
        <w:right w:val="none" w:sz="0" w:space="0" w:color="auto"/>
      </w:divBdr>
    </w:div>
    <w:div w:id="1195272764">
      <w:bodyDiv w:val="1"/>
      <w:marLeft w:val="0"/>
      <w:marRight w:val="0"/>
      <w:marTop w:val="0"/>
      <w:marBottom w:val="0"/>
      <w:divBdr>
        <w:top w:val="none" w:sz="0" w:space="0" w:color="auto"/>
        <w:left w:val="none" w:sz="0" w:space="0" w:color="auto"/>
        <w:bottom w:val="none" w:sz="0" w:space="0" w:color="auto"/>
        <w:right w:val="none" w:sz="0" w:space="0" w:color="auto"/>
      </w:divBdr>
    </w:div>
    <w:div w:id="1195386677">
      <w:bodyDiv w:val="1"/>
      <w:marLeft w:val="0"/>
      <w:marRight w:val="0"/>
      <w:marTop w:val="0"/>
      <w:marBottom w:val="0"/>
      <w:divBdr>
        <w:top w:val="none" w:sz="0" w:space="0" w:color="auto"/>
        <w:left w:val="none" w:sz="0" w:space="0" w:color="auto"/>
        <w:bottom w:val="none" w:sz="0" w:space="0" w:color="auto"/>
        <w:right w:val="none" w:sz="0" w:space="0" w:color="auto"/>
      </w:divBdr>
    </w:div>
    <w:div w:id="1208951168">
      <w:bodyDiv w:val="1"/>
      <w:marLeft w:val="0"/>
      <w:marRight w:val="0"/>
      <w:marTop w:val="0"/>
      <w:marBottom w:val="0"/>
      <w:divBdr>
        <w:top w:val="none" w:sz="0" w:space="0" w:color="auto"/>
        <w:left w:val="none" w:sz="0" w:space="0" w:color="auto"/>
        <w:bottom w:val="none" w:sz="0" w:space="0" w:color="auto"/>
        <w:right w:val="none" w:sz="0" w:space="0" w:color="auto"/>
      </w:divBdr>
    </w:div>
    <w:div w:id="1211184892">
      <w:bodyDiv w:val="1"/>
      <w:marLeft w:val="0"/>
      <w:marRight w:val="0"/>
      <w:marTop w:val="0"/>
      <w:marBottom w:val="0"/>
      <w:divBdr>
        <w:top w:val="none" w:sz="0" w:space="0" w:color="auto"/>
        <w:left w:val="none" w:sz="0" w:space="0" w:color="auto"/>
        <w:bottom w:val="none" w:sz="0" w:space="0" w:color="auto"/>
        <w:right w:val="none" w:sz="0" w:space="0" w:color="auto"/>
      </w:divBdr>
    </w:div>
    <w:div w:id="1212569798">
      <w:bodyDiv w:val="1"/>
      <w:marLeft w:val="0"/>
      <w:marRight w:val="0"/>
      <w:marTop w:val="0"/>
      <w:marBottom w:val="0"/>
      <w:divBdr>
        <w:top w:val="none" w:sz="0" w:space="0" w:color="auto"/>
        <w:left w:val="none" w:sz="0" w:space="0" w:color="auto"/>
        <w:bottom w:val="none" w:sz="0" w:space="0" w:color="auto"/>
        <w:right w:val="none" w:sz="0" w:space="0" w:color="auto"/>
      </w:divBdr>
    </w:div>
    <w:div w:id="1214653135">
      <w:bodyDiv w:val="1"/>
      <w:marLeft w:val="0"/>
      <w:marRight w:val="0"/>
      <w:marTop w:val="0"/>
      <w:marBottom w:val="0"/>
      <w:divBdr>
        <w:top w:val="none" w:sz="0" w:space="0" w:color="auto"/>
        <w:left w:val="none" w:sz="0" w:space="0" w:color="auto"/>
        <w:bottom w:val="none" w:sz="0" w:space="0" w:color="auto"/>
        <w:right w:val="none" w:sz="0" w:space="0" w:color="auto"/>
      </w:divBdr>
    </w:div>
    <w:div w:id="1220364425">
      <w:bodyDiv w:val="1"/>
      <w:marLeft w:val="0"/>
      <w:marRight w:val="0"/>
      <w:marTop w:val="0"/>
      <w:marBottom w:val="0"/>
      <w:divBdr>
        <w:top w:val="none" w:sz="0" w:space="0" w:color="auto"/>
        <w:left w:val="none" w:sz="0" w:space="0" w:color="auto"/>
        <w:bottom w:val="none" w:sz="0" w:space="0" w:color="auto"/>
        <w:right w:val="none" w:sz="0" w:space="0" w:color="auto"/>
      </w:divBdr>
    </w:div>
    <w:div w:id="1226523780">
      <w:bodyDiv w:val="1"/>
      <w:marLeft w:val="0"/>
      <w:marRight w:val="0"/>
      <w:marTop w:val="0"/>
      <w:marBottom w:val="0"/>
      <w:divBdr>
        <w:top w:val="none" w:sz="0" w:space="0" w:color="auto"/>
        <w:left w:val="none" w:sz="0" w:space="0" w:color="auto"/>
        <w:bottom w:val="none" w:sz="0" w:space="0" w:color="auto"/>
        <w:right w:val="none" w:sz="0" w:space="0" w:color="auto"/>
      </w:divBdr>
    </w:div>
    <w:div w:id="1226725860">
      <w:bodyDiv w:val="1"/>
      <w:marLeft w:val="0"/>
      <w:marRight w:val="0"/>
      <w:marTop w:val="0"/>
      <w:marBottom w:val="0"/>
      <w:divBdr>
        <w:top w:val="none" w:sz="0" w:space="0" w:color="auto"/>
        <w:left w:val="none" w:sz="0" w:space="0" w:color="auto"/>
        <w:bottom w:val="none" w:sz="0" w:space="0" w:color="auto"/>
        <w:right w:val="none" w:sz="0" w:space="0" w:color="auto"/>
      </w:divBdr>
    </w:div>
    <w:div w:id="1230075343">
      <w:bodyDiv w:val="1"/>
      <w:marLeft w:val="0"/>
      <w:marRight w:val="0"/>
      <w:marTop w:val="0"/>
      <w:marBottom w:val="0"/>
      <w:divBdr>
        <w:top w:val="none" w:sz="0" w:space="0" w:color="auto"/>
        <w:left w:val="none" w:sz="0" w:space="0" w:color="auto"/>
        <w:bottom w:val="none" w:sz="0" w:space="0" w:color="auto"/>
        <w:right w:val="none" w:sz="0" w:space="0" w:color="auto"/>
      </w:divBdr>
    </w:div>
    <w:div w:id="1231118191">
      <w:bodyDiv w:val="1"/>
      <w:marLeft w:val="0"/>
      <w:marRight w:val="0"/>
      <w:marTop w:val="0"/>
      <w:marBottom w:val="0"/>
      <w:divBdr>
        <w:top w:val="none" w:sz="0" w:space="0" w:color="auto"/>
        <w:left w:val="none" w:sz="0" w:space="0" w:color="auto"/>
        <w:bottom w:val="none" w:sz="0" w:space="0" w:color="auto"/>
        <w:right w:val="none" w:sz="0" w:space="0" w:color="auto"/>
      </w:divBdr>
    </w:div>
    <w:div w:id="1233471701">
      <w:bodyDiv w:val="1"/>
      <w:marLeft w:val="0"/>
      <w:marRight w:val="0"/>
      <w:marTop w:val="0"/>
      <w:marBottom w:val="0"/>
      <w:divBdr>
        <w:top w:val="none" w:sz="0" w:space="0" w:color="auto"/>
        <w:left w:val="none" w:sz="0" w:space="0" w:color="auto"/>
        <w:bottom w:val="none" w:sz="0" w:space="0" w:color="auto"/>
        <w:right w:val="none" w:sz="0" w:space="0" w:color="auto"/>
      </w:divBdr>
    </w:div>
    <w:div w:id="1237277323">
      <w:bodyDiv w:val="1"/>
      <w:marLeft w:val="0"/>
      <w:marRight w:val="0"/>
      <w:marTop w:val="0"/>
      <w:marBottom w:val="0"/>
      <w:divBdr>
        <w:top w:val="none" w:sz="0" w:space="0" w:color="auto"/>
        <w:left w:val="none" w:sz="0" w:space="0" w:color="auto"/>
        <w:bottom w:val="none" w:sz="0" w:space="0" w:color="auto"/>
        <w:right w:val="none" w:sz="0" w:space="0" w:color="auto"/>
      </w:divBdr>
    </w:div>
    <w:div w:id="1238904169">
      <w:bodyDiv w:val="1"/>
      <w:marLeft w:val="0"/>
      <w:marRight w:val="0"/>
      <w:marTop w:val="0"/>
      <w:marBottom w:val="0"/>
      <w:divBdr>
        <w:top w:val="none" w:sz="0" w:space="0" w:color="auto"/>
        <w:left w:val="none" w:sz="0" w:space="0" w:color="auto"/>
        <w:bottom w:val="none" w:sz="0" w:space="0" w:color="auto"/>
        <w:right w:val="none" w:sz="0" w:space="0" w:color="auto"/>
      </w:divBdr>
    </w:div>
    <w:div w:id="1242257497">
      <w:bodyDiv w:val="1"/>
      <w:marLeft w:val="0"/>
      <w:marRight w:val="0"/>
      <w:marTop w:val="0"/>
      <w:marBottom w:val="0"/>
      <w:divBdr>
        <w:top w:val="none" w:sz="0" w:space="0" w:color="auto"/>
        <w:left w:val="none" w:sz="0" w:space="0" w:color="auto"/>
        <w:bottom w:val="none" w:sz="0" w:space="0" w:color="auto"/>
        <w:right w:val="none" w:sz="0" w:space="0" w:color="auto"/>
      </w:divBdr>
    </w:div>
    <w:div w:id="1243178711">
      <w:bodyDiv w:val="1"/>
      <w:marLeft w:val="0"/>
      <w:marRight w:val="0"/>
      <w:marTop w:val="0"/>
      <w:marBottom w:val="0"/>
      <w:divBdr>
        <w:top w:val="none" w:sz="0" w:space="0" w:color="auto"/>
        <w:left w:val="none" w:sz="0" w:space="0" w:color="auto"/>
        <w:bottom w:val="none" w:sz="0" w:space="0" w:color="auto"/>
        <w:right w:val="none" w:sz="0" w:space="0" w:color="auto"/>
      </w:divBdr>
    </w:div>
    <w:div w:id="1247883856">
      <w:bodyDiv w:val="1"/>
      <w:marLeft w:val="0"/>
      <w:marRight w:val="0"/>
      <w:marTop w:val="0"/>
      <w:marBottom w:val="0"/>
      <w:divBdr>
        <w:top w:val="none" w:sz="0" w:space="0" w:color="auto"/>
        <w:left w:val="none" w:sz="0" w:space="0" w:color="auto"/>
        <w:bottom w:val="none" w:sz="0" w:space="0" w:color="auto"/>
        <w:right w:val="none" w:sz="0" w:space="0" w:color="auto"/>
      </w:divBdr>
    </w:div>
    <w:div w:id="1248034344">
      <w:bodyDiv w:val="1"/>
      <w:marLeft w:val="0"/>
      <w:marRight w:val="0"/>
      <w:marTop w:val="0"/>
      <w:marBottom w:val="0"/>
      <w:divBdr>
        <w:top w:val="none" w:sz="0" w:space="0" w:color="auto"/>
        <w:left w:val="none" w:sz="0" w:space="0" w:color="auto"/>
        <w:bottom w:val="none" w:sz="0" w:space="0" w:color="auto"/>
        <w:right w:val="none" w:sz="0" w:space="0" w:color="auto"/>
      </w:divBdr>
    </w:div>
    <w:div w:id="1248609874">
      <w:bodyDiv w:val="1"/>
      <w:marLeft w:val="0"/>
      <w:marRight w:val="0"/>
      <w:marTop w:val="0"/>
      <w:marBottom w:val="0"/>
      <w:divBdr>
        <w:top w:val="none" w:sz="0" w:space="0" w:color="auto"/>
        <w:left w:val="none" w:sz="0" w:space="0" w:color="auto"/>
        <w:bottom w:val="none" w:sz="0" w:space="0" w:color="auto"/>
        <w:right w:val="none" w:sz="0" w:space="0" w:color="auto"/>
      </w:divBdr>
    </w:div>
    <w:div w:id="1249919545">
      <w:bodyDiv w:val="1"/>
      <w:marLeft w:val="0"/>
      <w:marRight w:val="0"/>
      <w:marTop w:val="0"/>
      <w:marBottom w:val="0"/>
      <w:divBdr>
        <w:top w:val="none" w:sz="0" w:space="0" w:color="auto"/>
        <w:left w:val="none" w:sz="0" w:space="0" w:color="auto"/>
        <w:bottom w:val="none" w:sz="0" w:space="0" w:color="auto"/>
        <w:right w:val="none" w:sz="0" w:space="0" w:color="auto"/>
      </w:divBdr>
    </w:div>
    <w:div w:id="1252813168">
      <w:bodyDiv w:val="1"/>
      <w:marLeft w:val="0"/>
      <w:marRight w:val="0"/>
      <w:marTop w:val="0"/>
      <w:marBottom w:val="0"/>
      <w:divBdr>
        <w:top w:val="none" w:sz="0" w:space="0" w:color="auto"/>
        <w:left w:val="none" w:sz="0" w:space="0" w:color="auto"/>
        <w:bottom w:val="none" w:sz="0" w:space="0" w:color="auto"/>
        <w:right w:val="none" w:sz="0" w:space="0" w:color="auto"/>
      </w:divBdr>
    </w:div>
    <w:div w:id="1258097508">
      <w:bodyDiv w:val="1"/>
      <w:marLeft w:val="0"/>
      <w:marRight w:val="0"/>
      <w:marTop w:val="0"/>
      <w:marBottom w:val="0"/>
      <w:divBdr>
        <w:top w:val="none" w:sz="0" w:space="0" w:color="auto"/>
        <w:left w:val="none" w:sz="0" w:space="0" w:color="auto"/>
        <w:bottom w:val="none" w:sz="0" w:space="0" w:color="auto"/>
        <w:right w:val="none" w:sz="0" w:space="0" w:color="auto"/>
      </w:divBdr>
    </w:div>
    <w:div w:id="1258637742">
      <w:bodyDiv w:val="1"/>
      <w:marLeft w:val="0"/>
      <w:marRight w:val="0"/>
      <w:marTop w:val="0"/>
      <w:marBottom w:val="0"/>
      <w:divBdr>
        <w:top w:val="none" w:sz="0" w:space="0" w:color="auto"/>
        <w:left w:val="none" w:sz="0" w:space="0" w:color="auto"/>
        <w:bottom w:val="none" w:sz="0" w:space="0" w:color="auto"/>
        <w:right w:val="none" w:sz="0" w:space="0" w:color="auto"/>
      </w:divBdr>
    </w:div>
    <w:div w:id="1260410717">
      <w:bodyDiv w:val="1"/>
      <w:marLeft w:val="0"/>
      <w:marRight w:val="0"/>
      <w:marTop w:val="0"/>
      <w:marBottom w:val="0"/>
      <w:divBdr>
        <w:top w:val="none" w:sz="0" w:space="0" w:color="auto"/>
        <w:left w:val="none" w:sz="0" w:space="0" w:color="auto"/>
        <w:bottom w:val="none" w:sz="0" w:space="0" w:color="auto"/>
        <w:right w:val="none" w:sz="0" w:space="0" w:color="auto"/>
      </w:divBdr>
    </w:div>
    <w:div w:id="1261796537">
      <w:bodyDiv w:val="1"/>
      <w:marLeft w:val="0"/>
      <w:marRight w:val="0"/>
      <w:marTop w:val="0"/>
      <w:marBottom w:val="0"/>
      <w:divBdr>
        <w:top w:val="none" w:sz="0" w:space="0" w:color="auto"/>
        <w:left w:val="none" w:sz="0" w:space="0" w:color="auto"/>
        <w:bottom w:val="none" w:sz="0" w:space="0" w:color="auto"/>
        <w:right w:val="none" w:sz="0" w:space="0" w:color="auto"/>
      </w:divBdr>
    </w:div>
    <w:div w:id="1268200133">
      <w:bodyDiv w:val="1"/>
      <w:marLeft w:val="0"/>
      <w:marRight w:val="0"/>
      <w:marTop w:val="0"/>
      <w:marBottom w:val="0"/>
      <w:divBdr>
        <w:top w:val="none" w:sz="0" w:space="0" w:color="auto"/>
        <w:left w:val="none" w:sz="0" w:space="0" w:color="auto"/>
        <w:bottom w:val="none" w:sz="0" w:space="0" w:color="auto"/>
        <w:right w:val="none" w:sz="0" w:space="0" w:color="auto"/>
      </w:divBdr>
    </w:div>
    <w:div w:id="1270046499">
      <w:bodyDiv w:val="1"/>
      <w:marLeft w:val="0"/>
      <w:marRight w:val="0"/>
      <w:marTop w:val="0"/>
      <w:marBottom w:val="0"/>
      <w:divBdr>
        <w:top w:val="none" w:sz="0" w:space="0" w:color="auto"/>
        <w:left w:val="none" w:sz="0" w:space="0" w:color="auto"/>
        <w:bottom w:val="none" w:sz="0" w:space="0" w:color="auto"/>
        <w:right w:val="none" w:sz="0" w:space="0" w:color="auto"/>
      </w:divBdr>
    </w:div>
    <w:div w:id="1276058917">
      <w:bodyDiv w:val="1"/>
      <w:marLeft w:val="0"/>
      <w:marRight w:val="0"/>
      <w:marTop w:val="0"/>
      <w:marBottom w:val="0"/>
      <w:divBdr>
        <w:top w:val="none" w:sz="0" w:space="0" w:color="auto"/>
        <w:left w:val="none" w:sz="0" w:space="0" w:color="auto"/>
        <w:bottom w:val="none" w:sz="0" w:space="0" w:color="auto"/>
        <w:right w:val="none" w:sz="0" w:space="0" w:color="auto"/>
      </w:divBdr>
    </w:div>
    <w:div w:id="1277831689">
      <w:bodyDiv w:val="1"/>
      <w:marLeft w:val="0"/>
      <w:marRight w:val="0"/>
      <w:marTop w:val="0"/>
      <w:marBottom w:val="0"/>
      <w:divBdr>
        <w:top w:val="none" w:sz="0" w:space="0" w:color="auto"/>
        <w:left w:val="none" w:sz="0" w:space="0" w:color="auto"/>
        <w:bottom w:val="none" w:sz="0" w:space="0" w:color="auto"/>
        <w:right w:val="none" w:sz="0" w:space="0" w:color="auto"/>
      </w:divBdr>
    </w:div>
    <w:div w:id="1279291208">
      <w:bodyDiv w:val="1"/>
      <w:marLeft w:val="0"/>
      <w:marRight w:val="0"/>
      <w:marTop w:val="0"/>
      <w:marBottom w:val="0"/>
      <w:divBdr>
        <w:top w:val="none" w:sz="0" w:space="0" w:color="auto"/>
        <w:left w:val="none" w:sz="0" w:space="0" w:color="auto"/>
        <w:bottom w:val="none" w:sz="0" w:space="0" w:color="auto"/>
        <w:right w:val="none" w:sz="0" w:space="0" w:color="auto"/>
      </w:divBdr>
    </w:div>
    <w:div w:id="1281910801">
      <w:bodyDiv w:val="1"/>
      <w:marLeft w:val="0"/>
      <w:marRight w:val="0"/>
      <w:marTop w:val="0"/>
      <w:marBottom w:val="0"/>
      <w:divBdr>
        <w:top w:val="none" w:sz="0" w:space="0" w:color="auto"/>
        <w:left w:val="none" w:sz="0" w:space="0" w:color="auto"/>
        <w:bottom w:val="none" w:sz="0" w:space="0" w:color="auto"/>
        <w:right w:val="none" w:sz="0" w:space="0" w:color="auto"/>
      </w:divBdr>
    </w:div>
    <w:div w:id="1285233273">
      <w:bodyDiv w:val="1"/>
      <w:marLeft w:val="0"/>
      <w:marRight w:val="0"/>
      <w:marTop w:val="0"/>
      <w:marBottom w:val="0"/>
      <w:divBdr>
        <w:top w:val="none" w:sz="0" w:space="0" w:color="auto"/>
        <w:left w:val="none" w:sz="0" w:space="0" w:color="auto"/>
        <w:bottom w:val="none" w:sz="0" w:space="0" w:color="auto"/>
        <w:right w:val="none" w:sz="0" w:space="0" w:color="auto"/>
      </w:divBdr>
    </w:div>
    <w:div w:id="1293362502">
      <w:bodyDiv w:val="1"/>
      <w:marLeft w:val="0"/>
      <w:marRight w:val="0"/>
      <w:marTop w:val="0"/>
      <w:marBottom w:val="0"/>
      <w:divBdr>
        <w:top w:val="none" w:sz="0" w:space="0" w:color="auto"/>
        <w:left w:val="none" w:sz="0" w:space="0" w:color="auto"/>
        <w:bottom w:val="none" w:sz="0" w:space="0" w:color="auto"/>
        <w:right w:val="none" w:sz="0" w:space="0" w:color="auto"/>
      </w:divBdr>
    </w:div>
    <w:div w:id="1294287219">
      <w:bodyDiv w:val="1"/>
      <w:marLeft w:val="0"/>
      <w:marRight w:val="0"/>
      <w:marTop w:val="0"/>
      <w:marBottom w:val="0"/>
      <w:divBdr>
        <w:top w:val="none" w:sz="0" w:space="0" w:color="auto"/>
        <w:left w:val="none" w:sz="0" w:space="0" w:color="auto"/>
        <w:bottom w:val="none" w:sz="0" w:space="0" w:color="auto"/>
        <w:right w:val="none" w:sz="0" w:space="0" w:color="auto"/>
      </w:divBdr>
    </w:div>
    <w:div w:id="1296133974">
      <w:bodyDiv w:val="1"/>
      <w:marLeft w:val="0"/>
      <w:marRight w:val="0"/>
      <w:marTop w:val="0"/>
      <w:marBottom w:val="0"/>
      <w:divBdr>
        <w:top w:val="none" w:sz="0" w:space="0" w:color="auto"/>
        <w:left w:val="none" w:sz="0" w:space="0" w:color="auto"/>
        <w:bottom w:val="none" w:sz="0" w:space="0" w:color="auto"/>
        <w:right w:val="none" w:sz="0" w:space="0" w:color="auto"/>
      </w:divBdr>
    </w:div>
    <w:div w:id="1297222062">
      <w:bodyDiv w:val="1"/>
      <w:marLeft w:val="0"/>
      <w:marRight w:val="0"/>
      <w:marTop w:val="0"/>
      <w:marBottom w:val="0"/>
      <w:divBdr>
        <w:top w:val="none" w:sz="0" w:space="0" w:color="auto"/>
        <w:left w:val="none" w:sz="0" w:space="0" w:color="auto"/>
        <w:bottom w:val="none" w:sz="0" w:space="0" w:color="auto"/>
        <w:right w:val="none" w:sz="0" w:space="0" w:color="auto"/>
      </w:divBdr>
    </w:div>
    <w:div w:id="1297876898">
      <w:bodyDiv w:val="1"/>
      <w:marLeft w:val="0"/>
      <w:marRight w:val="0"/>
      <w:marTop w:val="0"/>
      <w:marBottom w:val="0"/>
      <w:divBdr>
        <w:top w:val="none" w:sz="0" w:space="0" w:color="auto"/>
        <w:left w:val="none" w:sz="0" w:space="0" w:color="auto"/>
        <w:bottom w:val="none" w:sz="0" w:space="0" w:color="auto"/>
        <w:right w:val="none" w:sz="0" w:space="0" w:color="auto"/>
      </w:divBdr>
    </w:div>
    <w:div w:id="1302269426">
      <w:bodyDiv w:val="1"/>
      <w:marLeft w:val="0"/>
      <w:marRight w:val="0"/>
      <w:marTop w:val="0"/>
      <w:marBottom w:val="0"/>
      <w:divBdr>
        <w:top w:val="none" w:sz="0" w:space="0" w:color="auto"/>
        <w:left w:val="none" w:sz="0" w:space="0" w:color="auto"/>
        <w:bottom w:val="none" w:sz="0" w:space="0" w:color="auto"/>
        <w:right w:val="none" w:sz="0" w:space="0" w:color="auto"/>
      </w:divBdr>
    </w:div>
    <w:div w:id="1304047773">
      <w:bodyDiv w:val="1"/>
      <w:marLeft w:val="0"/>
      <w:marRight w:val="0"/>
      <w:marTop w:val="0"/>
      <w:marBottom w:val="0"/>
      <w:divBdr>
        <w:top w:val="none" w:sz="0" w:space="0" w:color="auto"/>
        <w:left w:val="none" w:sz="0" w:space="0" w:color="auto"/>
        <w:bottom w:val="none" w:sz="0" w:space="0" w:color="auto"/>
        <w:right w:val="none" w:sz="0" w:space="0" w:color="auto"/>
      </w:divBdr>
    </w:div>
    <w:div w:id="1304895782">
      <w:bodyDiv w:val="1"/>
      <w:marLeft w:val="0"/>
      <w:marRight w:val="0"/>
      <w:marTop w:val="0"/>
      <w:marBottom w:val="0"/>
      <w:divBdr>
        <w:top w:val="none" w:sz="0" w:space="0" w:color="auto"/>
        <w:left w:val="none" w:sz="0" w:space="0" w:color="auto"/>
        <w:bottom w:val="none" w:sz="0" w:space="0" w:color="auto"/>
        <w:right w:val="none" w:sz="0" w:space="0" w:color="auto"/>
      </w:divBdr>
    </w:div>
    <w:div w:id="1305701738">
      <w:bodyDiv w:val="1"/>
      <w:marLeft w:val="0"/>
      <w:marRight w:val="0"/>
      <w:marTop w:val="0"/>
      <w:marBottom w:val="0"/>
      <w:divBdr>
        <w:top w:val="none" w:sz="0" w:space="0" w:color="auto"/>
        <w:left w:val="none" w:sz="0" w:space="0" w:color="auto"/>
        <w:bottom w:val="none" w:sz="0" w:space="0" w:color="auto"/>
        <w:right w:val="none" w:sz="0" w:space="0" w:color="auto"/>
      </w:divBdr>
    </w:div>
    <w:div w:id="1307928671">
      <w:bodyDiv w:val="1"/>
      <w:marLeft w:val="0"/>
      <w:marRight w:val="0"/>
      <w:marTop w:val="0"/>
      <w:marBottom w:val="0"/>
      <w:divBdr>
        <w:top w:val="none" w:sz="0" w:space="0" w:color="auto"/>
        <w:left w:val="none" w:sz="0" w:space="0" w:color="auto"/>
        <w:bottom w:val="none" w:sz="0" w:space="0" w:color="auto"/>
        <w:right w:val="none" w:sz="0" w:space="0" w:color="auto"/>
      </w:divBdr>
    </w:div>
    <w:div w:id="1310786181">
      <w:bodyDiv w:val="1"/>
      <w:marLeft w:val="0"/>
      <w:marRight w:val="0"/>
      <w:marTop w:val="0"/>
      <w:marBottom w:val="0"/>
      <w:divBdr>
        <w:top w:val="none" w:sz="0" w:space="0" w:color="auto"/>
        <w:left w:val="none" w:sz="0" w:space="0" w:color="auto"/>
        <w:bottom w:val="none" w:sz="0" w:space="0" w:color="auto"/>
        <w:right w:val="none" w:sz="0" w:space="0" w:color="auto"/>
      </w:divBdr>
    </w:div>
    <w:div w:id="1312641372">
      <w:bodyDiv w:val="1"/>
      <w:marLeft w:val="0"/>
      <w:marRight w:val="0"/>
      <w:marTop w:val="0"/>
      <w:marBottom w:val="0"/>
      <w:divBdr>
        <w:top w:val="none" w:sz="0" w:space="0" w:color="auto"/>
        <w:left w:val="none" w:sz="0" w:space="0" w:color="auto"/>
        <w:bottom w:val="none" w:sz="0" w:space="0" w:color="auto"/>
        <w:right w:val="none" w:sz="0" w:space="0" w:color="auto"/>
      </w:divBdr>
    </w:div>
    <w:div w:id="1313219275">
      <w:bodyDiv w:val="1"/>
      <w:marLeft w:val="0"/>
      <w:marRight w:val="0"/>
      <w:marTop w:val="0"/>
      <w:marBottom w:val="0"/>
      <w:divBdr>
        <w:top w:val="none" w:sz="0" w:space="0" w:color="auto"/>
        <w:left w:val="none" w:sz="0" w:space="0" w:color="auto"/>
        <w:bottom w:val="none" w:sz="0" w:space="0" w:color="auto"/>
        <w:right w:val="none" w:sz="0" w:space="0" w:color="auto"/>
      </w:divBdr>
    </w:div>
    <w:div w:id="1319530514">
      <w:bodyDiv w:val="1"/>
      <w:marLeft w:val="0"/>
      <w:marRight w:val="0"/>
      <w:marTop w:val="0"/>
      <w:marBottom w:val="0"/>
      <w:divBdr>
        <w:top w:val="none" w:sz="0" w:space="0" w:color="auto"/>
        <w:left w:val="none" w:sz="0" w:space="0" w:color="auto"/>
        <w:bottom w:val="none" w:sz="0" w:space="0" w:color="auto"/>
        <w:right w:val="none" w:sz="0" w:space="0" w:color="auto"/>
      </w:divBdr>
    </w:div>
    <w:div w:id="1321079566">
      <w:bodyDiv w:val="1"/>
      <w:marLeft w:val="0"/>
      <w:marRight w:val="0"/>
      <w:marTop w:val="0"/>
      <w:marBottom w:val="0"/>
      <w:divBdr>
        <w:top w:val="none" w:sz="0" w:space="0" w:color="auto"/>
        <w:left w:val="none" w:sz="0" w:space="0" w:color="auto"/>
        <w:bottom w:val="none" w:sz="0" w:space="0" w:color="auto"/>
        <w:right w:val="none" w:sz="0" w:space="0" w:color="auto"/>
      </w:divBdr>
    </w:div>
    <w:div w:id="1322613920">
      <w:bodyDiv w:val="1"/>
      <w:marLeft w:val="0"/>
      <w:marRight w:val="0"/>
      <w:marTop w:val="0"/>
      <w:marBottom w:val="0"/>
      <w:divBdr>
        <w:top w:val="none" w:sz="0" w:space="0" w:color="auto"/>
        <w:left w:val="none" w:sz="0" w:space="0" w:color="auto"/>
        <w:bottom w:val="none" w:sz="0" w:space="0" w:color="auto"/>
        <w:right w:val="none" w:sz="0" w:space="0" w:color="auto"/>
      </w:divBdr>
    </w:div>
    <w:div w:id="1323968525">
      <w:bodyDiv w:val="1"/>
      <w:marLeft w:val="0"/>
      <w:marRight w:val="0"/>
      <w:marTop w:val="0"/>
      <w:marBottom w:val="0"/>
      <w:divBdr>
        <w:top w:val="none" w:sz="0" w:space="0" w:color="auto"/>
        <w:left w:val="none" w:sz="0" w:space="0" w:color="auto"/>
        <w:bottom w:val="none" w:sz="0" w:space="0" w:color="auto"/>
        <w:right w:val="none" w:sz="0" w:space="0" w:color="auto"/>
      </w:divBdr>
    </w:div>
    <w:div w:id="1324239423">
      <w:bodyDiv w:val="1"/>
      <w:marLeft w:val="0"/>
      <w:marRight w:val="0"/>
      <w:marTop w:val="0"/>
      <w:marBottom w:val="0"/>
      <w:divBdr>
        <w:top w:val="none" w:sz="0" w:space="0" w:color="auto"/>
        <w:left w:val="none" w:sz="0" w:space="0" w:color="auto"/>
        <w:bottom w:val="none" w:sz="0" w:space="0" w:color="auto"/>
        <w:right w:val="none" w:sz="0" w:space="0" w:color="auto"/>
      </w:divBdr>
    </w:div>
    <w:div w:id="1324702755">
      <w:bodyDiv w:val="1"/>
      <w:marLeft w:val="0"/>
      <w:marRight w:val="0"/>
      <w:marTop w:val="0"/>
      <w:marBottom w:val="0"/>
      <w:divBdr>
        <w:top w:val="none" w:sz="0" w:space="0" w:color="auto"/>
        <w:left w:val="none" w:sz="0" w:space="0" w:color="auto"/>
        <w:bottom w:val="none" w:sz="0" w:space="0" w:color="auto"/>
        <w:right w:val="none" w:sz="0" w:space="0" w:color="auto"/>
      </w:divBdr>
    </w:div>
    <w:div w:id="1326319091">
      <w:bodyDiv w:val="1"/>
      <w:marLeft w:val="0"/>
      <w:marRight w:val="0"/>
      <w:marTop w:val="0"/>
      <w:marBottom w:val="0"/>
      <w:divBdr>
        <w:top w:val="none" w:sz="0" w:space="0" w:color="auto"/>
        <w:left w:val="none" w:sz="0" w:space="0" w:color="auto"/>
        <w:bottom w:val="none" w:sz="0" w:space="0" w:color="auto"/>
        <w:right w:val="none" w:sz="0" w:space="0" w:color="auto"/>
      </w:divBdr>
    </w:div>
    <w:div w:id="1329989658">
      <w:bodyDiv w:val="1"/>
      <w:marLeft w:val="0"/>
      <w:marRight w:val="0"/>
      <w:marTop w:val="0"/>
      <w:marBottom w:val="0"/>
      <w:divBdr>
        <w:top w:val="none" w:sz="0" w:space="0" w:color="auto"/>
        <w:left w:val="none" w:sz="0" w:space="0" w:color="auto"/>
        <w:bottom w:val="none" w:sz="0" w:space="0" w:color="auto"/>
        <w:right w:val="none" w:sz="0" w:space="0" w:color="auto"/>
      </w:divBdr>
    </w:div>
    <w:div w:id="1335839439">
      <w:bodyDiv w:val="1"/>
      <w:marLeft w:val="0"/>
      <w:marRight w:val="0"/>
      <w:marTop w:val="0"/>
      <w:marBottom w:val="0"/>
      <w:divBdr>
        <w:top w:val="none" w:sz="0" w:space="0" w:color="auto"/>
        <w:left w:val="none" w:sz="0" w:space="0" w:color="auto"/>
        <w:bottom w:val="none" w:sz="0" w:space="0" w:color="auto"/>
        <w:right w:val="none" w:sz="0" w:space="0" w:color="auto"/>
      </w:divBdr>
    </w:div>
    <w:div w:id="1337805922">
      <w:bodyDiv w:val="1"/>
      <w:marLeft w:val="0"/>
      <w:marRight w:val="0"/>
      <w:marTop w:val="0"/>
      <w:marBottom w:val="0"/>
      <w:divBdr>
        <w:top w:val="none" w:sz="0" w:space="0" w:color="auto"/>
        <w:left w:val="none" w:sz="0" w:space="0" w:color="auto"/>
        <w:bottom w:val="none" w:sz="0" w:space="0" w:color="auto"/>
        <w:right w:val="none" w:sz="0" w:space="0" w:color="auto"/>
      </w:divBdr>
    </w:div>
    <w:div w:id="1340279116">
      <w:bodyDiv w:val="1"/>
      <w:marLeft w:val="0"/>
      <w:marRight w:val="0"/>
      <w:marTop w:val="0"/>
      <w:marBottom w:val="0"/>
      <w:divBdr>
        <w:top w:val="none" w:sz="0" w:space="0" w:color="auto"/>
        <w:left w:val="none" w:sz="0" w:space="0" w:color="auto"/>
        <w:bottom w:val="none" w:sz="0" w:space="0" w:color="auto"/>
        <w:right w:val="none" w:sz="0" w:space="0" w:color="auto"/>
      </w:divBdr>
    </w:div>
    <w:div w:id="1340892968">
      <w:bodyDiv w:val="1"/>
      <w:marLeft w:val="0"/>
      <w:marRight w:val="0"/>
      <w:marTop w:val="0"/>
      <w:marBottom w:val="0"/>
      <w:divBdr>
        <w:top w:val="none" w:sz="0" w:space="0" w:color="auto"/>
        <w:left w:val="none" w:sz="0" w:space="0" w:color="auto"/>
        <w:bottom w:val="none" w:sz="0" w:space="0" w:color="auto"/>
        <w:right w:val="none" w:sz="0" w:space="0" w:color="auto"/>
      </w:divBdr>
    </w:div>
    <w:div w:id="1350568166">
      <w:bodyDiv w:val="1"/>
      <w:marLeft w:val="0"/>
      <w:marRight w:val="0"/>
      <w:marTop w:val="0"/>
      <w:marBottom w:val="0"/>
      <w:divBdr>
        <w:top w:val="none" w:sz="0" w:space="0" w:color="auto"/>
        <w:left w:val="none" w:sz="0" w:space="0" w:color="auto"/>
        <w:bottom w:val="none" w:sz="0" w:space="0" w:color="auto"/>
        <w:right w:val="none" w:sz="0" w:space="0" w:color="auto"/>
      </w:divBdr>
    </w:div>
    <w:div w:id="1353458243">
      <w:bodyDiv w:val="1"/>
      <w:marLeft w:val="0"/>
      <w:marRight w:val="0"/>
      <w:marTop w:val="0"/>
      <w:marBottom w:val="0"/>
      <w:divBdr>
        <w:top w:val="none" w:sz="0" w:space="0" w:color="auto"/>
        <w:left w:val="none" w:sz="0" w:space="0" w:color="auto"/>
        <w:bottom w:val="none" w:sz="0" w:space="0" w:color="auto"/>
        <w:right w:val="none" w:sz="0" w:space="0" w:color="auto"/>
      </w:divBdr>
    </w:div>
    <w:div w:id="1355183660">
      <w:bodyDiv w:val="1"/>
      <w:marLeft w:val="0"/>
      <w:marRight w:val="0"/>
      <w:marTop w:val="0"/>
      <w:marBottom w:val="0"/>
      <w:divBdr>
        <w:top w:val="none" w:sz="0" w:space="0" w:color="auto"/>
        <w:left w:val="none" w:sz="0" w:space="0" w:color="auto"/>
        <w:bottom w:val="none" w:sz="0" w:space="0" w:color="auto"/>
        <w:right w:val="none" w:sz="0" w:space="0" w:color="auto"/>
      </w:divBdr>
    </w:div>
    <w:div w:id="1357195458">
      <w:bodyDiv w:val="1"/>
      <w:marLeft w:val="0"/>
      <w:marRight w:val="0"/>
      <w:marTop w:val="0"/>
      <w:marBottom w:val="0"/>
      <w:divBdr>
        <w:top w:val="none" w:sz="0" w:space="0" w:color="auto"/>
        <w:left w:val="none" w:sz="0" w:space="0" w:color="auto"/>
        <w:bottom w:val="none" w:sz="0" w:space="0" w:color="auto"/>
        <w:right w:val="none" w:sz="0" w:space="0" w:color="auto"/>
      </w:divBdr>
    </w:div>
    <w:div w:id="1362239256">
      <w:bodyDiv w:val="1"/>
      <w:marLeft w:val="0"/>
      <w:marRight w:val="0"/>
      <w:marTop w:val="0"/>
      <w:marBottom w:val="0"/>
      <w:divBdr>
        <w:top w:val="none" w:sz="0" w:space="0" w:color="auto"/>
        <w:left w:val="none" w:sz="0" w:space="0" w:color="auto"/>
        <w:bottom w:val="none" w:sz="0" w:space="0" w:color="auto"/>
        <w:right w:val="none" w:sz="0" w:space="0" w:color="auto"/>
      </w:divBdr>
    </w:div>
    <w:div w:id="1362978301">
      <w:bodyDiv w:val="1"/>
      <w:marLeft w:val="0"/>
      <w:marRight w:val="0"/>
      <w:marTop w:val="0"/>
      <w:marBottom w:val="0"/>
      <w:divBdr>
        <w:top w:val="none" w:sz="0" w:space="0" w:color="auto"/>
        <w:left w:val="none" w:sz="0" w:space="0" w:color="auto"/>
        <w:bottom w:val="none" w:sz="0" w:space="0" w:color="auto"/>
        <w:right w:val="none" w:sz="0" w:space="0" w:color="auto"/>
      </w:divBdr>
    </w:div>
    <w:div w:id="1365862878">
      <w:bodyDiv w:val="1"/>
      <w:marLeft w:val="0"/>
      <w:marRight w:val="0"/>
      <w:marTop w:val="0"/>
      <w:marBottom w:val="0"/>
      <w:divBdr>
        <w:top w:val="none" w:sz="0" w:space="0" w:color="auto"/>
        <w:left w:val="none" w:sz="0" w:space="0" w:color="auto"/>
        <w:bottom w:val="none" w:sz="0" w:space="0" w:color="auto"/>
        <w:right w:val="none" w:sz="0" w:space="0" w:color="auto"/>
      </w:divBdr>
    </w:div>
    <w:div w:id="1366563097">
      <w:bodyDiv w:val="1"/>
      <w:marLeft w:val="0"/>
      <w:marRight w:val="0"/>
      <w:marTop w:val="0"/>
      <w:marBottom w:val="0"/>
      <w:divBdr>
        <w:top w:val="none" w:sz="0" w:space="0" w:color="auto"/>
        <w:left w:val="none" w:sz="0" w:space="0" w:color="auto"/>
        <w:bottom w:val="none" w:sz="0" w:space="0" w:color="auto"/>
        <w:right w:val="none" w:sz="0" w:space="0" w:color="auto"/>
      </w:divBdr>
    </w:div>
    <w:div w:id="1368287518">
      <w:bodyDiv w:val="1"/>
      <w:marLeft w:val="0"/>
      <w:marRight w:val="0"/>
      <w:marTop w:val="0"/>
      <w:marBottom w:val="0"/>
      <w:divBdr>
        <w:top w:val="none" w:sz="0" w:space="0" w:color="auto"/>
        <w:left w:val="none" w:sz="0" w:space="0" w:color="auto"/>
        <w:bottom w:val="none" w:sz="0" w:space="0" w:color="auto"/>
        <w:right w:val="none" w:sz="0" w:space="0" w:color="auto"/>
      </w:divBdr>
    </w:div>
    <w:div w:id="1368607461">
      <w:bodyDiv w:val="1"/>
      <w:marLeft w:val="0"/>
      <w:marRight w:val="0"/>
      <w:marTop w:val="0"/>
      <w:marBottom w:val="0"/>
      <w:divBdr>
        <w:top w:val="none" w:sz="0" w:space="0" w:color="auto"/>
        <w:left w:val="none" w:sz="0" w:space="0" w:color="auto"/>
        <w:bottom w:val="none" w:sz="0" w:space="0" w:color="auto"/>
        <w:right w:val="none" w:sz="0" w:space="0" w:color="auto"/>
      </w:divBdr>
    </w:div>
    <w:div w:id="1368752012">
      <w:bodyDiv w:val="1"/>
      <w:marLeft w:val="0"/>
      <w:marRight w:val="0"/>
      <w:marTop w:val="0"/>
      <w:marBottom w:val="0"/>
      <w:divBdr>
        <w:top w:val="none" w:sz="0" w:space="0" w:color="auto"/>
        <w:left w:val="none" w:sz="0" w:space="0" w:color="auto"/>
        <w:bottom w:val="none" w:sz="0" w:space="0" w:color="auto"/>
        <w:right w:val="none" w:sz="0" w:space="0" w:color="auto"/>
      </w:divBdr>
    </w:div>
    <w:div w:id="1374840498">
      <w:bodyDiv w:val="1"/>
      <w:marLeft w:val="0"/>
      <w:marRight w:val="0"/>
      <w:marTop w:val="0"/>
      <w:marBottom w:val="0"/>
      <w:divBdr>
        <w:top w:val="none" w:sz="0" w:space="0" w:color="auto"/>
        <w:left w:val="none" w:sz="0" w:space="0" w:color="auto"/>
        <w:bottom w:val="none" w:sz="0" w:space="0" w:color="auto"/>
        <w:right w:val="none" w:sz="0" w:space="0" w:color="auto"/>
      </w:divBdr>
    </w:div>
    <w:div w:id="1386100451">
      <w:bodyDiv w:val="1"/>
      <w:marLeft w:val="0"/>
      <w:marRight w:val="0"/>
      <w:marTop w:val="0"/>
      <w:marBottom w:val="0"/>
      <w:divBdr>
        <w:top w:val="none" w:sz="0" w:space="0" w:color="auto"/>
        <w:left w:val="none" w:sz="0" w:space="0" w:color="auto"/>
        <w:bottom w:val="none" w:sz="0" w:space="0" w:color="auto"/>
        <w:right w:val="none" w:sz="0" w:space="0" w:color="auto"/>
      </w:divBdr>
    </w:div>
    <w:div w:id="1389107088">
      <w:bodyDiv w:val="1"/>
      <w:marLeft w:val="0"/>
      <w:marRight w:val="0"/>
      <w:marTop w:val="0"/>
      <w:marBottom w:val="0"/>
      <w:divBdr>
        <w:top w:val="none" w:sz="0" w:space="0" w:color="auto"/>
        <w:left w:val="none" w:sz="0" w:space="0" w:color="auto"/>
        <w:bottom w:val="none" w:sz="0" w:space="0" w:color="auto"/>
        <w:right w:val="none" w:sz="0" w:space="0" w:color="auto"/>
      </w:divBdr>
    </w:div>
    <w:div w:id="1390033631">
      <w:bodyDiv w:val="1"/>
      <w:marLeft w:val="0"/>
      <w:marRight w:val="0"/>
      <w:marTop w:val="0"/>
      <w:marBottom w:val="0"/>
      <w:divBdr>
        <w:top w:val="none" w:sz="0" w:space="0" w:color="auto"/>
        <w:left w:val="none" w:sz="0" w:space="0" w:color="auto"/>
        <w:bottom w:val="none" w:sz="0" w:space="0" w:color="auto"/>
        <w:right w:val="none" w:sz="0" w:space="0" w:color="auto"/>
      </w:divBdr>
    </w:div>
    <w:div w:id="1391269146">
      <w:bodyDiv w:val="1"/>
      <w:marLeft w:val="0"/>
      <w:marRight w:val="0"/>
      <w:marTop w:val="0"/>
      <w:marBottom w:val="0"/>
      <w:divBdr>
        <w:top w:val="none" w:sz="0" w:space="0" w:color="auto"/>
        <w:left w:val="none" w:sz="0" w:space="0" w:color="auto"/>
        <w:bottom w:val="none" w:sz="0" w:space="0" w:color="auto"/>
        <w:right w:val="none" w:sz="0" w:space="0" w:color="auto"/>
      </w:divBdr>
    </w:div>
    <w:div w:id="1393041400">
      <w:bodyDiv w:val="1"/>
      <w:marLeft w:val="0"/>
      <w:marRight w:val="0"/>
      <w:marTop w:val="0"/>
      <w:marBottom w:val="0"/>
      <w:divBdr>
        <w:top w:val="none" w:sz="0" w:space="0" w:color="auto"/>
        <w:left w:val="none" w:sz="0" w:space="0" w:color="auto"/>
        <w:bottom w:val="none" w:sz="0" w:space="0" w:color="auto"/>
        <w:right w:val="none" w:sz="0" w:space="0" w:color="auto"/>
      </w:divBdr>
    </w:div>
    <w:div w:id="1394279234">
      <w:bodyDiv w:val="1"/>
      <w:marLeft w:val="0"/>
      <w:marRight w:val="0"/>
      <w:marTop w:val="0"/>
      <w:marBottom w:val="0"/>
      <w:divBdr>
        <w:top w:val="none" w:sz="0" w:space="0" w:color="auto"/>
        <w:left w:val="none" w:sz="0" w:space="0" w:color="auto"/>
        <w:bottom w:val="none" w:sz="0" w:space="0" w:color="auto"/>
        <w:right w:val="none" w:sz="0" w:space="0" w:color="auto"/>
      </w:divBdr>
    </w:div>
    <w:div w:id="1396732852">
      <w:bodyDiv w:val="1"/>
      <w:marLeft w:val="0"/>
      <w:marRight w:val="0"/>
      <w:marTop w:val="0"/>
      <w:marBottom w:val="0"/>
      <w:divBdr>
        <w:top w:val="none" w:sz="0" w:space="0" w:color="auto"/>
        <w:left w:val="none" w:sz="0" w:space="0" w:color="auto"/>
        <w:bottom w:val="none" w:sz="0" w:space="0" w:color="auto"/>
        <w:right w:val="none" w:sz="0" w:space="0" w:color="auto"/>
      </w:divBdr>
    </w:div>
    <w:div w:id="1398943345">
      <w:bodyDiv w:val="1"/>
      <w:marLeft w:val="0"/>
      <w:marRight w:val="0"/>
      <w:marTop w:val="0"/>
      <w:marBottom w:val="0"/>
      <w:divBdr>
        <w:top w:val="none" w:sz="0" w:space="0" w:color="auto"/>
        <w:left w:val="none" w:sz="0" w:space="0" w:color="auto"/>
        <w:bottom w:val="none" w:sz="0" w:space="0" w:color="auto"/>
        <w:right w:val="none" w:sz="0" w:space="0" w:color="auto"/>
      </w:divBdr>
    </w:div>
    <w:div w:id="1399548646">
      <w:bodyDiv w:val="1"/>
      <w:marLeft w:val="0"/>
      <w:marRight w:val="0"/>
      <w:marTop w:val="0"/>
      <w:marBottom w:val="0"/>
      <w:divBdr>
        <w:top w:val="none" w:sz="0" w:space="0" w:color="auto"/>
        <w:left w:val="none" w:sz="0" w:space="0" w:color="auto"/>
        <w:bottom w:val="none" w:sz="0" w:space="0" w:color="auto"/>
        <w:right w:val="none" w:sz="0" w:space="0" w:color="auto"/>
      </w:divBdr>
    </w:div>
    <w:div w:id="1404374865">
      <w:bodyDiv w:val="1"/>
      <w:marLeft w:val="0"/>
      <w:marRight w:val="0"/>
      <w:marTop w:val="0"/>
      <w:marBottom w:val="0"/>
      <w:divBdr>
        <w:top w:val="none" w:sz="0" w:space="0" w:color="auto"/>
        <w:left w:val="none" w:sz="0" w:space="0" w:color="auto"/>
        <w:bottom w:val="none" w:sz="0" w:space="0" w:color="auto"/>
        <w:right w:val="none" w:sz="0" w:space="0" w:color="auto"/>
      </w:divBdr>
    </w:div>
    <w:div w:id="1405494229">
      <w:bodyDiv w:val="1"/>
      <w:marLeft w:val="0"/>
      <w:marRight w:val="0"/>
      <w:marTop w:val="0"/>
      <w:marBottom w:val="0"/>
      <w:divBdr>
        <w:top w:val="none" w:sz="0" w:space="0" w:color="auto"/>
        <w:left w:val="none" w:sz="0" w:space="0" w:color="auto"/>
        <w:bottom w:val="none" w:sz="0" w:space="0" w:color="auto"/>
        <w:right w:val="none" w:sz="0" w:space="0" w:color="auto"/>
      </w:divBdr>
    </w:div>
    <w:div w:id="1405563010">
      <w:bodyDiv w:val="1"/>
      <w:marLeft w:val="0"/>
      <w:marRight w:val="0"/>
      <w:marTop w:val="0"/>
      <w:marBottom w:val="0"/>
      <w:divBdr>
        <w:top w:val="none" w:sz="0" w:space="0" w:color="auto"/>
        <w:left w:val="none" w:sz="0" w:space="0" w:color="auto"/>
        <w:bottom w:val="none" w:sz="0" w:space="0" w:color="auto"/>
        <w:right w:val="none" w:sz="0" w:space="0" w:color="auto"/>
      </w:divBdr>
    </w:div>
    <w:div w:id="1408574856">
      <w:bodyDiv w:val="1"/>
      <w:marLeft w:val="0"/>
      <w:marRight w:val="0"/>
      <w:marTop w:val="0"/>
      <w:marBottom w:val="0"/>
      <w:divBdr>
        <w:top w:val="none" w:sz="0" w:space="0" w:color="auto"/>
        <w:left w:val="none" w:sz="0" w:space="0" w:color="auto"/>
        <w:bottom w:val="none" w:sz="0" w:space="0" w:color="auto"/>
        <w:right w:val="none" w:sz="0" w:space="0" w:color="auto"/>
      </w:divBdr>
    </w:div>
    <w:div w:id="1413044913">
      <w:bodyDiv w:val="1"/>
      <w:marLeft w:val="0"/>
      <w:marRight w:val="0"/>
      <w:marTop w:val="0"/>
      <w:marBottom w:val="0"/>
      <w:divBdr>
        <w:top w:val="none" w:sz="0" w:space="0" w:color="auto"/>
        <w:left w:val="none" w:sz="0" w:space="0" w:color="auto"/>
        <w:bottom w:val="none" w:sz="0" w:space="0" w:color="auto"/>
        <w:right w:val="none" w:sz="0" w:space="0" w:color="auto"/>
      </w:divBdr>
    </w:div>
    <w:div w:id="1414666605">
      <w:bodyDiv w:val="1"/>
      <w:marLeft w:val="0"/>
      <w:marRight w:val="0"/>
      <w:marTop w:val="0"/>
      <w:marBottom w:val="0"/>
      <w:divBdr>
        <w:top w:val="none" w:sz="0" w:space="0" w:color="auto"/>
        <w:left w:val="none" w:sz="0" w:space="0" w:color="auto"/>
        <w:bottom w:val="none" w:sz="0" w:space="0" w:color="auto"/>
        <w:right w:val="none" w:sz="0" w:space="0" w:color="auto"/>
      </w:divBdr>
    </w:div>
    <w:div w:id="1415273646">
      <w:bodyDiv w:val="1"/>
      <w:marLeft w:val="0"/>
      <w:marRight w:val="0"/>
      <w:marTop w:val="0"/>
      <w:marBottom w:val="0"/>
      <w:divBdr>
        <w:top w:val="none" w:sz="0" w:space="0" w:color="auto"/>
        <w:left w:val="none" w:sz="0" w:space="0" w:color="auto"/>
        <w:bottom w:val="none" w:sz="0" w:space="0" w:color="auto"/>
        <w:right w:val="none" w:sz="0" w:space="0" w:color="auto"/>
      </w:divBdr>
    </w:div>
    <w:div w:id="1415280375">
      <w:bodyDiv w:val="1"/>
      <w:marLeft w:val="0"/>
      <w:marRight w:val="0"/>
      <w:marTop w:val="0"/>
      <w:marBottom w:val="0"/>
      <w:divBdr>
        <w:top w:val="none" w:sz="0" w:space="0" w:color="auto"/>
        <w:left w:val="none" w:sz="0" w:space="0" w:color="auto"/>
        <w:bottom w:val="none" w:sz="0" w:space="0" w:color="auto"/>
        <w:right w:val="none" w:sz="0" w:space="0" w:color="auto"/>
      </w:divBdr>
    </w:div>
    <w:div w:id="1416972422">
      <w:bodyDiv w:val="1"/>
      <w:marLeft w:val="0"/>
      <w:marRight w:val="0"/>
      <w:marTop w:val="0"/>
      <w:marBottom w:val="0"/>
      <w:divBdr>
        <w:top w:val="none" w:sz="0" w:space="0" w:color="auto"/>
        <w:left w:val="none" w:sz="0" w:space="0" w:color="auto"/>
        <w:bottom w:val="none" w:sz="0" w:space="0" w:color="auto"/>
        <w:right w:val="none" w:sz="0" w:space="0" w:color="auto"/>
      </w:divBdr>
    </w:div>
    <w:div w:id="1417090410">
      <w:bodyDiv w:val="1"/>
      <w:marLeft w:val="0"/>
      <w:marRight w:val="0"/>
      <w:marTop w:val="0"/>
      <w:marBottom w:val="0"/>
      <w:divBdr>
        <w:top w:val="none" w:sz="0" w:space="0" w:color="auto"/>
        <w:left w:val="none" w:sz="0" w:space="0" w:color="auto"/>
        <w:bottom w:val="none" w:sz="0" w:space="0" w:color="auto"/>
        <w:right w:val="none" w:sz="0" w:space="0" w:color="auto"/>
      </w:divBdr>
    </w:div>
    <w:div w:id="1417555558">
      <w:bodyDiv w:val="1"/>
      <w:marLeft w:val="0"/>
      <w:marRight w:val="0"/>
      <w:marTop w:val="0"/>
      <w:marBottom w:val="0"/>
      <w:divBdr>
        <w:top w:val="none" w:sz="0" w:space="0" w:color="auto"/>
        <w:left w:val="none" w:sz="0" w:space="0" w:color="auto"/>
        <w:bottom w:val="none" w:sz="0" w:space="0" w:color="auto"/>
        <w:right w:val="none" w:sz="0" w:space="0" w:color="auto"/>
      </w:divBdr>
    </w:div>
    <w:div w:id="1432049908">
      <w:bodyDiv w:val="1"/>
      <w:marLeft w:val="0"/>
      <w:marRight w:val="0"/>
      <w:marTop w:val="0"/>
      <w:marBottom w:val="0"/>
      <w:divBdr>
        <w:top w:val="none" w:sz="0" w:space="0" w:color="auto"/>
        <w:left w:val="none" w:sz="0" w:space="0" w:color="auto"/>
        <w:bottom w:val="none" w:sz="0" w:space="0" w:color="auto"/>
        <w:right w:val="none" w:sz="0" w:space="0" w:color="auto"/>
      </w:divBdr>
    </w:div>
    <w:div w:id="1436943883">
      <w:bodyDiv w:val="1"/>
      <w:marLeft w:val="0"/>
      <w:marRight w:val="0"/>
      <w:marTop w:val="0"/>
      <w:marBottom w:val="0"/>
      <w:divBdr>
        <w:top w:val="none" w:sz="0" w:space="0" w:color="auto"/>
        <w:left w:val="none" w:sz="0" w:space="0" w:color="auto"/>
        <w:bottom w:val="none" w:sz="0" w:space="0" w:color="auto"/>
        <w:right w:val="none" w:sz="0" w:space="0" w:color="auto"/>
      </w:divBdr>
    </w:div>
    <w:div w:id="1438675989">
      <w:bodyDiv w:val="1"/>
      <w:marLeft w:val="0"/>
      <w:marRight w:val="0"/>
      <w:marTop w:val="0"/>
      <w:marBottom w:val="0"/>
      <w:divBdr>
        <w:top w:val="none" w:sz="0" w:space="0" w:color="auto"/>
        <w:left w:val="none" w:sz="0" w:space="0" w:color="auto"/>
        <w:bottom w:val="none" w:sz="0" w:space="0" w:color="auto"/>
        <w:right w:val="none" w:sz="0" w:space="0" w:color="auto"/>
      </w:divBdr>
    </w:div>
    <w:div w:id="1440949630">
      <w:bodyDiv w:val="1"/>
      <w:marLeft w:val="0"/>
      <w:marRight w:val="0"/>
      <w:marTop w:val="0"/>
      <w:marBottom w:val="0"/>
      <w:divBdr>
        <w:top w:val="none" w:sz="0" w:space="0" w:color="auto"/>
        <w:left w:val="none" w:sz="0" w:space="0" w:color="auto"/>
        <w:bottom w:val="none" w:sz="0" w:space="0" w:color="auto"/>
        <w:right w:val="none" w:sz="0" w:space="0" w:color="auto"/>
      </w:divBdr>
    </w:div>
    <w:div w:id="1456754534">
      <w:bodyDiv w:val="1"/>
      <w:marLeft w:val="0"/>
      <w:marRight w:val="0"/>
      <w:marTop w:val="0"/>
      <w:marBottom w:val="0"/>
      <w:divBdr>
        <w:top w:val="none" w:sz="0" w:space="0" w:color="auto"/>
        <w:left w:val="none" w:sz="0" w:space="0" w:color="auto"/>
        <w:bottom w:val="none" w:sz="0" w:space="0" w:color="auto"/>
        <w:right w:val="none" w:sz="0" w:space="0" w:color="auto"/>
      </w:divBdr>
    </w:div>
    <w:div w:id="1458718504">
      <w:bodyDiv w:val="1"/>
      <w:marLeft w:val="0"/>
      <w:marRight w:val="0"/>
      <w:marTop w:val="0"/>
      <w:marBottom w:val="0"/>
      <w:divBdr>
        <w:top w:val="none" w:sz="0" w:space="0" w:color="auto"/>
        <w:left w:val="none" w:sz="0" w:space="0" w:color="auto"/>
        <w:bottom w:val="none" w:sz="0" w:space="0" w:color="auto"/>
        <w:right w:val="none" w:sz="0" w:space="0" w:color="auto"/>
      </w:divBdr>
    </w:div>
    <w:div w:id="1458912216">
      <w:bodyDiv w:val="1"/>
      <w:marLeft w:val="0"/>
      <w:marRight w:val="0"/>
      <w:marTop w:val="0"/>
      <w:marBottom w:val="0"/>
      <w:divBdr>
        <w:top w:val="none" w:sz="0" w:space="0" w:color="auto"/>
        <w:left w:val="none" w:sz="0" w:space="0" w:color="auto"/>
        <w:bottom w:val="none" w:sz="0" w:space="0" w:color="auto"/>
        <w:right w:val="none" w:sz="0" w:space="0" w:color="auto"/>
      </w:divBdr>
    </w:div>
    <w:div w:id="1460148375">
      <w:bodyDiv w:val="1"/>
      <w:marLeft w:val="0"/>
      <w:marRight w:val="0"/>
      <w:marTop w:val="0"/>
      <w:marBottom w:val="0"/>
      <w:divBdr>
        <w:top w:val="none" w:sz="0" w:space="0" w:color="auto"/>
        <w:left w:val="none" w:sz="0" w:space="0" w:color="auto"/>
        <w:bottom w:val="none" w:sz="0" w:space="0" w:color="auto"/>
        <w:right w:val="none" w:sz="0" w:space="0" w:color="auto"/>
      </w:divBdr>
    </w:div>
    <w:div w:id="1461417841">
      <w:bodyDiv w:val="1"/>
      <w:marLeft w:val="0"/>
      <w:marRight w:val="0"/>
      <w:marTop w:val="0"/>
      <w:marBottom w:val="0"/>
      <w:divBdr>
        <w:top w:val="none" w:sz="0" w:space="0" w:color="auto"/>
        <w:left w:val="none" w:sz="0" w:space="0" w:color="auto"/>
        <w:bottom w:val="none" w:sz="0" w:space="0" w:color="auto"/>
        <w:right w:val="none" w:sz="0" w:space="0" w:color="auto"/>
      </w:divBdr>
    </w:div>
    <w:div w:id="1470704132">
      <w:bodyDiv w:val="1"/>
      <w:marLeft w:val="0"/>
      <w:marRight w:val="0"/>
      <w:marTop w:val="0"/>
      <w:marBottom w:val="0"/>
      <w:divBdr>
        <w:top w:val="none" w:sz="0" w:space="0" w:color="auto"/>
        <w:left w:val="none" w:sz="0" w:space="0" w:color="auto"/>
        <w:bottom w:val="none" w:sz="0" w:space="0" w:color="auto"/>
        <w:right w:val="none" w:sz="0" w:space="0" w:color="auto"/>
      </w:divBdr>
    </w:div>
    <w:div w:id="1477378320">
      <w:bodyDiv w:val="1"/>
      <w:marLeft w:val="0"/>
      <w:marRight w:val="0"/>
      <w:marTop w:val="0"/>
      <w:marBottom w:val="0"/>
      <w:divBdr>
        <w:top w:val="none" w:sz="0" w:space="0" w:color="auto"/>
        <w:left w:val="none" w:sz="0" w:space="0" w:color="auto"/>
        <w:bottom w:val="none" w:sz="0" w:space="0" w:color="auto"/>
        <w:right w:val="none" w:sz="0" w:space="0" w:color="auto"/>
      </w:divBdr>
    </w:div>
    <w:div w:id="1479103661">
      <w:bodyDiv w:val="1"/>
      <w:marLeft w:val="0"/>
      <w:marRight w:val="0"/>
      <w:marTop w:val="0"/>
      <w:marBottom w:val="0"/>
      <w:divBdr>
        <w:top w:val="none" w:sz="0" w:space="0" w:color="auto"/>
        <w:left w:val="none" w:sz="0" w:space="0" w:color="auto"/>
        <w:bottom w:val="none" w:sz="0" w:space="0" w:color="auto"/>
        <w:right w:val="none" w:sz="0" w:space="0" w:color="auto"/>
      </w:divBdr>
    </w:div>
    <w:div w:id="1480076580">
      <w:bodyDiv w:val="1"/>
      <w:marLeft w:val="0"/>
      <w:marRight w:val="0"/>
      <w:marTop w:val="0"/>
      <w:marBottom w:val="0"/>
      <w:divBdr>
        <w:top w:val="none" w:sz="0" w:space="0" w:color="auto"/>
        <w:left w:val="none" w:sz="0" w:space="0" w:color="auto"/>
        <w:bottom w:val="none" w:sz="0" w:space="0" w:color="auto"/>
        <w:right w:val="none" w:sz="0" w:space="0" w:color="auto"/>
      </w:divBdr>
    </w:div>
    <w:div w:id="1483035543">
      <w:bodyDiv w:val="1"/>
      <w:marLeft w:val="0"/>
      <w:marRight w:val="0"/>
      <w:marTop w:val="0"/>
      <w:marBottom w:val="0"/>
      <w:divBdr>
        <w:top w:val="none" w:sz="0" w:space="0" w:color="auto"/>
        <w:left w:val="none" w:sz="0" w:space="0" w:color="auto"/>
        <w:bottom w:val="none" w:sz="0" w:space="0" w:color="auto"/>
        <w:right w:val="none" w:sz="0" w:space="0" w:color="auto"/>
      </w:divBdr>
    </w:div>
    <w:div w:id="1487473038">
      <w:bodyDiv w:val="1"/>
      <w:marLeft w:val="0"/>
      <w:marRight w:val="0"/>
      <w:marTop w:val="0"/>
      <w:marBottom w:val="0"/>
      <w:divBdr>
        <w:top w:val="none" w:sz="0" w:space="0" w:color="auto"/>
        <w:left w:val="none" w:sz="0" w:space="0" w:color="auto"/>
        <w:bottom w:val="none" w:sz="0" w:space="0" w:color="auto"/>
        <w:right w:val="none" w:sz="0" w:space="0" w:color="auto"/>
      </w:divBdr>
    </w:div>
    <w:div w:id="1487896258">
      <w:bodyDiv w:val="1"/>
      <w:marLeft w:val="0"/>
      <w:marRight w:val="0"/>
      <w:marTop w:val="0"/>
      <w:marBottom w:val="0"/>
      <w:divBdr>
        <w:top w:val="none" w:sz="0" w:space="0" w:color="auto"/>
        <w:left w:val="none" w:sz="0" w:space="0" w:color="auto"/>
        <w:bottom w:val="none" w:sz="0" w:space="0" w:color="auto"/>
        <w:right w:val="none" w:sz="0" w:space="0" w:color="auto"/>
      </w:divBdr>
    </w:div>
    <w:div w:id="1494293880">
      <w:bodyDiv w:val="1"/>
      <w:marLeft w:val="0"/>
      <w:marRight w:val="0"/>
      <w:marTop w:val="0"/>
      <w:marBottom w:val="0"/>
      <w:divBdr>
        <w:top w:val="none" w:sz="0" w:space="0" w:color="auto"/>
        <w:left w:val="none" w:sz="0" w:space="0" w:color="auto"/>
        <w:bottom w:val="none" w:sz="0" w:space="0" w:color="auto"/>
        <w:right w:val="none" w:sz="0" w:space="0" w:color="auto"/>
      </w:divBdr>
    </w:div>
    <w:div w:id="1495952892">
      <w:bodyDiv w:val="1"/>
      <w:marLeft w:val="0"/>
      <w:marRight w:val="0"/>
      <w:marTop w:val="0"/>
      <w:marBottom w:val="0"/>
      <w:divBdr>
        <w:top w:val="none" w:sz="0" w:space="0" w:color="auto"/>
        <w:left w:val="none" w:sz="0" w:space="0" w:color="auto"/>
        <w:bottom w:val="none" w:sz="0" w:space="0" w:color="auto"/>
        <w:right w:val="none" w:sz="0" w:space="0" w:color="auto"/>
      </w:divBdr>
    </w:div>
    <w:div w:id="1496384625">
      <w:bodyDiv w:val="1"/>
      <w:marLeft w:val="0"/>
      <w:marRight w:val="0"/>
      <w:marTop w:val="0"/>
      <w:marBottom w:val="0"/>
      <w:divBdr>
        <w:top w:val="none" w:sz="0" w:space="0" w:color="auto"/>
        <w:left w:val="none" w:sz="0" w:space="0" w:color="auto"/>
        <w:bottom w:val="none" w:sz="0" w:space="0" w:color="auto"/>
        <w:right w:val="none" w:sz="0" w:space="0" w:color="auto"/>
      </w:divBdr>
    </w:div>
    <w:div w:id="1497257317">
      <w:bodyDiv w:val="1"/>
      <w:marLeft w:val="0"/>
      <w:marRight w:val="0"/>
      <w:marTop w:val="0"/>
      <w:marBottom w:val="0"/>
      <w:divBdr>
        <w:top w:val="none" w:sz="0" w:space="0" w:color="auto"/>
        <w:left w:val="none" w:sz="0" w:space="0" w:color="auto"/>
        <w:bottom w:val="none" w:sz="0" w:space="0" w:color="auto"/>
        <w:right w:val="none" w:sz="0" w:space="0" w:color="auto"/>
      </w:divBdr>
    </w:div>
    <w:div w:id="1505320642">
      <w:bodyDiv w:val="1"/>
      <w:marLeft w:val="0"/>
      <w:marRight w:val="0"/>
      <w:marTop w:val="0"/>
      <w:marBottom w:val="0"/>
      <w:divBdr>
        <w:top w:val="none" w:sz="0" w:space="0" w:color="auto"/>
        <w:left w:val="none" w:sz="0" w:space="0" w:color="auto"/>
        <w:bottom w:val="none" w:sz="0" w:space="0" w:color="auto"/>
        <w:right w:val="none" w:sz="0" w:space="0" w:color="auto"/>
      </w:divBdr>
    </w:div>
    <w:div w:id="1508907235">
      <w:bodyDiv w:val="1"/>
      <w:marLeft w:val="0"/>
      <w:marRight w:val="0"/>
      <w:marTop w:val="0"/>
      <w:marBottom w:val="0"/>
      <w:divBdr>
        <w:top w:val="none" w:sz="0" w:space="0" w:color="auto"/>
        <w:left w:val="none" w:sz="0" w:space="0" w:color="auto"/>
        <w:bottom w:val="none" w:sz="0" w:space="0" w:color="auto"/>
        <w:right w:val="none" w:sz="0" w:space="0" w:color="auto"/>
      </w:divBdr>
    </w:div>
    <w:div w:id="1509980242">
      <w:bodyDiv w:val="1"/>
      <w:marLeft w:val="0"/>
      <w:marRight w:val="0"/>
      <w:marTop w:val="0"/>
      <w:marBottom w:val="0"/>
      <w:divBdr>
        <w:top w:val="none" w:sz="0" w:space="0" w:color="auto"/>
        <w:left w:val="none" w:sz="0" w:space="0" w:color="auto"/>
        <w:bottom w:val="none" w:sz="0" w:space="0" w:color="auto"/>
        <w:right w:val="none" w:sz="0" w:space="0" w:color="auto"/>
      </w:divBdr>
    </w:div>
    <w:div w:id="1516385163">
      <w:bodyDiv w:val="1"/>
      <w:marLeft w:val="0"/>
      <w:marRight w:val="0"/>
      <w:marTop w:val="0"/>
      <w:marBottom w:val="0"/>
      <w:divBdr>
        <w:top w:val="none" w:sz="0" w:space="0" w:color="auto"/>
        <w:left w:val="none" w:sz="0" w:space="0" w:color="auto"/>
        <w:bottom w:val="none" w:sz="0" w:space="0" w:color="auto"/>
        <w:right w:val="none" w:sz="0" w:space="0" w:color="auto"/>
      </w:divBdr>
    </w:div>
    <w:div w:id="1523276894">
      <w:bodyDiv w:val="1"/>
      <w:marLeft w:val="0"/>
      <w:marRight w:val="0"/>
      <w:marTop w:val="0"/>
      <w:marBottom w:val="0"/>
      <w:divBdr>
        <w:top w:val="none" w:sz="0" w:space="0" w:color="auto"/>
        <w:left w:val="none" w:sz="0" w:space="0" w:color="auto"/>
        <w:bottom w:val="none" w:sz="0" w:space="0" w:color="auto"/>
        <w:right w:val="none" w:sz="0" w:space="0" w:color="auto"/>
      </w:divBdr>
    </w:div>
    <w:div w:id="1523861432">
      <w:bodyDiv w:val="1"/>
      <w:marLeft w:val="0"/>
      <w:marRight w:val="0"/>
      <w:marTop w:val="0"/>
      <w:marBottom w:val="0"/>
      <w:divBdr>
        <w:top w:val="none" w:sz="0" w:space="0" w:color="auto"/>
        <w:left w:val="none" w:sz="0" w:space="0" w:color="auto"/>
        <w:bottom w:val="none" w:sz="0" w:space="0" w:color="auto"/>
        <w:right w:val="none" w:sz="0" w:space="0" w:color="auto"/>
      </w:divBdr>
    </w:div>
    <w:div w:id="1528104824">
      <w:bodyDiv w:val="1"/>
      <w:marLeft w:val="0"/>
      <w:marRight w:val="0"/>
      <w:marTop w:val="0"/>
      <w:marBottom w:val="0"/>
      <w:divBdr>
        <w:top w:val="none" w:sz="0" w:space="0" w:color="auto"/>
        <w:left w:val="none" w:sz="0" w:space="0" w:color="auto"/>
        <w:bottom w:val="none" w:sz="0" w:space="0" w:color="auto"/>
        <w:right w:val="none" w:sz="0" w:space="0" w:color="auto"/>
      </w:divBdr>
    </w:div>
    <w:div w:id="1529415208">
      <w:bodyDiv w:val="1"/>
      <w:marLeft w:val="0"/>
      <w:marRight w:val="0"/>
      <w:marTop w:val="0"/>
      <w:marBottom w:val="0"/>
      <w:divBdr>
        <w:top w:val="none" w:sz="0" w:space="0" w:color="auto"/>
        <w:left w:val="none" w:sz="0" w:space="0" w:color="auto"/>
        <w:bottom w:val="none" w:sz="0" w:space="0" w:color="auto"/>
        <w:right w:val="none" w:sz="0" w:space="0" w:color="auto"/>
      </w:divBdr>
    </w:div>
    <w:div w:id="1539513327">
      <w:bodyDiv w:val="1"/>
      <w:marLeft w:val="0"/>
      <w:marRight w:val="0"/>
      <w:marTop w:val="0"/>
      <w:marBottom w:val="0"/>
      <w:divBdr>
        <w:top w:val="none" w:sz="0" w:space="0" w:color="auto"/>
        <w:left w:val="none" w:sz="0" w:space="0" w:color="auto"/>
        <w:bottom w:val="none" w:sz="0" w:space="0" w:color="auto"/>
        <w:right w:val="none" w:sz="0" w:space="0" w:color="auto"/>
      </w:divBdr>
    </w:div>
    <w:div w:id="1550189468">
      <w:bodyDiv w:val="1"/>
      <w:marLeft w:val="0"/>
      <w:marRight w:val="0"/>
      <w:marTop w:val="0"/>
      <w:marBottom w:val="0"/>
      <w:divBdr>
        <w:top w:val="none" w:sz="0" w:space="0" w:color="auto"/>
        <w:left w:val="none" w:sz="0" w:space="0" w:color="auto"/>
        <w:bottom w:val="none" w:sz="0" w:space="0" w:color="auto"/>
        <w:right w:val="none" w:sz="0" w:space="0" w:color="auto"/>
      </w:divBdr>
    </w:div>
    <w:div w:id="1550458021">
      <w:bodyDiv w:val="1"/>
      <w:marLeft w:val="0"/>
      <w:marRight w:val="0"/>
      <w:marTop w:val="0"/>
      <w:marBottom w:val="0"/>
      <w:divBdr>
        <w:top w:val="none" w:sz="0" w:space="0" w:color="auto"/>
        <w:left w:val="none" w:sz="0" w:space="0" w:color="auto"/>
        <w:bottom w:val="none" w:sz="0" w:space="0" w:color="auto"/>
        <w:right w:val="none" w:sz="0" w:space="0" w:color="auto"/>
      </w:divBdr>
    </w:div>
    <w:div w:id="1553036045">
      <w:bodyDiv w:val="1"/>
      <w:marLeft w:val="0"/>
      <w:marRight w:val="0"/>
      <w:marTop w:val="0"/>
      <w:marBottom w:val="0"/>
      <w:divBdr>
        <w:top w:val="none" w:sz="0" w:space="0" w:color="auto"/>
        <w:left w:val="none" w:sz="0" w:space="0" w:color="auto"/>
        <w:bottom w:val="none" w:sz="0" w:space="0" w:color="auto"/>
        <w:right w:val="none" w:sz="0" w:space="0" w:color="auto"/>
      </w:divBdr>
    </w:div>
    <w:div w:id="1553731894">
      <w:bodyDiv w:val="1"/>
      <w:marLeft w:val="0"/>
      <w:marRight w:val="0"/>
      <w:marTop w:val="0"/>
      <w:marBottom w:val="0"/>
      <w:divBdr>
        <w:top w:val="none" w:sz="0" w:space="0" w:color="auto"/>
        <w:left w:val="none" w:sz="0" w:space="0" w:color="auto"/>
        <w:bottom w:val="none" w:sz="0" w:space="0" w:color="auto"/>
        <w:right w:val="none" w:sz="0" w:space="0" w:color="auto"/>
      </w:divBdr>
    </w:div>
    <w:div w:id="1555310617">
      <w:bodyDiv w:val="1"/>
      <w:marLeft w:val="0"/>
      <w:marRight w:val="0"/>
      <w:marTop w:val="0"/>
      <w:marBottom w:val="0"/>
      <w:divBdr>
        <w:top w:val="none" w:sz="0" w:space="0" w:color="auto"/>
        <w:left w:val="none" w:sz="0" w:space="0" w:color="auto"/>
        <w:bottom w:val="none" w:sz="0" w:space="0" w:color="auto"/>
        <w:right w:val="none" w:sz="0" w:space="0" w:color="auto"/>
      </w:divBdr>
    </w:div>
    <w:div w:id="1555700071">
      <w:bodyDiv w:val="1"/>
      <w:marLeft w:val="0"/>
      <w:marRight w:val="0"/>
      <w:marTop w:val="0"/>
      <w:marBottom w:val="0"/>
      <w:divBdr>
        <w:top w:val="none" w:sz="0" w:space="0" w:color="auto"/>
        <w:left w:val="none" w:sz="0" w:space="0" w:color="auto"/>
        <w:bottom w:val="none" w:sz="0" w:space="0" w:color="auto"/>
        <w:right w:val="none" w:sz="0" w:space="0" w:color="auto"/>
      </w:divBdr>
    </w:div>
    <w:div w:id="1557425999">
      <w:bodyDiv w:val="1"/>
      <w:marLeft w:val="0"/>
      <w:marRight w:val="0"/>
      <w:marTop w:val="0"/>
      <w:marBottom w:val="0"/>
      <w:divBdr>
        <w:top w:val="none" w:sz="0" w:space="0" w:color="auto"/>
        <w:left w:val="none" w:sz="0" w:space="0" w:color="auto"/>
        <w:bottom w:val="none" w:sz="0" w:space="0" w:color="auto"/>
        <w:right w:val="none" w:sz="0" w:space="0" w:color="auto"/>
      </w:divBdr>
    </w:div>
    <w:div w:id="1565067957">
      <w:bodyDiv w:val="1"/>
      <w:marLeft w:val="0"/>
      <w:marRight w:val="0"/>
      <w:marTop w:val="0"/>
      <w:marBottom w:val="0"/>
      <w:divBdr>
        <w:top w:val="none" w:sz="0" w:space="0" w:color="auto"/>
        <w:left w:val="none" w:sz="0" w:space="0" w:color="auto"/>
        <w:bottom w:val="none" w:sz="0" w:space="0" w:color="auto"/>
        <w:right w:val="none" w:sz="0" w:space="0" w:color="auto"/>
      </w:divBdr>
    </w:div>
    <w:div w:id="1566180638">
      <w:bodyDiv w:val="1"/>
      <w:marLeft w:val="0"/>
      <w:marRight w:val="0"/>
      <w:marTop w:val="0"/>
      <w:marBottom w:val="0"/>
      <w:divBdr>
        <w:top w:val="none" w:sz="0" w:space="0" w:color="auto"/>
        <w:left w:val="none" w:sz="0" w:space="0" w:color="auto"/>
        <w:bottom w:val="none" w:sz="0" w:space="0" w:color="auto"/>
        <w:right w:val="none" w:sz="0" w:space="0" w:color="auto"/>
      </w:divBdr>
    </w:div>
    <w:div w:id="1575045892">
      <w:bodyDiv w:val="1"/>
      <w:marLeft w:val="0"/>
      <w:marRight w:val="0"/>
      <w:marTop w:val="0"/>
      <w:marBottom w:val="0"/>
      <w:divBdr>
        <w:top w:val="none" w:sz="0" w:space="0" w:color="auto"/>
        <w:left w:val="none" w:sz="0" w:space="0" w:color="auto"/>
        <w:bottom w:val="none" w:sz="0" w:space="0" w:color="auto"/>
        <w:right w:val="none" w:sz="0" w:space="0" w:color="auto"/>
      </w:divBdr>
    </w:div>
    <w:div w:id="1576546469">
      <w:bodyDiv w:val="1"/>
      <w:marLeft w:val="0"/>
      <w:marRight w:val="0"/>
      <w:marTop w:val="0"/>
      <w:marBottom w:val="0"/>
      <w:divBdr>
        <w:top w:val="none" w:sz="0" w:space="0" w:color="auto"/>
        <w:left w:val="none" w:sz="0" w:space="0" w:color="auto"/>
        <w:bottom w:val="none" w:sz="0" w:space="0" w:color="auto"/>
        <w:right w:val="none" w:sz="0" w:space="0" w:color="auto"/>
      </w:divBdr>
    </w:div>
    <w:div w:id="1576625647">
      <w:bodyDiv w:val="1"/>
      <w:marLeft w:val="0"/>
      <w:marRight w:val="0"/>
      <w:marTop w:val="0"/>
      <w:marBottom w:val="0"/>
      <w:divBdr>
        <w:top w:val="none" w:sz="0" w:space="0" w:color="auto"/>
        <w:left w:val="none" w:sz="0" w:space="0" w:color="auto"/>
        <w:bottom w:val="none" w:sz="0" w:space="0" w:color="auto"/>
        <w:right w:val="none" w:sz="0" w:space="0" w:color="auto"/>
      </w:divBdr>
    </w:div>
    <w:div w:id="1584022135">
      <w:bodyDiv w:val="1"/>
      <w:marLeft w:val="0"/>
      <w:marRight w:val="0"/>
      <w:marTop w:val="0"/>
      <w:marBottom w:val="0"/>
      <w:divBdr>
        <w:top w:val="none" w:sz="0" w:space="0" w:color="auto"/>
        <w:left w:val="none" w:sz="0" w:space="0" w:color="auto"/>
        <w:bottom w:val="none" w:sz="0" w:space="0" w:color="auto"/>
        <w:right w:val="none" w:sz="0" w:space="0" w:color="auto"/>
      </w:divBdr>
    </w:div>
    <w:div w:id="1588928071">
      <w:bodyDiv w:val="1"/>
      <w:marLeft w:val="0"/>
      <w:marRight w:val="0"/>
      <w:marTop w:val="0"/>
      <w:marBottom w:val="0"/>
      <w:divBdr>
        <w:top w:val="none" w:sz="0" w:space="0" w:color="auto"/>
        <w:left w:val="none" w:sz="0" w:space="0" w:color="auto"/>
        <w:bottom w:val="none" w:sz="0" w:space="0" w:color="auto"/>
        <w:right w:val="none" w:sz="0" w:space="0" w:color="auto"/>
      </w:divBdr>
    </w:div>
    <w:div w:id="1589385510">
      <w:bodyDiv w:val="1"/>
      <w:marLeft w:val="0"/>
      <w:marRight w:val="0"/>
      <w:marTop w:val="0"/>
      <w:marBottom w:val="0"/>
      <w:divBdr>
        <w:top w:val="none" w:sz="0" w:space="0" w:color="auto"/>
        <w:left w:val="none" w:sz="0" w:space="0" w:color="auto"/>
        <w:bottom w:val="none" w:sz="0" w:space="0" w:color="auto"/>
        <w:right w:val="none" w:sz="0" w:space="0" w:color="auto"/>
      </w:divBdr>
    </w:div>
    <w:div w:id="1598440730">
      <w:bodyDiv w:val="1"/>
      <w:marLeft w:val="0"/>
      <w:marRight w:val="0"/>
      <w:marTop w:val="0"/>
      <w:marBottom w:val="0"/>
      <w:divBdr>
        <w:top w:val="none" w:sz="0" w:space="0" w:color="auto"/>
        <w:left w:val="none" w:sz="0" w:space="0" w:color="auto"/>
        <w:bottom w:val="none" w:sz="0" w:space="0" w:color="auto"/>
        <w:right w:val="none" w:sz="0" w:space="0" w:color="auto"/>
      </w:divBdr>
    </w:div>
    <w:div w:id="1606883207">
      <w:bodyDiv w:val="1"/>
      <w:marLeft w:val="0"/>
      <w:marRight w:val="0"/>
      <w:marTop w:val="0"/>
      <w:marBottom w:val="0"/>
      <w:divBdr>
        <w:top w:val="none" w:sz="0" w:space="0" w:color="auto"/>
        <w:left w:val="none" w:sz="0" w:space="0" w:color="auto"/>
        <w:bottom w:val="none" w:sz="0" w:space="0" w:color="auto"/>
        <w:right w:val="none" w:sz="0" w:space="0" w:color="auto"/>
      </w:divBdr>
    </w:div>
    <w:div w:id="1612081725">
      <w:bodyDiv w:val="1"/>
      <w:marLeft w:val="0"/>
      <w:marRight w:val="0"/>
      <w:marTop w:val="0"/>
      <w:marBottom w:val="0"/>
      <w:divBdr>
        <w:top w:val="none" w:sz="0" w:space="0" w:color="auto"/>
        <w:left w:val="none" w:sz="0" w:space="0" w:color="auto"/>
        <w:bottom w:val="none" w:sz="0" w:space="0" w:color="auto"/>
        <w:right w:val="none" w:sz="0" w:space="0" w:color="auto"/>
      </w:divBdr>
    </w:div>
    <w:div w:id="1612935854">
      <w:bodyDiv w:val="1"/>
      <w:marLeft w:val="0"/>
      <w:marRight w:val="0"/>
      <w:marTop w:val="0"/>
      <w:marBottom w:val="0"/>
      <w:divBdr>
        <w:top w:val="none" w:sz="0" w:space="0" w:color="auto"/>
        <w:left w:val="none" w:sz="0" w:space="0" w:color="auto"/>
        <w:bottom w:val="none" w:sz="0" w:space="0" w:color="auto"/>
        <w:right w:val="none" w:sz="0" w:space="0" w:color="auto"/>
      </w:divBdr>
    </w:div>
    <w:div w:id="1613784431">
      <w:bodyDiv w:val="1"/>
      <w:marLeft w:val="0"/>
      <w:marRight w:val="0"/>
      <w:marTop w:val="0"/>
      <w:marBottom w:val="0"/>
      <w:divBdr>
        <w:top w:val="none" w:sz="0" w:space="0" w:color="auto"/>
        <w:left w:val="none" w:sz="0" w:space="0" w:color="auto"/>
        <w:bottom w:val="none" w:sz="0" w:space="0" w:color="auto"/>
        <w:right w:val="none" w:sz="0" w:space="0" w:color="auto"/>
      </w:divBdr>
    </w:div>
    <w:div w:id="1614748095">
      <w:bodyDiv w:val="1"/>
      <w:marLeft w:val="0"/>
      <w:marRight w:val="0"/>
      <w:marTop w:val="0"/>
      <w:marBottom w:val="0"/>
      <w:divBdr>
        <w:top w:val="none" w:sz="0" w:space="0" w:color="auto"/>
        <w:left w:val="none" w:sz="0" w:space="0" w:color="auto"/>
        <w:bottom w:val="none" w:sz="0" w:space="0" w:color="auto"/>
        <w:right w:val="none" w:sz="0" w:space="0" w:color="auto"/>
      </w:divBdr>
    </w:div>
    <w:div w:id="1619604238">
      <w:bodyDiv w:val="1"/>
      <w:marLeft w:val="0"/>
      <w:marRight w:val="0"/>
      <w:marTop w:val="0"/>
      <w:marBottom w:val="0"/>
      <w:divBdr>
        <w:top w:val="none" w:sz="0" w:space="0" w:color="auto"/>
        <w:left w:val="none" w:sz="0" w:space="0" w:color="auto"/>
        <w:bottom w:val="none" w:sz="0" w:space="0" w:color="auto"/>
        <w:right w:val="none" w:sz="0" w:space="0" w:color="auto"/>
      </w:divBdr>
    </w:div>
    <w:div w:id="1622951238">
      <w:bodyDiv w:val="1"/>
      <w:marLeft w:val="0"/>
      <w:marRight w:val="0"/>
      <w:marTop w:val="0"/>
      <w:marBottom w:val="0"/>
      <w:divBdr>
        <w:top w:val="none" w:sz="0" w:space="0" w:color="auto"/>
        <w:left w:val="none" w:sz="0" w:space="0" w:color="auto"/>
        <w:bottom w:val="none" w:sz="0" w:space="0" w:color="auto"/>
        <w:right w:val="none" w:sz="0" w:space="0" w:color="auto"/>
      </w:divBdr>
    </w:div>
    <w:div w:id="1625967144">
      <w:bodyDiv w:val="1"/>
      <w:marLeft w:val="0"/>
      <w:marRight w:val="0"/>
      <w:marTop w:val="0"/>
      <w:marBottom w:val="0"/>
      <w:divBdr>
        <w:top w:val="none" w:sz="0" w:space="0" w:color="auto"/>
        <w:left w:val="none" w:sz="0" w:space="0" w:color="auto"/>
        <w:bottom w:val="none" w:sz="0" w:space="0" w:color="auto"/>
        <w:right w:val="none" w:sz="0" w:space="0" w:color="auto"/>
      </w:divBdr>
    </w:div>
    <w:div w:id="1628076726">
      <w:bodyDiv w:val="1"/>
      <w:marLeft w:val="0"/>
      <w:marRight w:val="0"/>
      <w:marTop w:val="0"/>
      <w:marBottom w:val="0"/>
      <w:divBdr>
        <w:top w:val="none" w:sz="0" w:space="0" w:color="auto"/>
        <w:left w:val="none" w:sz="0" w:space="0" w:color="auto"/>
        <w:bottom w:val="none" w:sz="0" w:space="0" w:color="auto"/>
        <w:right w:val="none" w:sz="0" w:space="0" w:color="auto"/>
      </w:divBdr>
    </w:div>
    <w:div w:id="1632440163">
      <w:bodyDiv w:val="1"/>
      <w:marLeft w:val="0"/>
      <w:marRight w:val="0"/>
      <w:marTop w:val="0"/>
      <w:marBottom w:val="0"/>
      <w:divBdr>
        <w:top w:val="none" w:sz="0" w:space="0" w:color="auto"/>
        <w:left w:val="none" w:sz="0" w:space="0" w:color="auto"/>
        <w:bottom w:val="none" w:sz="0" w:space="0" w:color="auto"/>
        <w:right w:val="none" w:sz="0" w:space="0" w:color="auto"/>
      </w:divBdr>
    </w:div>
    <w:div w:id="1633318138">
      <w:bodyDiv w:val="1"/>
      <w:marLeft w:val="0"/>
      <w:marRight w:val="0"/>
      <w:marTop w:val="0"/>
      <w:marBottom w:val="0"/>
      <w:divBdr>
        <w:top w:val="none" w:sz="0" w:space="0" w:color="auto"/>
        <w:left w:val="none" w:sz="0" w:space="0" w:color="auto"/>
        <w:bottom w:val="none" w:sz="0" w:space="0" w:color="auto"/>
        <w:right w:val="none" w:sz="0" w:space="0" w:color="auto"/>
      </w:divBdr>
    </w:div>
    <w:div w:id="1636329719">
      <w:bodyDiv w:val="1"/>
      <w:marLeft w:val="0"/>
      <w:marRight w:val="0"/>
      <w:marTop w:val="0"/>
      <w:marBottom w:val="0"/>
      <w:divBdr>
        <w:top w:val="none" w:sz="0" w:space="0" w:color="auto"/>
        <w:left w:val="none" w:sz="0" w:space="0" w:color="auto"/>
        <w:bottom w:val="none" w:sz="0" w:space="0" w:color="auto"/>
        <w:right w:val="none" w:sz="0" w:space="0" w:color="auto"/>
      </w:divBdr>
    </w:div>
    <w:div w:id="1637680887">
      <w:bodyDiv w:val="1"/>
      <w:marLeft w:val="0"/>
      <w:marRight w:val="0"/>
      <w:marTop w:val="0"/>
      <w:marBottom w:val="0"/>
      <w:divBdr>
        <w:top w:val="none" w:sz="0" w:space="0" w:color="auto"/>
        <w:left w:val="none" w:sz="0" w:space="0" w:color="auto"/>
        <w:bottom w:val="none" w:sz="0" w:space="0" w:color="auto"/>
        <w:right w:val="none" w:sz="0" w:space="0" w:color="auto"/>
      </w:divBdr>
    </w:div>
    <w:div w:id="1638148733">
      <w:bodyDiv w:val="1"/>
      <w:marLeft w:val="0"/>
      <w:marRight w:val="0"/>
      <w:marTop w:val="0"/>
      <w:marBottom w:val="0"/>
      <w:divBdr>
        <w:top w:val="none" w:sz="0" w:space="0" w:color="auto"/>
        <w:left w:val="none" w:sz="0" w:space="0" w:color="auto"/>
        <w:bottom w:val="none" w:sz="0" w:space="0" w:color="auto"/>
        <w:right w:val="none" w:sz="0" w:space="0" w:color="auto"/>
      </w:divBdr>
    </w:div>
    <w:div w:id="1639798387">
      <w:bodyDiv w:val="1"/>
      <w:marLeft w:val="0"/>
      <w:marRight w:val="0"/>
      <w:marTop w:val="0"/>
      <w:marBottom w:val="0"/>
      <w:divBdr>
        <w:top w:val="none" w:sz="0" w:space="0" w:color="auto"/>
        <w:left w:val="none" w:sz="0" w:space="0" w:color="auto"/>
        <w:bottom w:val="none" w:sz="0" w:space="0" w:color="auto"/>
        <w:right w:val="none" w:sz="0" w:space="0" w:color="auto"/>
      </w:divBdr>
    </w:div>
    <w:div w:id="1642226693">
      <w:bodyDiv w:val="1"/>
      <w:marLeft w:val="0"/>
      <w:marRight w:val="0"/>
      <w:marTop w:val="0"/>
      <w:marBottom w:val="0"/>
      <w:divBdr>
        <w:top w:val="none" w:sz="0" w:space="0" w:color="auto"/>
        <w:left w:val="none" w:sz="0" w:space="0" w:color="auto"/>
        <w:bottom w:val="none" w:sz="0" w:space="0" w:color="auto"/>
        <w:right w:val="none" w:sz="0" w:space="0" w:color="auto"/>
      </w:divBdr>
    </w:div>
    <w:div w:id="1645965453">
      <w:bodyDiv w:val="1"/>
      <w:marLeft w:val="0"/>
      <w:marRight w:val="0"/>
      <w:marTop w:val="0"/>
      <w:marBottom w:val="0"/>
      <w:divBdr>
        <w:top w:val="none" w:sz="0" w:space="0" w:color="auto"/>
        <w:left w:val="none" w:sz="0" w:space="0" w:color="auto"/>
        <w:bottom w:val="none" w:sz="0" w:space="0" w:color="auto"/>
        <w:right w:val="none" w:sz="0" w:space="0" w:color="auto"/>
      </w:divBdr>
    </w:div>
    <w:div w:id="1646738160">
      <w:bodyDiv w:val="1"/>
      <w:marLeft w:val="0"/>
      <w:marRight w:val="0"/>
      <w:marTop w:val="0"/>
      <w:marBottom w:val="0"/>
      <w:divBdr>
        <w:top w:val="none" w:sz="0" w:space="0" w:color="auto"/>
        <w:left w:val="none" w:sz="0" w:space="0" w:color="auto"/>
        <w:bottom w:val="none" w:sz="0" w:space="0" w:color="auto"/>
        <w:right w:val="none" w:sz="0" w:space="0" w:color="auto"/>
      </w:divBdr>
    </w:div>
    <w:div w:id="1649554928">
      <w:bodyDiv w:val="1"/>
      <w:marLeft w:val="0"/>
      <w:marRight w:val="0"/>
      <w:marTop w:val="0"/>
      <w:marBottom w:val="0"/>
      <w:divBdr>
        <w:top w:val="none" w:sz="0" w:space="0" w:color="auto"/>
        <w:left w:val="none" w:sz="0" w:space="0" w:color="auto"/>
        <w:bottom w:val="none" w:sz="0" w:space="0" w:color="auto"/>
        <w:right w:val="none" w:sz="0" w:space="0" w:color="auto"/>
      </w:divBdr>
    </w:div>
    <w:div w:id="1650210791">
      <w:bodyDiv w:val="1"/>
      <w:marLeft w:val="0"/>
      <w:marRight w:val="0"/>
      <w:marTop w:val="0"/>
      <w:marBottom w:val="0"/>
      <w:divBdr>
        <w:top w:val="none" w:sz="0" w:space="0" w:color="auto"/>
        <w:left w:val="none" w:sz="0" w:space="0" w:color="auto"/>
        <w:bottom w:val="none" w:sz="0" w:space="0" w:color="auto"/>
        <w:right w:val="none" w:sz="0" w:space="0" w:color="auto"/>
      </w:divBdr>
    </w:div>
    <w:div w:id="1669821556">
      <w:bodyDiv w:val="1"/>
      <w:marLeft w:val="0"/>
      <w:marRight w:val="0"/>
      <w:marTop w:val="0"/>
      <w:marBottom w:val="0"/>
      <w:divBdr>
        <w:top w:val="none" w:sz="0" w:space="0" w:color="auto"/>
        <w:left w:val="none" w:sz="0" w:space="0" w:color="auto"/>
        <w:bottom w:val="none" w:sz="0" w:space="0" w:color="auto"/>
        <w:right w:val="none" w:sz="0" w:space="0" w:color="auto"/>
      </w:divBdr>
    </w:div>
    <w:div w:id="1672832611">
      <w:bodyDiv w:val="1"/>
      <w:marLeft w:val="0"/>
      <w:marRight w:val="0"/>
      <w:marTop w:val="0"/>
      <w:marBottom w:val="0"/>
      <w:divBdr>
        <w:top w:val="none" w:sz="0" w:space="0" w:color="auto"/>
        <w:left w:val="none" w:sz="0" w:space="0" w:color="auto"/>
        <w:bottom w:val="none" w:sz="0" w:space="0" w:color="auto"/>
        <w:right w:val="none" w:sz="0" w:space="0" w:color="auto"/>
      </w:divBdr>
    </w:div>
    <w:div w:id="1673483558">
      <w:bodyDiv w:val="1"/>
      <w:marLeft w:val="0"/>
      <w:marRight w:val="0"/>
      <w:marTop w:val="0"/>
      <w:marBottom w:val="0"/>
      <w:divBdr>
        <w:top w:val="none" w:sz="0" w:space="0" w:color="auto"/>
        <w:left w:val="none" w:sz="0" w:space="0" w:color="auto"/>
        <w:bottom w:val="none" w:sz="0" w:space="0" w:color="auto"/>
        <w:right w:val="none" w:sz="0" w:space="0" w:color="auto"/>
      </w:divBdr>
    </w:div>
    <w:div w:id="1677489197">
      <w:bodyDiv w:val="1"/>
      <w:marLeft w:val="0"/>
      <w:marRight w:val="0"/>
      <w:marTop w:val="0"/>
      <w:marBottom w:val="0"/>
      <w:divBdr>
        <w:top w:val="none" w:sz="0" w:space="0" w:color="auto"/>
        <w:left w:val="none" w:sz="0" w:space="0" w:color="auto"/>
        <w:bottom w:val="none" w:sz="0" w:space="0" w:color="auto"/>
        <w:right w:val="none" w:sz="0" w:space="0" w:color="auto"/>
      </w:divBdr>
    </w:div>
    <w:div w:id="1685397209">
      <w:bodyDiv w:val="1"/>
      <w:marLeft w:val="0"/>
      <w:marRight w:val="0"/>
      <w:marTop w:val="0"/>
      <w:marBottom w:val="0"/>
      <w:divBdr>
        <w:top w:val="none" w:sz="0" w:space="0" w:color="auto"/>
        <w:left w:val="none" w:sz="0" w:space="0" w:color="auto"/>
        <w:bottom w:val="none" w:sz="0" w:space="0" w:color="auto"/>
        <w:right w:val="none" w:sz="0" w:space="0" w:color="auto"/>
      </w:divBdr>
    </w:div>
    <w:div w:id="1692368516">
      <w:bodyDiv w:val="1"/>
      <w:marLeft w:val="0"/>
      <w:marRight w:val="0"/>
      <w:marTop w:val="0"/>
      <w:marBottom w:val="0"/>
      <w:divBdr>
        <w:top w:val="none" w:sz="0" w:space="0" w:color="auto"/>
        <w:left w:val="none" w:sz="0" w:space="0" w:color="auto"/>
        <w:bottom w:val="none" w:sz="0" w:space="0" w:color="auto"/>
        <w:right w:val="none" w:sz="0" w:space="0" w:color="auto"/>
      </w:divBdr>
    </w:div>
    <w:div w:id="1695034068">
      <w:bodyDiv w:val="1"/>
      <w:marLeft w:val="0"/>
      <w:marRight w:val="0"/>
      <w:marTop w:val="0"/>
      <w:marBottom w:val="0"/>
      <w:divBdr>
        <w:top w:val="none" w:sz="0" w:space="0" w:color="auto"/>
        <w:left w:val="none" w:sz="0" w:space="0" w:color="auto"/>
        <w:bottom w:val="none" w:sz="0" w:space="0" w:color="auto"/>
        <w:right w:val="none" w:sz="0" w:space="0" w:color="auto"/>
      </w:divBdr>
    </w:div>
    <w:div w:id="1696425923">
      <w:bodyDiv w:val="1"/>
      <w:marLeft w:val="0"/>
      <w:marRight w:val="0"/>
      <w:marTop w:val="0"/>
      <w:marBottom w:val="0"/>
      <w:divBdr>
        <w:top w:val="none" w:sz="0" w:space="0" w:color="auto"/>
        <w:left w:val="none" w:sz="0" w:space="0" w:color="auto"/>
        <w:bottom w:val="none" w:sz="0" w:space="0" w:color="auto"/>
        <w:right w:val="none" w:sz="0" w:space="0" w:color="auto"/>
      </w:divBdr>
    </w:div>
    <w:div w:id="1698312880">
      <w:bodyDiv w:val="1"/>
      <w:marLeft w:val="0"/>
      <w:marRight w:val="0"/>
      <w:marTop w:val="0"/>
      <w:marBottom w:val="0"/>
      <w:divBdr>
        <w:top w:val="none" w:sz="0" w:space="0" w:color="auto"/>
        <w:left w:val="none" w:sz="0" w:space="0" w:color="auto"/>
        <w:bottom w:val="none" w:sz="0" w:space="0" w:color="auto"/>
        <w:right w:val="none" w:sz="0" w:space="0" w:color="auto"/>
      </w:divBdr>
    </w:div>
    <w:div w:id="1700663495">
      <w:bodyDiv w:val="1"/>
      <w:marLeft w:val="0"/>
      <w:marRight w:val="0"/>
      <w:marTop w:val="0"/>
      <w:marBottom w:val="0"/>
      <w:divBdr>
        <w:top w:val="none" w:sz="0" w:space="0" w:color="auto"/>
        <w:left w:val="none" w:sz="0" w:space="0" w:color="auto"/>
        <w:bottom w:val="none" w:sz="0" w:space="0" w:color="auto"/>
        <w:right w:val="none" w:sz="0" w:space="0" w:color="auto"/>
      </w:divBdr>
    </w:div>
    <w:div w:id="1701322683">
      <w:bodyDiv w:val="1"/>
      <w:marLeft w:val="0"/>
      <w:marRight w:val="0"/>
      <w:marTop w:val="0"/>
      <w:marBottom w:val="0"/>
      <w:divBdr>
        <w:top w:val="none" w:sz="0" w:space="0" w:color="auto"/>
        <w:left w:val="none" w:sz="0" w:space="0" w:color="auto"/>
        <w:bottom w:val="none" w:sz="0" w:space="0" w:color="auto"/>
        <w:right w:val="none" w:sz="0" w:space="0" w:color="auto"/>
      </w:divBdr>
    </w:div>
    <w:div w:id="1704555744">
      <w:bodyDiv w:val="1"/>
      <w:marLeft w:val="0"/>
      <w:marRight w:val="0"/>
      <w:marTop w:val="0"/>
      <w:marBottom w:val="0"/>
      <w:divBdr>
        <w:top w:val="none" w:sz="0" w:space="0" w:color="auto"/>
        <w:left w:val="none" w:sz="0" w:space="0" w:color="auto"/>
        <w:bottom w:val="none" w:sz="0" w:space="0" w:color="auto"/>
        <w:right w:val="none" w:sz="0" w:space="0" w:color="auto"/>
      </w:divBdr>
    </w:div>
    <w:div w:id="1705325103">
      <w:bodyDiv w:val="1"/>
      <w:marLeft w:val="0"/>
      <w:marRight w:val="0"/>
      <w:marTop w:val="0"/>
      <w:marBottom w:val="0"/>
      <w:divBdr>
        <w:top w:val="none" w:sz="0" w:space="0" w:color="auto"/>
        <w:left w:val="none" w:sz="0" w:space="0" w:color="auto"/>
        <w:bottom w:val="none" w:sz="0" w:space="0" w:color="auto"/>
        <w:right w:val="none" w:sz="0" w:space="0" w:color="auto"/>
      </w:divBdr>
    </w:div>
    <w:div w:id="1706055727">
      <w:bodyDiv w:val="1"/>
      <w:marLeft w:val="0"/>
      <w:marRight w:val="0"/>
      <w:marTop w:val="0"/>
      <w:marBottom w:val="0"/>
      <w:divBdr>
        <w:top w:val="none" w:sz="0" w:space="0" w:color="auto"/>
        <w:left w:val="none" w:sz="0" w:space="0" w:color="auto"/>
        <w:bottom w:val="none" w:sz="0" w:space="0" w:color="auto"/>
        <w:right w:val="none" w:sz="0" w:space="0" w:color="auto"/>
      </w:divBdr>
    </w:div>
    <w:div w:id="1706061312">
      <w:bodyDiv w:val="1"/>
      <w:marLeft w:val="0"/>
      <w:marRight w:val="0"/>
      <w:marTop w:val="0"/>
      <w:marBottom w:val="0"/>
      <w:divBdr>
        <w:top w:val="none" w:sz="0" w:space="0" w:color="auto"/>
        <w:left w:val="none" w:sz="0" w:space="0" w:color="auto"/>
        <w:bottom w:val="none" w:sz="0" w:space="0" w:color="auto"/>
        <w:right w:val="none" w:sz="0" w:space="0" w:color="auto"/>
      </w:divBdr>
    </w:div>
    <w:div w:id="1706130318">
      <w:bodyDiv w:val="1"/>
      <w:marLeft w:val="0"/>
      <w:marRight w:val="0"/>
      <w:marTop w:val="0"/>
      <w:marBottom w:val="0"/>
      <w:divBdr>
        <w:top w:val="none" w:sz="0" w:space="0" w:color="auto"/>
        <w:left w:val="none" w:sz="0" w:space="0" w:color="auto"/>
        <w:bottom w:val="none" w:sz="0" w:space="0" w:color="auto"/>
        <w:right w:val="none" w:sz="0" w:space="0" w:color="auto"/>
      </w:divBdr>
    </w:div>
    <w:div w:id="1712996190">
      <w:bodyDiv w:val="1"/>
      <w:marLeft w:val="0"/>
      <w:marRight w:val="0"/>
      <w:marTop w:val="0"/>
      <w:marBottom w:val="0"/>
      <w:divBdr>
        <w:top w:val="none" w:sz="0" w:space="0" w:color="auto"/>
        <w:left w:val="none" w:sz="0" w:space="0" w:color="auto"/>
        <w:bottom w:val="none" w:sz="0" w:space="0" w:color="auto"/>
        <w:right w:val="none" w:sz="0" w:space="0" w:color="auto"/>
      </w:divBdr>
    </w:div>
    <w:div w:id="1714041959">
      <w:bodyDiv w:val="1"/>
      <w:marLeft w:val="0"/>
      <w:marRight w:val="0"/>
      <w:marTop w:val="0"/>
      <w:marBottom w:val="0"/>
      <w:divBdr>
        <w:top w:val="none" w:sz="0" w:space="0" w:color="auto"/>
        <w:left w:val="none" w:sz="0" w:space="0" w:color="auto"/>
        <w:bottom w:val="none" w:sz="0" w:space="0" w:color="auto"/>
        <w:right w:val="none" w:sz="0" w:space="0" w:color="auto"/>
      </w:divBdr>
    </w:div>
    <w:div w:id="1714891176">
      <w:bodyDiv w:val="1"/>
      <w:marLeft w:val="0"/>
      <w:marRight w:val="0"/>
      <w:marTop w:val="0"/>
      <w:marBottom w:val="0"/>
      <w:divBdr>
        <w:top w:val="none" w:sz="0" w:space="0" w:color="auto"/>
        <w:left w:val="none" w:sz="0" w:space="0" w:color="auto"/>
        <w:bottom w:val="none" w:sz="0" w:space="0" w:color="auto"/>
        <w:right w:val="none" w:sz="0" w:space="0" w:color="auto"/>
      </w:divBdr>
    </w:div>
    <w:div w:id="1720203741">
      <w:bodyDiv w:val="1"/>
      <w:marLeft w:val="0"/>
      <w:marRight w:val="0"/>
      <w:marTop w:val="0"/>
      <w:marBottom w:val="0"/>
      <w:divBdr>
        <w:top w:val="none" w:sz="0" w:space="0" w:color="auto"/>
        <w:left w:val="none" w:sz="0" w:space="0" w:color="auto"/>
        <w:bottom w:val="none" w:sz="0" w:space="0" w:color="auto"/>
        <w:right w:val="none" w:sz="0" w:space="0" w:color="auto"/>
      </w:divBdr>
    </w:div>
    <w:div w:id="1721784961">
      <w:bodyDiv w:val="1"/>
      <w:marLeft w:val="0"/>
      <w:marRight w:val="0"/>
      <w:marTop w:val="0"/>
      <w:marBottom w:val="0"/>
      <w:divBdr>
        <w:top w:val="none" w:sz="0" w:space="0" w:color="auto"/>
        <w:left w:val="none" w:sz="0" w:space="0" w:color="auto"/>
        <w:bottom w:val="none" w:sz="0" w:space="0" w:color="auto"/>
        <w:right w:val="none" w:sz="0" w:space="0" w:color="auto"/>
      </w:divBdr>
    </w:div>
    <w:div w:id="1721897079">
      <w:bodyDiv w:val="1"/>
      <w:marLeft w:val="0"/>
      <w:marRight w:val="0"/>
      <w:marTop w:val="0"/>
      <w:marBottom w:val="0"/>
      <w:divBdr>
        <w:top w:val="none" w:sz="0" w:space="0" w:color="auto"/>
        <w:left w:val="none" w:sz="0" w:space="0" w:color="auto"/>
        <w:bottom w:val="none" w:sz="0" w:space="0" w:color="auto"/>
        <w:right w:val="none" w:sz="0" w:space="0" w:color="auto"/>
      </w:divBdr>
    </w:div>
    <w:div w:id="1722629026">
      <w:bodyDiv w:val="1"/>
      <w:marLeft w:val="0"/>
      <w:marRight w:val="0"/>
      <w:marTop w:val="0"/>
      <w:marBottom w:val="0"/>
      <w:divBdr>
        <w:top w:val="none" w:sz="0" w:space="0" w:color="auto"/>
        <w:left w:val="none" w:sz="0" w:space="0" w:color="auto"/>
        <w:bottom w:val="none" w:sz="0" w:space="0" w:color="auto"/>
        <w:right w:val="none" w:sz="0" w:space="0" w:color="auto"/>
      </w:divBdr>
    </w:div>
    <w:div w:id="1722829340">
      <w:bodyDiv w:val="1"/>
      <w:marLeft w:val="0"/>
      <w:marRight w:val="0"/>
      <w:marTop w:val="0"/>
      <w:marBottom w:val="0"/>
      <w:divBdr>
        <w:top w:val="none" w:sz="0" w:space="0" w:color="auto"/>
        <w:left w:val="none" w:sz="0" w:space="0" w:color="auto"/>
        <w:bottom w:val="none" w:sz="0" w:space="0" w:color="auto"/>
        <w:right w:val="none" w:sz="0" w:space="0" w:color="auto"/>
      </w:divBdr>
    </w:div>
    <w:div w:id="1723868107">
      <w:bodyDiv w:val="1"/>
      <w:marLeft w:val="0"/>
      <w:marRight w:val="0"/>
      <w:marTop w:val="0"/>
      <w:marBottom w:val="0"/>
      <w:divBdr>
        <w:top w:val="none" w:sz="0" w:space="0" w:color="auto"/>
        <w:left w:val="none" w:sz="0" w:space="0" w:color="auto"/>
        <w:bottom w:val="none" w:sz="0" w:space="0" w:color="auto"/>
        <w:right w:val="none" w:sz="0" w:space="0" w:color="auto"/>
      </w:divBdr>
    </w:div>
    <w:div w:id="1726176029">
      <w:bodyDiv w:val="1"/>
      <w:marLeft w:val="0"/>
      <w:marRight w:val="0"/>
      <w:marTop w:val="0"/>
      <w:marBottom w:val="0"/>
      <w:divBdr>
        <w:top w:val="none" w:sz="0" w:space="0" w:color="auto"/>
        <w:left w:val="none" w:sz="0" w:space="0" w:color="auto"/>
        <w:bottom w:val="none" w:sz="0" w:space="0" w:color="auto"/>
        <w:right w:val="none" w:sz="0" w:space="0" w:color="auto"/>
      </w:divBdr>
    </w:div>
    <w:div w:id="1728869228">
      <w:bodyDiv w:val="1"/>
      <w:marLeft w:val="0"/>
      <w:marRight w:val="0"/>
      <w:marTop w:val="0"/>
      <w:marBottom w:val="0"/>
      <w:divBdr>
        <w:top w:val="none" w:sz="0" w:space="0" w:color="auto"/>
        <w:left w:val="none" w:sz="0" w:space="0" w:color="auto"/>
        <w:bottom w:val="none" w:sz="0" w:space="0" w:color="auto"/>
        <w:right w:val="none" w:sz="0" w:space="0" w:color="auto"/>
      </w:divBdr>
    </w:div>
    <w:div w:id="1728916829">
      <w:bodyDiv w:val="1"/>
      <w:marLeft w:val="0"/>
      <w:marRight w:val="0"/>
      <w:marTop w:val="0"/>
      <w:marBottom w:val="0"/>
      <w:divBdr>
        <w:top w:val="none" w:sz="0" w:space="0" w:color="auto"/>
        <w:left w:val="none" w:sz="0" w:space="0" w:color="auto"/>
        <w:bottom w:val="none" w:sz="0" w:space="0" w:color="auto"/>
        <w:right w:val="none" w:sz="0" w:space="0" w:color="auto"/>
      </w:divBdr>
    </w:div>
    <w:div w:id="1734741189">
      <w:bodyDiv w:val="1"/>
      <w:marLeft w:val="0"/>
      <w:marRight w:val="0"/>
      <w:marTop w:val="0"/>
      <w:marBottom w:val="0"/>
      <w:divBdr>
        <w:top w:val="none" w:sz="0" w:space="0" w:color="auto"/>
        <w:left w:val="none" w:sz="0" w:space="0" w:color="auto"/>
        <w:bottom w:val="none" w:sz="0" w:space="0" w:color="auto"/>
        <w:right w:val="none" w:sz="0" w:space="0" w:color="auto"/>
      </w:divBdr>
    </w:div>
    <w:div w:id="1736049217">
      <w:bodyDiv w:val="1"/>
      <w:marLeft w:val="0"/>
      <w:marRight w:val="0"/>
      <w:marTop w:val="0"/>
      <w:marBottom w:val="0"/>
      <w:divBdr>
        <w:top w:val="none" w:sz="0" w:space="0" w:color="auto"/>
        <w:left w:val="none" w:sz="0" w:space="0" w:color="auto"/>
        <w:bottom w:val="none" w:sz="0" w:space="0" w:color="auto"/>
        <w:right w:val="none" w:sz="0" w:space="0" w:color="auto"/>
      </w:divBdr>
    </w:div>
    <w:div w:id="1736932337">
      <w:bodyDiv w:val="1"/>
      <w:marLeft w:val="0"/>
      <w:marRight w:val="0"/>
      <w:marTop w:val="0"/>
      <w:marBottom w:val="0"/>
      <w:divBdr>
        <w:top w:val="none" w:sz="0" w:space="0" w:color="auto"/>
        <w:left w:val="none" w:sz="0" w:space="0" w:color="auto"/>
        <w:bottom w:val="none" w:sz="0" w:space="0" w:color="auto"/>
        <w:right w:val="none" w:sz="0" w:space="0" w:color="auto"/>
      </w:divBdr>
    </w:div>
    <w:div w:id="1739592519">
      <w:bodyDiv w:val="1"/>
      <w:marLeft w:val="0"/>
      <w:marRight w:val="0"/>
      <w:marTop w:val="0"/>
      <w:marBottom w:val="0"/>
      <w:divBdr>
        <w:top w:val="none" w:sz="0" w:space="0" w:color="auto"/>
        <w:left w:val="none" w:sz="0" w:space="0" w:color="auto"/>
        <w:bottom w:val="none" w:sz="0" w:space="0" w:color="auto"/>
        <w:right w:val="none" w:sz="0" w:space="0" w:color="auto"/>
      </w:divBdr>
    </w:div>
    <w:div w:id="1742674486">
      <w:bodyDiv w:val="1"/>
      <w:marLeft w:val="0"/>
      <w:marRight w:val="0"/>
      <w:marTop w:val="0"/>
      <w:marBottom w:val="0"/>
      <w:divBdr>
        <w:top w:val="none" w:sz="0" w:space="0" w:color="auto"/>
        <w:left w:val="none" w:sz="0" w:space="0" w:color="auto"/>
        <w:bottom w:val="none" w:sz="0" w:space="0" w:color="auto"/>
        <w:right w:val="none" w:sz="0" w:space="0" w:color="auto"/>
      </w:divBdr>
    </w:div>
    <w:div w:id="1742823505">
      <w:bodyDiv w:val="1"/>
      <w:marLeft w:val="0"/>
      <w:marRight w:val="0"/>
      <w:marTop w:val="0"/>
      <w:marBottom w:val="0"/>
      <w:divBdr>
        <w:top w:val="none" w:sz="0" w:space="0" w:color="auto"/>
        <w:left w:val="none" w:sz="0" w:space="0" w:color="auto"/>
        <w:bottom w:val="none" w:sz="0" w:space="0" w:color="auto"/>
        <w:right w:val="none" w:sz="0" w:space="0" w:color="auto"/>
      </w:divBdr>
    </w:div>
    <w:div w:id="1746603752">
      <w:bodyDiv w:val="1"/>
      <w:marLeft w:val="0"/>
      <w:marRight w:val="0"/>
      <w:marTop w:val="0"/>
      <w:marBottom w:val="0"/>
      <w:divBdr>
        <w:top w:val="none" w:sz="0" w:space="0" w:color="auto"/>
        <w:left w:val="none" w:sz="0" w:space="0" w:color="auto"/>
        <w:bottom w:val="none" w:sz="0" w:space="0" w:color="auto"/>
        <w:right w:val="none" w:sz="0" w:space="0" w:color="auto"/>
      </w:divBdr>
    </w:div>
    <w:div w:id="1747536257">
      <w:bodyDiv w:val="1"/>
      <w:marLeft w:val="0"/>
      <w:marRight w:val="0"/>
      <w:marTop w:val="0"/>
      <w:marBottom w:val="0"/>
      <w:divBdr>
        <w:top w:val="none" w:sz="0" w:space="0" w:color="auto"/>
        <w:left w:val="none" w:sz="0" w:space="0" w:color="auto"/>
        <w:bottom w:val="none" w:sz="0" w:space="0" w:color="auto"/>
        <w:right w:val="none" w:sz="0" w:space="0" w:color="auto"/>
      </w:divBdr>
    </w:div>
    <w:div w:id="1748723307">
      <w:bodyDiv w:val="1"/>
      <w:marLeft w:val="0"/>
      <w:marRight w:val="0"/>
      <w:marTop w:val="0"/>
      <w:marBottom w:val="0"/>
      <w:divBdr>
        <w:top w:val="none" w:sz="0" w:space="0" w:color="auto"/>
        <w:left w:val="none" w:sz="0" w:space="0" w:color="auto"/>
        <w:bottom w:val="none" w:sz="0" w:space="0" w:color="auto"/>
        <w:right w:val="none" w:sz="0" w:space="0" w:color="auto"/>
      </w:divBdr>
    </w:div>
    <w:div w:id="1748917808">
      <w:bodyDiv w:val="1"/>
      <w:marLeft w:val="0"/>
      <w:marRight w:val="0"/>
      <w:marTop w:val="0"/>
      <w:marBottom w:val="0"/>
      <w:divBdr>
        <w:top w:val="none" w:sz="0" w:space="0" w:color="auto"/>
        <w:left w:val="none" w:sz="0" w:space="0" w:color="auto"/>
        <w:bottom w:val="none" w:sz="0" w:space="0" w:color="auto"/>
        <w:right w:val="none" w:sz="0" w:space="0" w:color="auto"/>
      </w:divBdr>
    </w:div>
    <w:div w:id="1749770303">
      <w:bodyDiv w:val="1"/>
      <w:marLeft w:val="0"/>
      <w:marRight w:val="0"/>
      <w:marTop w:val="0"/>
      <w:marBottom w:val="0"/>
      <w:divBdr>
        <w:top w:val="none" w:sz="0" w:space="0" w:color="auto"/>
        <w:left w:val="none" w:sz="0" w:space="0" w:color="auto"/>
        <w:bottom w:val="none" w:sz="0" w:space="0" w:color="auto"/>
        <w:right w:val="none" w:sz="0" w:space="0" w:color="auto"/>
      </w:divBdr>
    </w:div>
    <w:div w:id="1750805655">
      <w:bodyDiv w:val="1"/>
      <w:marLeft w:val="0"/>
      <w:marRight w:val="0"/>
      <w:marTop w:val="0"/>
      <w:marBottom w:val="0"/>
      <w:divBdr>
        <w:top w:val="none" w:sz="0" w:space="0" w:color="auto"/>
        <w:left w:val="none" w:sz="0" w:space="0" w:color="auto"/>
        <w:bottom w:val="none" w:sz="0" w:space="0" w:color="auto"/>
        <w:right w:val="none" w:sz="0" w:space="0" w:color="auto"/>
      </w:divBdr>
    </w:div>
    <w:div w:id="1751151367">
      <w:bodyDiv w:val="1"/>
      <w:marLeft w:val="0"/>
      <w:marRight w:val="0"/>
      <w:marTop w:val="0"/>
      <w:marBottom w:val="0"/>
      <w:divBdr>
        <w:top w:val="none" w:sz="0" w:space="0" w:color="auto"/>
        <w:left w:val="none" w:sz="0" w:space="0" w:color="auto"/>
        <w:bottom w:val="none" w:sz="0" w:space="0" w:color="auto"/>
        <w:right w:val="none" w:sz="0" w:space="0" w:color="auto"/>
      </w:divBdr>
    </w:div>
    <w:div w:id="1756393325">
      <w:bodyDiv w:val="1"/>
      <w:marLeft w:val="0"/>
      <w:marRight w:val="0"/>
      <w:marTop w:val="0"/>
      <w:marBottom w:val="0"/>
      <w:divBdr>
        <w:top w:val="none" w:sz="0" w:space="0" w:color="auto"/>
        <w:left w:val="none" w:sz="0" w:space="0" w:color="auto"/>
        <w:bottom w:val="none" w:sz="0" w:space="0" w:color="auto"/>
        <w:right w:val="none" w:sz="0" w:space="0" w:color="auto"/>
      </w:divBdr>
    </w:div>
    <w:div w:id="1758360497">
      <w:bodyDiv w:val="1"/>
      <w:marLeft w:val="0"/>
      <w:marRight w:val="0"/>
      <w:marTop w:val="0"/>
      <w:marBottom w:val="0"/>
      <w:divBdr>
        <w:top w:val="none" w:sz="0" w:space="0" w:color="auto"/>
        <w:left w:val="none" w:sz="0" w:space="0" w:color="auto"/>
        <w:bottom w:val="none" w:sz="0" w:space="0" w:color="auto"/>
        <w:right w:val="none" w:sz="0" w:space="0" w:color="auto"/>
      </w:divBdr>
    </w:div>
    <w:div w:id="1765608624">
      <w:bodyDiv w:val="1"/>
      <w:marLeft w:val="0"/>
      <w:marRight w:val="0"/>
      <w:marTop w:val="0"/>
      <w:marBottom w:val="0"/>
      <w:divBdr>
        <w:top w:val="none" w:sz="0" w:space="0" w:color="auto"/>
        <w:left w:val="none" w:sz="0" w:space="0" w:color="auto"/>
        <w:bottom w:val="none" w:sz="0" w:space="0" w:color="auto"/>
        <w:right w:val="none" w:sz="0" w:space="0" w:color="auto"/>
      </w:divBdr>
    </w:div>
    <w:div w:id="1767188491">
      <w:bodyDiv w:val="1"/>
      <w:marLeft w:val="0"/>
      <w:marRight w:val="0"/>
      <w:marTop w:val="0"/>
      <w:marBottom w:val="0"/>
      <w:divBdr>
        <w:top w:val="none" w:sz="0" w:space="0" w:color="auto"/>
        <w:left w:val="none" w:sz="0" w:space="0" w:color="auto"/>
        <w:bottom w:val="none" w:sz="0" w:space="0" w:color="auto"/>
        <w:right w:val="none" w:sz="0" w:space="0" w:color="auto"/>
      </w:divBdr>
    </w:div>
    <w:div w:id="1772165318">
      <w:bodyDiv w:val="1"/>
      <w:marLeft w:val="0"/>
      <w:marRight w:val="0"/>
      <w:marTop w:val="0"/>
      <w:marBottom w:val="0"/>
      <w:divBdr>
        <w:top w:val="none" w:sz="0" w:space="0" w:color="auto"/>
        <w:left w:val="none" w:sz="0" w:space="0" w:color="auto"/>
        <w:bottom w:val="none" w:sz="0" w:space="0" w:color="auto"/>
        <w:right w:val="none" w:sz="0" w:space="0" w:color="auto"/>
      </w:divBdr>
    </w:div>
    <w:div w:id="1773087422">
      <w:bodyDiv w:val="1"/>
      <w:marLeft w:val="0"/>
      <w:marRight w:val="0"/>
      <w:marTop w:val="0"/>
      <w:marBottom w:val="0"/>
      <w:divBdr>
        <w:top w:val="none" w:sz="0" w:space="0" w:color="auto"/>
        <w:left w:val="none" w:sz="0" w:space="0" w:color="auto"/>
        <w:bottom w:val="none" w:sz="0" w:space="0" w:color="auto"/>
        <w:right w:val="none" w:sz="0" w:space="0" w:color="auto"/>
      </w:divBdr>
    </w:div>
    <w:div w:id="1780252308">
      <w:bodyDiv w:val="1"/>
      <w:marLeft w:val="0"/>
      <w:marRight w:val="0"/>
      <w:marTop w:val="0"/>
      <w:marBottom w:val="0"/>
      <w:divBdr>
        <w:top w:val="none" w:sz="0" w:space="0" w:color="auto"/>
        <w:left w:val="none" w:sz="0" w:space="0" w:color="auto"/>
        <w:bottom w:val="none" w:sz="0" w:space="0" w:color="auto"/>
        <w:right w:val="none" w:sz="0" w:space="0" w:color="auto"/>
      </w:divBdr>
    </w:div>
    <w:div w:id="1780644176">
      <w:bodyDiv w:val="1"/>
      <w:marLeft w:val="0"/>
      <w:marRight w:val="0"/>
      <w:marTop w:val="0"/>
      <w:marBottom w:val="0"/>
      <w:divBdr>
        <w:top w:val="none" w:sz="0" w:space="0" w:color="auto"/>
        <w:left w:val="none" w:sz="0" w:space="0" w:color="auto"/>
        <w:bottom w:val="none" w:sz="0" w:space="0" w:color="auto"/>
        <w:right w:val="none" w:sz="0" w:space="0" w:color="auto"/>
      </w:divBdr>
    </w:div>
    <w:div w:id="1787238426">
      <w:bodyDiv w:val="1"/>
      <w:marLeft w:val="0"/>
      <w:marRight w:val="0"/>
      <w:marTop w:val="0"/>
      <w:marBottom w:val="0"/>
      <w:divBdr>
        <w:top w:val="none" w:sz="0" w:space="0" w:color="auto"/>
        <w:left w:val="none" w:sz="0" w:space="0" w:color="auto"/>
        <w:bottom w:val="none" w:sz="0" w:space="0" w:color="auto"/>
        <w:right w:val="none" w:sz="0" w:space="0" w:color="auto"/>
      </w:divBdr>
    </w:div>
    <w:div w:id="1789621979">
      <w:bodyDiv w:val="1"/>
      <w:marLeft w:val="0"/>
      <w:marRight w:val="0"/>
      <w:marTop w:val="0"/>
      <w:marBottom w:val="0"/>
      <w:divBdr>
        <w:top w:val="none" w:sz="0" w:space="0" w:color="auto"/>
        <w:left w:val="none" w:sz="0" w:space="0" w:color="auto"/>
        <w:bottom w:val="none" w:sz="0" w:space="0" w:color="auto"/>
        <w:right w:val="none" w:sz="0" w:space="0" w:color="auto"/>
      </w:divBdr>
    </w:div>
    <w:div w:id="1790582766">
      <w:bodyDiv w:val="1"/>
      <w:marLeft w:val="0"/>
      <w:marRight w:val="0"/>
      <w:marTop w:val="0"/>
      <w:marBottom w:val="0"/>
      <w:divBdr>
        <w:top w:val="none" w:sz="0" w:space="0" w:color="auto"/>
        <w:left w:val="none" w:sz="0" w:space="0" w:color="auto"/>
        <w:bottom w:val="none" w:sz="0" w:space="0" w:color="auto"/>
        <w:right w:val="none" w:sz="0" w:space="0" w:color="auto"/>
      </w:divBdr>
    </w:div>
    <w:div w:id="1791704988">
      <w:bodyDiv w:val="1"/>
      <w:marLeft w:val="0"/>
      <w:marRight w:val="0"/>
      <w:marTop w:val="0"/>
      <w:marBottom w:val="0"/>
      <w:divBdr>
        <w:top w:val="none" w:sz="0" w:space="0" w:color="auto"/>
        <w:left w:val="none" w:sz="0" w:space="0" w:color="auto"/>
        <w:bottom w:val="none" w:sz="0" w:space="0" w:color="auto"/>
        <w:right w:val="none" w:sz="0" w:space="0" w:color="auto"/>
      </w:divBdr>
    </w:div>
    <w:div w:id="1792749785">
      <w:bodyDiv w:val="1"/>
      <w:marLeft w:val="0"/>
      <w:marRight w:val="0"/>
      <w:marTop w:val="0"/>
      <w:marBottom w:val="0"/>
      <w:divBdr>
        <w:top w:val="none" w:sz="0" w:space="0" w:color="auto"/>
        <w:left w:val="none" w:sz="0" w:space="0" w:color="auto"/>
        <w:bottom w:val="none" w:sz="0" w:space="0" w:color="auto"/>
        <w:right w:val="none" w:sz="0" w:space="0" w:color="auto"/>
      </w:divBdr>
    </w:div>
    <w:div w:id="1796026216">
      <w:bodyDiv w:val="1"/>
      <w:marLeft w:val="0"/>
      <w:marRight w:val="0"/>
      <w:marTop w:val="0"/>
      <w:marBottom w:val="0"/>
      <w:divBdr>
        <w:top w:val="none" w:sz="0" w:space="0" w:color="auto"/>
        <w:left w:val="none" w:sz="0" w:space="0" w:color="auto"/>
        <w:bottom w:val="none" w:sz="0" w:space="0" w:color="auto"/>
        <w:right w:val="none" w:sz="0" w:space="0" w:color="auto"/>
      </w:divBdr>
    </w:div>
    <w:div w:id="1797216018">
      <w:bodyDiv w:val="1"/>
      <w:marLeft w:val="0"/>
      <w:marRight w:val="0"/>
      <w:marTop w:val="0"/>
      <w:marBottom w:val="0"/>
      <w:divBdr>
        <w:top w:val="none" w:sz="0" w:space="0" w:color="auto"/>
        <w:left w:val="none" w:sz="0" w:space="0" w:color="auto"/>
        <w:bottom w:val="none" w:sz="0" w:space="0" w:color="auto"/>
        <w:right w:val="none" w:sz="0" w:space="0" w:color="auto"/>
      </w:divBdr>
    </w:div>
    <w:div w:id="1810398225">
      <w:bodyDiv w:val="1"/>
      <w:marLeft w:val="0"/>
      <w:marRight w:val="0"/>
      <w:marTop w:val="0"/>
      <w:marBottom w:val="0"/>
      <w:divBdr>
        <w:top w:val="none" w:sz="0" w:space="0" w:color="auto"/>
        <w:left w:val="none" w:sz="0" w:space="0" w:color="auto"/>
        <w:bottom w:val="none" w:sz="0" w:space="0" w:color="auto"/>
        <w:right w:val="none" w:sz="0" w:space="0" w:color="auto"/>
      </w:divBdr>
    </w:div>
    <w:div w:id="1811170270">
      <w:bodyDiv w:val="1"/>
      <w:marLeft w:val="0"/>
      <w:marRight w:val="0"/>
      <w:marTop w:val="0"/>
      <w:marBottom w:val="0"/>
      <w:divBdr>
        <w:top w:val="none" w:sz="0" w:space="0" w:color="auto"/>
        <w:left w:val="none" w:sz="0" w:space="0" w:color="auto"/>
        <w:bottom w:val="none" w:sz="0" w:space="0" w:color="auto"/>
        <w:right w:val="none" w:sz="0" w:space="0" w:color="auto"/>
      </w:divBdr>
    </w:div>
    <w:div w:id="1816948871">
      <w:bodyDiv w:val="1"/>
      <w:marLeft w:val="0"/>
      <w:marRight w:val="0"/>
      <w:marTop w:val="0"/>
      <w:marBottom w:val="0"/>
      <w:divBdr>
        <w:top w:val="none" w:sz="0" w:space="0" w:color="auto"/>
        <w:left w:val="none" w:sz="0" w:space="0" w:color="auto"/>
        <w:bottom w:val="none" w:sz="0" w:space="0" w:color="auto"/>
        <w:right w:val="none" w:sz="0" w:space="0" w:color="auto"/>
      </w:divBdr>
    </w:div>
    <w:div w:id="1817869731">
      <w:bodyDiv w:val="1"/>
      <w:marLeft w:val="0"/>
      <w:marRight w:val="0"/>
      <w:marTop w:val="0"/>
      <w:marBottom w:val="0"/>
      <w:divBdr>
        <w:top w:val="none" w:sz="0" w:space="0" w:color="auto"/>
        <w:left w:val="none" w:sz="0" w:space="0" w:color="auto"/>
        <w:bottom w:val="none" w:sz="0" w:space="0" w:color="auto"/>
        <w:right w:val="none" w:sz="0" w:space="0" w:color="auto"/>
      </w:divBdr>
    </w:div>
    <w:div w:id="1819809720">
      <w:bodyDiv w:val="1"/>
      <w:marLeft w:val="0"/>
      <w:marRight w:val="0"/>
      <w:marTop w:val="0"/>
      <w:marBottom w:val="0"/>
      <w:divBdr>
        <w:top w:val="none" w:sz="0" w:space="0" w:color="auto"/>
        <w:left w:val="none" w:sz="0" w:space="0" w:color="auto"/>
        <w:bottom w:val="none" w:sz="0" w:space="0" w:color="auto"/>
        <w:right w:val="none" w:sz="0" w:space="0" w:color="auto"/>
      </w:divBdr>
    </w:div>
    <w:div w:id="1828790619">
      <w:bodyDiv w:val="1"/>
      <w:marLeft w:val="0"/>
      <w:marRight w:val="0"/>
      <w:marTop w:val="0"/>
      <w:marBottom w:val="0"/>
      <w:divBdr>
        <w:top w:val="none" w:sz="0" w:space="0" w:color="auto"/>
        <w:left w:val="none" w:sz="0" w:space="0" w:color="auto"/>
        <w:bottom w:val="none" w:sz="0" w:space="0" w:color="auto"/>
        <w:right w:val="none" w:sz="0" w:space="0" w:color="auto"/>
      </w:divBdr>
    </w:div>
    <w:div w:id="1829397732">
      <w:bodyDiv w:val="1"/>
      <w:marLeft w:val="0"/>
      <w:marRight w:val="0"/>
      <w:marTop w:val="0"/>
      <w:marBottom w:val="0"/>
      <w:divBdr>
        <w:top w:val="none" w:sz="0" w:space="0" w:color="auto"/>
        <w:left w:val="none" w:sz="0" w:space="0" w:color="auto"/>
        <w:bottom w:val="none" w:sz="0" w:space="0" w:color="auto"/>
        <w:right w:val="none" w:sz="0" w:space="0" w:color="auto"/>
      </w:divBdr>
    </w:div>
    <w:div w:id="1832217177">
      <w:bodyDiv w:val="1"/>
      <w:marLeft w:val="0"/>
      <w:marRight w:val="0"/>
      <w:marTop w:val="0"/>
      <w:marBottom w:val="0"/>
      <w:divBdr>
        <w:top w:val="none" w:sz="0" w:space="0" w:color="auto"/>
        <w:left w:val="none" w:sz="0" w:space="0" w:color="auto"/>
        <w:bottom w:val="none" w:sz="0" w:space="0" w:color="auto"/>
        <w:right w:val="none" w:sz="0" w:space="0" w:color="auto"/>
      </w:divBdr>
    </w:div>
    <w:div w:id="1834711454">
      <w:bodyDiv w:val="1"/>
      <w:marLeft w:val="0"/>
      <w:marRight w:val="0"/>
      <w:marTop w:val="0"/>
      <w:marBottom w:val="0"/>
      <w:divBdr>
        <w:top w:val="none" w:sz="0" w:space="0" w:color="auto"/>
        <w:left w:val="none" w:sz="0" w:space="0" w:color="auto"/>
        <w:bottom w:val="none" w:sz="0" w:space="0" w:color="auto"/>
        <w:right w:val="none" w:sz="0" w:space="0" w:color="auto"/>
      </w:divBdr>
    </w:div>
    <w:div w:id="1837499331">
      <w:bodyDiv w:val="1"/>
      <w:marLeft w:val="0"/>
      <w:marRight w:val="0"/>
      <w:marTop w:val="0"/>
      <w:marBottom w:val="0"/>
      <w:divBdr>
        <w:top w:val="none" w:sz="0" w:space="0" w:color="auto"/>
        <w:left w:val="none" w:sz="0" w:space="0" w:color="auto"/>
        <w:bottom w:val="none" w:sz="0" w:space="0" w:color="auto"/>
        <w:right w:val="none" w:sz="0" w:space="0" w:color="auto"/>
      </w:divBdr>
    </w:div>
    <w:div w:id="1843277883">
      <w:bodyDiv w:val="1"/>
      <w:marLeft w:val="0"/>
      <w:marRight w:val="0"/>
      <w:marTop w:val="0"/>
      <w:marBottom w:val="0"/>
      <w:divBdr>
        <w:top w:val="none" w:sz="0" w:space="0" w:color="auto"/>
        <w:left w:val="none" w:sz="0" w:space="0" w:color="auto"/>
        <w:bottom w:val="none" w:sz="0" w:space="0" w:color="auto"/>
        <w:right w:val="none" w:sz="0" w:space="0" w:color="auto"/>
      </w:divBdr>
    </w:div>
    <w:div w:id="1847356747">
      <w:bodyDiv w:val="1"/>
      <w:marLeft w:val="0"/>
      <w:marRight w:val="0"/>
      <w:marTop w:val="0"/>
      <w:marBottom w:val="0"/>
      <w:divBdr>
        <w:top w:val="none" w:sz="0" w:space="0" w:color="auto"/>
        <w:left w:val="none" w:sz="0" w:space="0" w:color="auto"/>
        <w:bottom w:val="none" w:sz="0" w:space="0" w:color="auto"/>
        <w:right w:val="none" w:sz="0" w:space="0" w:color="auto"/>
      </w:divBdr>
    </w:div>
    <w:div w:id="1849248849">
      <w:bodyDiv w:val="1"/>
      <w:marLeft w:val="0"/>
      <w:marRight w:val="0"/>
      <w:marTop w:val="0"/>
      <w:marBottom w:val="0"/>
      <w:divBdr>
        <w:top w:val="none" w:sz="0" w:space="0" w:color="auto"/>
        <w:left w:val="none" w:sz="0" w:space="0" w:color="auto"/>
        <w:bottom w:val="none" w:sz="0" w:space="0" w:color="auto"/>
        <w:right w:val="none" w:sz="0" w:space="0" w:color="auto"/>
      </w:divBdr>
    </w:div>
    <w:div w:id="1850675822">
      <w:bodyDiv w:val="1"/>
      <w:marLeft w:val="0"/>
      <w:marRight w:val="0"/>
      <w:marTop w:val="0"/>
      <w:marBottom w:val="0"/>
      <w:divBdr>
        <w:top w:val="none" w:sz="0" w:space="0" w:color="auto"/>
        <w:left w:val="none" w:sz="0" w:space="0" w:color="auto"/>
        <w:bottom w:val="none" w:sz="0" w:space="0" w:color="auto"/>
        <w:right w:val="none" w:sz="0" w:space="0" w:color="auto"/>
      </w:divBdr>
    </w:div>
    <w:div w:id="1852376281">
      <w:bodyDiv w:val="1"/>
      <w:marLeft w:val="0"/>
      <w:marRight w:val="0"/>
      <w:marTop w:val="0"/>
      <w:marBottom w:val="0"/>
      <w:divBdr>
        <w:top w:val="none" w:sz="0" w:space="0" w:color="auto"/>
        <w:left w:val="none" w:sz="0" w:space="0" w:color="auto"/>
        <w:bottom w:val="none" w:sz="0" w:space="0" w:color="auto"/>
        <w:right w:val="none" w:sz="0" w:space="0" w:color="auto"/>
      </w:divBdr>
    </w:div>
    <w:div w:id="1853304103">
      <w:bodyDiv w:val="1"/>
      <w:marLeft w:val="0"/>
      <w:marRight w:val="0"/>
      <w:marTop w:val="0"/>
      <w:marBottom w:val="0"/>
      <w:divBdr>
        <w:top w:val="none" w:sz="0" w:space="0" w:color="auto"/>
        <w:left w:val="none" w:sz="0" w:space="0" w:color="auto"/>
        <w:bottom w:val="none" w:sz="0" w:space="0" w:color="auto"/>
        <w:right w:val="none" w:sz="0" w:space="0" w:color="auto"/>
      </w:divBdr>
    </w:div>
    <w:div w:id="1856995248">
      <w:bodyDiv w:val="1"/>
      <w:marLeft w:val="0"/>
      <w:marRight w:val="0"/>
      <w:marTop w:val="0"/>
      <w:marBottom w:val="0"/>
      <w:divBdr>
        <w:top w:val="none" w:sz="0" w:space="0" w:color="auto"/>
        <w:left w:val="none" w:sz="0" w:space="0" w:color="auto"/>
        <w:bottom w:val="none" w:sz="0" w:space="0" w:color="auto"/>
        <w:right w:val="none" w:sz="0" w:space="0" w:color="auto"/>
      </w:divBdr>
    </w:div>
    <w:div w:id="1871793840">
      <w:bodyDiv w:val="1"/>
      <w:marLeft w:val="0"/>
      <w:marRight w:val="0"/>
      <w:marTop w:val="0"/>
      <w:marBottom w:val="0"/>
      <w:divBdr>
        <w:top w:val="none" w:sz="0" w:space="0" w:color="auto"/>
        <w:left w:val="none" w:sz="0" w:space="0" w:color="auto"/>
        <w:bottom w:val="none" w:sz="0" w:space="0" w:color="auto"/>
        <w:right w:val="none" w:sz="0" w:space="0" w:color="auto"/>
      </w:divBdr>
    </w:div>
    <w:div w:id="1872381403">
      <w:bodyDiv w:val="1"/>
      <w:marLeft w:val="0"/>
      <w:marRight w:val="0"/>
      <w:marTop w:val="0"/>
      <w:marBottom w:val="0"/>
      <w:divBdr>
        <w:top w:val="none" w:sz="0" w:space="0" w:color="auto"/>
        <w:left w:val="none" w:sz="0" w:space="0" w:color="auto"/>
        <w:bottom w:val="none" w:sz="0" w:space="0" w:color="auto"/>
        <w:right w:val="none" w:sz="0" w:space="0" w:color="auto"/>
      </w:divBdr>
    </w:div>
    <w:div w:id="1875191682">
      <w:bodyDiv w:val="1"/>
      <w:marLeft w:val="0"/>
      <w:marRight w:val="0"/>
      <w:marTop w:val="0"/>
      <w:marBottom w:val="0"/>
      <w:divBdr>
        <w:top w:val="none" w:sz="0" w:space="0" w:color="auto"/>
        <w:left w:val="none" w:sz="0" w:space="0" w:color="auto"/>
        <w:bottom w:val="none" w:sz="0" w:space="0" w:color="auto"/>
        <w:right w:val="none" w:sz="0" w:space="0" w:color="auto"/>
      </w:divBdr>
    </w:div>
    <w:div w:id="1882474125">
      <w:bodyDiv w:val="1"/>
      <w:marLeft w:val="0"/>
      <w:marRight w:val="0"/>
      <w:marTop w:val="0"/>
      <w:marBottom w:val="0"/>
      <w:divBdr>
        <w:top w:val="none" w:sz="0" w:space="0" w:color="auto"/>
        <w:left w:val="none" w:sz="0" w:space="0" w:color="auto"/>
        <w:bottom w:val="none" w:sz="0" w:space="0" w:color="auto"/>
        <w:right w:val="none" w:sz="0" w:space="0" w:color="auto"/>
      </w:divBdr>
    </w:div>
    <w:div w:id="1887528088">
      <w:bodyDiv w:val="1"/>
      <w:marLeft w:val="0"/>
      <w:marRight w:val="0"/>
      <w:marTop w:val="0"/>
      <w:marBottom w:val="0"/>
      <w:divBdr>
        <w:top w:val="none" w:sz="0" w:space="0" w:color="auto"/>
        <w:left w:val="none" w:sz="0" w:space="0" w:color="auto"/>
        <w:bottom w:val="none" w:sz="0" w:space="0" w:color="auto"/>
        <w:right w:val="none" w:sz="0" w:space="0" w:color="auto"/>
      </w:divBdr>
    </w:div>
    <w:div w:id="1887984345">
      <w:bodyDiv w:val="1"/>
      <w:marLeft w:val="0"/>
      <w:marRight w:val="0"/>
      <w:marTop w:val="0"/>
      <w:marBottom w:val="0"/>
      <w:divBdr>
        <w:top w:val="none" w:sz="0" w:space="0" w:color="auto"/>
        <w:left w:val="none" w:sz="0" w:space="0" w:color="auto"/>
        <w:bottom w:val="none" w:sz="0" w:space="0" w:color="auto"/>
        <w:right w:val="none" w:sz="0" w:space="0" w:color="auto"/>
      </w:divBdr>
    </w:div>
    <w:div w:id="1892031682">
      <w:bodyDiv w:val="1"/>
      <w:marLeft w:val="0"/>
      <w:marRight w:val="0"/>
      <w:marTop w:val="0"/>
      <w:marBottom w:val="0"/>
      <w:divBdr>
        <w:top w:val="none" w:sz="0" w:space="0" w:color="auto"/>
        <w:left w:val="none" w:sz="0" w:space="0" w:color="auto"/>
        <w:bottom w:val="none" w:sz="0" w:space="0" w:color="auto"/>
        <w:right w:val="none" w:sz="0" w:space="0" w:color="auto"/>
      </w:divBdr>
    </w:div>
    <w:div w:id="1894733829">
      <w:bodyDiv w:val="1"/>
      <w:marLeft w:val="0"/>
      <w:marRight w:val="0"/>
      <w:marTop w:val="0"/>
      <w:marBottom w:val="0"/>
      <w:divBdr>
        <w:top w:val="none" w:sz="0" w:space="0" w:color="auto"/>
        <w:left w:val="none" w:sz="0" w:space="0" w:color="auto"/>
        <w:bottom w:val="none" w:sz="0" w:space="0" w:color="auto"/>
        <w:right w:val="none" w:sz="0" w:space="0" w:color="auto"/>
      </w:divBdr>
    </w:div>
    <w:div w:id="1896161816">
      <w:bodyDiv w:val="1"/>
      <w:marLeft w:val="0"/>
      <w:marRight w:val="0"/>
      <w:marTop w:val="0"/>
      <w:marBottom w:val="0"/>
      <w:divBdr>
        <w:top w:val="none" w:sz="0" w:space="0" w:color="auto"/>
        <w:left w:val="none" w:sz="0" w:space="0" w:color="auto"/>
        <w:bottom w:val="none" w:sz="0" w:space="0" w:color="auto"/>
        <w:right w:val="none" w:sz="0" w:space="0" w:color="auto"/>
      </w:divBdr>
    </w:div>
    <w:div w:id="1896427136">
      <w:bodyDiv w:val="1"/>
      <w:marLeft w:val="0"/>
      <w:marRight w:val="0"/>
      <w:marTop w:val="0"/>
      <w:marBottom w:val="0"/>
      <w:divBdr>
        <w:top w:val="none" w:sz="0" w:space="0" w:color="auto"/>
        <w:left w:val="none" w:sz="0" w:space="0" w:color="auto"/>
        <w:bottom w:val="none" w:sz="0" w:space="0" w:color="auto"/>
        <w:right w:val="none" w:sz="0" w:space="0" w:color="auto"/>
      </w:divBdr>
    </w:div>
    <w:div w:id="1896811339">
      <w:bodyDiv w:val="1"/>
      <w:marLeft w:val="0"/>
      <w:marRight w:val="0"/>
      <w:marTop w:val="0"/>
      <w:marBottom w:val="0"/>
      <w:divBdr>
        <w:top w:val="none" w:sz="0" w:space="0" w:color="auto"/>
        <w:left w:val="none" w:sz="0" w:space="0" w:color="auto"/>
        <w:bottom w:val="none" w:sz="0" w:space="0" w:color="auto"/>
        <w:right w:val="none" w:sz="0" w:space="0" w:color="auto"/>
      </w:divBdr>
    </w:div>
    <w:div w:id="1905136091">
      <w:bodyDiv w:val="1"/>
      <w:marLeft w:val="0"/>
      <w:marRight w:val="0"/>
      <w:marTop w:val="0"/>
      <w:marBottom w:val="0"/>
      <w:divBdr>
        <w:top w:val="none" w:sz="0" w:space="0" w:color="auto"/>
        <w:left w:val="none" w:sz="0" w:space="0" w:color="auto"/>
        <w:bottom w:val="none" w:sz="0" w:space="0" w:color="auto"/>
        <w:right w:val="none" w:sz="0" w:space="0" w:color="auto"/>
      </w:divBdr>
    </w:div>
    <w:div w:id="1905990120">
      <w:bodyDiv w:val="1"/>
      <w:marLeft w:val="0"/>
      <w:marRight w:val="0"/>
      <w:marTop w:val="0"/>
      <w:marBottom w:val="0"/>
      <w:divBdr>
        <w:top w:val="none" w:sz="0" w:space="0" w:color="auto"/>
        <w:left w:val="none" w:sz="0" w:space="0" w:color="auto"/>
        <w:bottom w:val="none" w:sz="0" w:space="0" w:color="auto"/>
        <w:right w:val="none" w:sz="0" w:space="0" w:color="auto"/>
      </w:divBdr>
    </w:div>
    <w:div w:id="1908372390">
      <w:bodyDiv w:val="1"/>
      <w:marLeft w:val="0"/>
      <w:marRight w:val="0"/>
      <w:marTop w:val="0"/>
      <w:marBottom w:val="0"/>
      <w:divBdr>
        <w:top w:val="none" w:sz="0" w:space="0" w:color="auto"/>
        <w:left w:val="none" w:sz="0" w:space="0" w:color="auto"/>
        <w:bottom w:val="none" w:sz="0" w:space="0" w:color="auto"/>
        <w:right w:val="none" w:sz="0" w:space="0" w:color="auto"/>
      </w:divBdr>
    </w:div>
    <w:div w:id="1916474526">
      <w:bodyDiv w:val="1"/>
      <w:marLeft w:val="0"/>
      <w:marRight w:val="0"/>
      <w:marTop w:val="0"/>
      <w:marBottom w:val="0"/>
      <w:divBdr>
        <w:top w:val="none" w:sz="0" w:space="0" w:color="auto"/>
        <w:left w:val="none" w:sz="0" w:space="0" w:color="auto"/>
        <w:bottom w:val="none" w:sz="0" w:space="0" w:color="auto"/>
        <w:right w:val="none" w:sz="0" w:space="0" w:color="auto"/>
      </w:divBdr>
    </w:div>
    <w:div w:id="1925407378">
      <w:bodyDiv w:val="1"/>
      <w:marLeft w:val="0"/>
      <w:marRight w:val="0"/>
      <w:marTop w:val="0"/>
      <w:marBottom w:val="0"/>
      <w:divBdr>
        <w:top w:val="none" w:sz="0" w:space="0" w:color="auto"/>
        <w:left w:val="none" w:sz="0" w:space="0" w:color="auto"/>
        <w:bottom w:val="none" w:sz="0" w:space="0" w:color="auto"/>
        <w:right w:val="none" w:sz="0" w:space="0" w:color="auto"/>
      </w:divBdr>
    </w:div>
    <w:div w:id="1926262270">
      <w:bodyDiv w:val="1"/>
      <w:marLeft w:val="0"/>
      <w:marRight w:val="0"/>
      <w:marTop w:val="0"/>
      <w:marBottom w:val="0"/>
      <w:divBdr>
        <w:top w:val="none" w:sz="0" w:space="0" w:color="auto"/>
        <w:left w:val="none" w:sz="0" w:space="0" w:color="auto"/>
        <w:bottom w:val="none" w:sz="0" w:space="0" w:color="auto"/>
        <w:right w:val="none" w:sz="0" w:space="0" w:color="auto"/>
      </w:divBdr>
    </w:div>
    <w:div w:id="1928615552">
      <w:bodyDiv w:val="1"/>
      <w:marLeft w:val="0"/>
      <w:marRight w:val="0"/>
      <w:marTop w:val="0"/>
      <w:marBottom w:val="0"/>
      <w:divBdr>
        <w:top w:val="none" w:sz="0" w:space="0" w:color="auto"/>
        <w:left w:val="none" w:sz="0" w:space="0" w:color="auto"/>
        <w:bottom w:val="none" w:sz="0" w:space="0" w:color="auto"/>
        <w:right w:val="none" w:sz="0" w:space="0" w:color="auto"/>
      </w:divBdr>
    </w:div>
    <w:div w:id="1931887143">
      <w:bodyDiv w:val="1"/>
      <w:marLeft w:val="0"/>
      <w:marRight w:val="0"/>
      <w:marTop w:val="0"/>
      <w:marBottom w:val="0"/>
      <w:divBdr>
        <w:top w:val="none" w:sz="0" w:space="0" w:color="auto"/>
        <w:left w:val="none" w:sz="0" w:space="0" w:color="auto"/>
        <w:bottom w:val="none" w:sz="0" w:space="0" w:color="auto"/>
        <w:right w:val="none" w:sz="0" w:space="0" w:color="auto"/>
      </w:divBdr>
    </w:div>
    <w:div w:id="1932006903">
      <w:bodyDiv w:val="1"/>
      <w:marLeft w:val="0"/>
      <w:marRight w:val="0"/>
      <w:marTop w:val="0"/>
      <w:marBottom w:val="0"/>
      <w:divBdr>
        <w:top w:val="none" w:sz="0" w:space="0" w:color="auto"/>
        <w:left w:val="none" w:sz="0" w:space="0" w:color="auto"/>
        <w:bottom w:val="none" w:sz="0" w:space="0" w:color="auto"/>
        <w:right w:val="none" w:sz="0" w:space="0" w:color="auto"/>
      </w:divBdr>
    </w:div>
    <w:div w:id="1932085055">
      <w:bodyDiv w:val="1"/>
      <w:marLeft w:val="0"/>
      <w:marRight w:val="0"/>
      <w:marTop w:val="0"/>
      <w:marBottom w:val="0"/>
      <w:divBdr>
        <w:top w:val="none" w:sz="0" w:space="0" w:color="auto"/>
        <w:left w:val="none" w:sz="0" w:space="0" w:color="auto"/>
        <w:bottom w:val="none" w:sz="0" w:space="0" w:color="auto"/>
        <w:right w:val="none" w:sz="0" w:space="0" w:color="auto"/>
      </w:divBdr>
    </w:div>
    <w:div w:id="1935940358">
      <w:bodyDiv w:val="1"/>
      <w:marLeft w:val="0"/>
      <w:marRight w:val="0"/>
      <w:marTop w:val="0"/>
      <w:marBottom w:val="0"/>
      <w:divBdr>
        <w:top w:val="none" w:sz="0" w:space="0" w:color="auto"/>
        <w:left w:val="none" w:sz="0" w:space="0" w:color="auto"/>
        <w:bottom w:val="none" w:sz="0" w:space="0" w:color="auto"/>
        <w:right w:val="none" w:sz="0" w:space="0" w:color="auto"/>
      </w:divBdr>
    </w:div>
    <w:div w:id="1939290682">
      <w:bodyDiv w:val="1"/>
      <w:marLeft w:val="0"/>
      <w:marRight w:val="0"/>
      <w:marTop w:val="0"/>
      <w:marBottom w:val="0"/>
      <w:divBdr>
        <w:top w:val="none" w:sz="0" w:space="0" w:color="auto"/>
        <w:left w:val="none" w:sz="0" w:space="0" w:color="auto"/>
        <w:bottom w:val="none" w:sz="0" w:space="0" w:color="auto"/>
        <w:right w:val="none" w:sz="0" w:space="0" w:color="auto"/>
      </w:divBdr>
    </w:div>
    <w:div w:id="1942102608">
      <w:bodyDiv w:val="1"/>
      <w:marLeft w:val="0"/>
      <w:marRight w:val="0"/>
      <w:marTop w:val="0"/>
      <w:marBottom w:val="0"/>
      <w:divBdr>
        <w:top w:val="none" w:sz="0" w:space="0" w:color="auto"/>
        <w:left w:val="none" w:sz="0" w:space="0" w:color="auto"/>
        <w:bottom w:val="none" w:sz="0" w:space="0" w:color="auto"/>
        <w:right w:val="none" w:sz="0" w:space="0" w:color="auto"/>
      </w:divBdr>
    </w:div>
    <w:div w:id="1943413330">
      <w:bodyDiv w:val="1"/>
      <w:marLeft w:val="0"/>
      <w:marRight w:val="0"/>
      <w:marTop w:val="0"/>
      <w:marBottom w:val="0"/>
      <w:divBdr>
        <w:top w:val="none" w:sz="0" w:space="0" w:color="auto"/>
        <w:left w:val="none" w:sz="0" w:space="0" w:color="auto"/>
        <w:bottom w:val="none" w:sz="0" w:space="0" w:color="auto"/>
        <w:right w:val="none" w:sz="0" w:space="0" w:color="auto"/>
      </w:divBdr>
    </w:div>
    <w:div w:id="1943804300">
      <w:bodyDiv w:val="1"/>
      <w:marLeft w:val="0"/>
      <w:marRight w:val="0"/>
      <w:marTop w:val="0"/>
      <w:marBottom w:val="0"/>
      <w:divBdr>
        <w:top w:val="none" w:sz="0" w:space="0" w:color="auto"/>
        <w:left w:val="none" w:sz="0" w:space="0" w:color="auto"/>
        <w:bottom w:val="none" w:sz="0" w:space="0" w:color="auto"/>
        <w:right w:val="none" w:sz="0" w:space="0" w:color="auto"/>
      </w:divBdr>
    </w:div>
    <w:div w:id="1947276334">
      <w:bodyDiv w:val="1"/>
      <w:marLeft w:val="0"/>
      <w:marRight w:val="0"/>
      <w:marTop w:val="0"/>
      <w:marBottom w:val="0"/>
      <w:divBdr>
        <w:top w:val="none" w:sz="0" w:space="0" w:color="auto"/>
        <w:left w:val="none" w:sz="0" w:space="0" w:color="auto"/>
        <w:bottom w:val="none" w:sz="0" w:space="0" w:color="auto"/>
        <w:right w:val="none" w:sz="0" w:space="0" w:color="auto"/>
      </w:divBdr>
    </w:div>
    <w:div w:id="1947958832">
      <w:bodyDiv w:val="1"/>
      <w:marLeft w:val="0"/>
      <w:marRight w:val="0"/>
      <w:marTop w:val="0"/>
      <w:marBottom w:val="0"/>
      <w:divBdr>
        <w:top w:val="none" w:sz="0" w:space="0" w:color="auto"/>
        <w:left w:val="none" w:sz="0" w:space="0" w:color="auto"/>
        <w:bottom w:val="none" w:sz="0" w:space="0" w:color="auto"/>
        <w:right w:val="none" w:sz="0" w:space="0" w:color="auto"/>
      </w:divBdr>
    </w:div>
    <w:div w:id="1948728897">
      <w:bodyDiv w:val="1"/>
      <w:marLeft w:val="0"/>
      <w:marRight w:val="0"/>
      <w:marTop w:val="0"/>
      <w:marBottom w:val="0"/>
      <w:divBdr>
        <w:top w:val="none" w:sz="0" w:space="0" w:color="auto"/>
        <w:left w:val="none" w:sz="0" w:space="0" w:color="auto"/>
        <w:bottom w:val="none" w:sz="0" w:space="0" w:color="auto"/>
        <w:right w:val="none" w:sz="0" w:space="0" w:color="auto"/>
      </w:divBdr>
    </w:div>
    <w:div w:id="1951282746">
      <w:bodyDiv w:val="1"/>
      <w:marLeft w:val="0"/>
      <w:marRight w:val="0"/>
      <w:marTop w:val="0"/>
      <w:marBottom w:val="0"/>
      <w:divBdr>
        <w:top w:val="none" w:sz="0" w:space="0" w:color="auto"/>
        <w:left w:val="none" w:sz="0" w:space="0" w:color="auto"/>
        <w:bottom w:val="none" w:sz="0" w:space="0" w:color="auto"/>
        <w:right w:val="none" w:sz="0" w:space="0" w:color="auto"/>
      </w:divBdr>
    </w:div>
    <w:div w:id="1954048355">
      <w:bodyDiv w:val="1"/>
      <w:marLeft w:val="0"/>
      <w:marRight w:val="0"/>
      <w:marTop w:val="0"/>
      <w:marBottom w:val="0"/>
      <w:divBdr>
        <w:top w:val="none" w:sz="0" w:space="0" w:color="auto"/>
        <w:left w:val="none" w:sz="0" w:space="0" w:color="auto"/>
        <w:bottom w:val="none" w:sz="0" w:space="0" w:color="auto"/>
        <w:right w:val="none" w:sz="0" w:space="0" w:color="auto"/>
      </w:divBdr>
    </w:div>
    <w:div w:id="1954432907">
      <w:bodyDiv w:val="1"/>
      <w:marLeft w:val="0"/>
      <w:marRight w:val="0"/>
      <w:marTop w:val="0"/>
      <w:marBottom w:val="0"/>
      <w:divBdr>
        <w:top w:val="none" w:sz="0" w:space="0" w:color="auto"/>
        <w:left w:val="none" w:sz="0" w:space="0" w:color="auto"/>
        <w:bottom w:val="none" w:sz="0" w:space="0" w:color="auto"/>
        <w:right w:val="none" w:sz="0" w:space="0" w:color="auto"/>
      </w:divBdr>
    </w:div>
    <w:div w:id="1962222323">
      <w:bodyDiv w:val="1"/>
      <w:marLeft w:val="0"/>
      <w:marRight w:val="0"/>
      <w:marTop w:val="0"/>
      <w:marBottom w:val="0"/>
      <w:divBdr>
        <w:top w:val="none" w:sz="0" w:space="0" w:color="auto"/>
        <w:left w:val="none" w:sz="0" w:space="0" w:color="auto"/>
        <w:bottom w:val="none" w:sz="0" w:space="0" w:color="auto"/>
        <w:right w:val="none" w:sz="0" w:space="0" w:color="auto"/>
      </w:divBdr>
    </w:div>
    <w:div w:id="1966346839">
      <w:bodyDiv w:val="1"/>
      <w:marLeft w:val="0"/>
      <w:marRight w:val="0"/>
      <w:marTop w:val="0"/>
      <w:marBottom w:val="0"/>
      <w:divBdr>
        <w:top w:val="none" w:sz="0" w:space="0" w:color="auto"/>
        <w:left w:val="none" w:sz="0" w:space="0" w:color="auto"/>
        <w:bottom w:val="none" w:sz="0" w:space="0" w:color="auto"/>
        <w:right w:val="none" w:sz="0" w:space="0" w:color="auto"/>
      </w:divBdr>
    </w:div>
    <w:div w:id="1971284870">
      <w:bodyDiv w:val="1"/>
      <w:marLeft w:val="0"/>
      <w:marRight w:val="0"/>
      <w:marTop w:val="0"/>
      <w:marBottom w:val="0"/>
      <w:divBdr>
        <w:top w:val="none" w:sz="0" w:space="0" w:color="auto"/>
        <w:left w:val="none" w:sz="0" w:space="0" w:color="auto"/>
        <w:bottom w:val="none" w:sz="0" w:space="0" w:color="auto"/>
        <w:right w:val="none" w:sz="0" w:space="0" w:color="auto"/>
      </w:divBdr>
    </w:div>
    <w:div w:id="1971395873">
      <w:bodyDiv w:val="1"/>
      <w:marLeft w:val="0"/>
      <w:marRight w:val="0"/>
      <w:marTop w:val="0"/>
      <w:marBottom w:val="0"/>
      <w:divBdr>
        <w:top w:val="none" w:sz="0" w:space="0" w:color="auto"/>
        <w:left w:val="none" w:sz="0" w:space="0" w:color="auto"/>
        <w:bottom w:val="none" w:sz="0" w:space="0" w:color="auto"/>
        <w:right w:val="none" w:sz="0" w:space="0" w:color="auto"/>
      </w:divBdr>
    </w:div>
    <w:div w:id="1975677556">
      <w:bodyDiv w:val="1"/>
      <w:marLeft w:val="0"/>
      <w:marRight w:val="0"/>
      <w:marTop w:val="0"/>
      <w:marBottom w:val="0"/>
      <w:divBdr>
        <w:top w:val="none" w:sz="0" w:space="0" w:color="auto"/>
        <w:left w:val="none" w:sz="0" w:space="0" w:color="auto"/>
        <w:bottom w:val="none" w:sz="0" w:space="0" w:color="auto"/>
        <w:right w:val="none" w:sz="0" w:space="0" w:color="auto"/>
      </w:divBdr>
    </w:div>
    <w:div w:id="1975987689">
      <w:bodyDiv w:val="1"/>
      <w:marLeft w:val="0"/>
      <w:marRight w:val="0"/>
      <w:marTop w:val="0"/>
      <w:marBottom w:val="0"/>
      <w:divBdr>
        <w:top w:val="none" w:sz="0" w:space="0" w:color="auto"/>
        <w:left w:val="none" w:sz="0" w:space="0" w:color="auto"/>
        <w:bottom w:val="none" w:sz="0" w:space="0" w:color="auto"/>
        <w:right w:val="none" w:sz="0" w:space="0" w:color="auto"/>
      </w:divBdr>
    </w:div>
    <w:div w:id="1978023075">
      <w:bodyDiv w:val="1"/>
      <w:marLeft w:val="0"/>
      <w:marRight w:val="0"/>
      <w:marTop w:val="0"/>
      <w:marBottom w:val="0"/>
      <w:divBdr>
        <w:top w:val="none" w:sz="0" w:space="0" w:color="auto"/>
        <w:left w:val="none" w:sz="0" w:space="0" w:color="auto"/>
        <w:bottom w:val="none" w:sz="0" w:space="0" w:color="auto"/>
        <w:right w:val="none" w:sz="0" w:space="0" w:color="auto"/>
      </w:divBdr>
    </w:div>
    <w:div w:id="1981959594">
      <w:bodyDiv w:val="1"/>
      <w:marLeft w:val="0"/>
      <w:marRight w:val="0"/>
      <w:marTop w:val="0"/>
      <w:marBottom w:val="0"/>
      <w:divBdr>
        <w:top w:val="none" w:sz="0" w:space="0" w:color="auto"/>
        <w:left w:val="none" w:sz="0" w:space="0" w:color="auto"/>
        <w:bottom w:val="none" w:sz="0" w:space="0" w:color="auto"/>
        <w:right w:val="none" w:sz="0" w:space="0" w:color="auto"/>
      </w:divBdr>
    </w:div>
    <w:div w:id="1982467048">
      <w:bodyDiv w:val="1"/>
      <w:marLeft w:val="0"/>
      <w:marRight w:val="0"/>
      <w:marTop w:val="0"/>
      <w:marBottom w:val="0"/>
      <w:divBdr>
        <w:top w:val="none" w:sz="0" w:space="0" w:color="auto"/>
        <w:left w:val="none" w:sz="0" w:space="0" w:color="auto"/>
        <w:bottom w:val="none" w:sz="0" w:space="0" w:color="auto"/>
        <w:right w:val="none" w:sz="0" w:space="0" w:color="auto"/>
      </w:divBdr>
    </w:div>
    <w:div w:id="1984966026">
      <w:bodyDiv w:val="1"/>
      <w:marLeft w:val="0"/>
      <w:marRight w:val="0"/>
      <w:marTop w:val="0"/>
      <w:marBottom w:val="0"/>
      <w:divBdr>
        <w:top w:val="none" w:sz="0" w:space="0" w:color="auto"/>
        <w:left w:val="none" w:sz="0" w:space="0" w:color="auto"/>
        <w:bottom w:val="none" w:sz="0" w:space="0" w:color="auto"/>
        <w:right w:val="none" w:sz="0" w:space="0" w:color="auto"/>
      </w:divBdr>
    </w:div>
    <w:div w:id="1992827965">
      <w:bodyDiv w:val="1"/>
      <w:marLeft w:val="0"/>
      <w:marRight w:val="0"/>
      <w:marTop w:val="0"/>
      <w:marBottom w:val="0"/>
      <w:divBdr>
        <w:top w:val="none" w:sz="0" w:space="0" w:color="auto"/>
        <w:left w:val="none" w:sz="0" w:space="0" w:color="auto"/>
        <w:bottom w:val="none" w:sz="0" w:space="0" w:color="auto"/>
        <w:right w:val="none" w:sz="0" w:space="0" w:color="auto"/>
      </w:divBdr>
    </w:div>
    <w:div w:id="1993679199">
      <w:bodyDiv w:val="1"/>
      <w:marLeft w:val="0"/>
      <w:marRight w:val="0"/>
      <w:marTop w:val="0"/>
      <w:marBottom w:val="0"/>
      <w:divBdr>
        <w:top w:val="none" w:sz="0" w:space="0" w:color="auto"/>
        <w:left w:val="none" w:sz="0" w:space="0" w:color="auto"/>
        <w:bottom w:val="none" w:sz="0" w:space="0" w:color="auto"/>
        <w:right w:val="none" w:sz="0" w:space="0" w:color="auto"/>
      </w:divBdr>
    </w:div>
    <w:div w:id="1994404876">
      <w:bodyDiv w:val="1"/>
      <w:marLeft w:val="0"/>
      <w:marRight w:val="0"/>
      <w:marTop w:val="0"/>
      <w:marBottom w:val="0"/>
      <w:divBdr>
        <w:top w:val="none" w:sz="0" w:space="0" w:color="auto"/>
        <w:left w:val="none" w:sz="0" w:space="0" w:color="auto"/>
        <w:bottom w:val="none" w:sz="0" w:space="0" w:color="auto"/>
        <w:right w:val="none" w:sz="0" w:space="0" w:color="auto"/>
      </w:divBdr>
    </w:div>
    <w:div w:id="1994478715">
      <w:bodyDiv w:val="1"/>
      <w:marLeft w:val="0"/>
      <w:marRight w:val="0"/>
      <w:marTop w:val="0"/>
      <w:marBottom w:val="0"/>
      <w:divBdr>
        <w:top w:val="none" w:sz="0" w:space="0" w:color="auto"/>
        <w:left w:val="none" w:sz="0" w:space="0" w:color="auto"/>
        <w:bottom w:val="none" w:sz="0" w:space="0" w:color="auto"/>
        <w:right w:val="none" w:sz="0" w:space="0" w:color="auto"/>
      </w:divBdr>
    </w:div>
    <w:div w:id="1996032798">
      <w:bodyDiv w:val="1"/>
      <w:marLeft w:val="0"/>
      <w:marRight w:val="0"/>
      <w:marTop w:val="0"/>
      <w:marBottom w:val="0"/>
      <w:divBdr>
        <w:top w:val="none" w:sz="0" w:space="0" w:color="auto"/>
        <w:left w:val="none" w:sz="0" w:space="0" w:color="auto"/>
        <w:bottom w:val="none" w:sz="0" w:space="0" w:color="auto"/>
        <w:right w:val="none" w:sz="0" w:space="0" w:color="auto"/>
      </w:divBdr>
    </w:div>
    <w:div w:id="2003924435">
      <w:bodyDiv w:val="1"/>
      <w:marLeft w:val="0"/>
      <w:marRight w:val="0"/>
      <w:marTop w:val="0"/>
      <w:marBottom w:val="0"/>
      <w:divBdr>
        <w:top w:val="none" w:sz="0" w:space="0" w:color="auto"/>
        <w:left w:val="none" w:sz="0" w:space="0" w:color="auto"/>
        <w:bottom w:val="none" w:sz="0" w:space="0" w:color="auto"/>
        <w:right w:val="none" w:sz="0" w:space="0" w:color="auto"/>
      </w:divBdr>
    </w:div>
    <w:div w:id="2006283278">
      <w:bodyDiv w:val="1"/>
      <w:marLeft w:val="0"/>
      <w:marRight w:val="0"/>
      <w:marTop w:val="0"/>
      <w:marBottom w:val="0"/>
      <w:divBdr>
        <w:top w:val="none" w:sz="0" w:space="0" w:color="auto"/>
        <w:left w:val="none" w:sz="0" w:space="0" w:color="auto"/>
        <w:bottom w:val="none" w:sz="0" w:space="0" w:color="auto"/>
        <w:right w:val="none" w:sz="0" w:space="0" w:color="auto"/>
      </w:divBdr>
    </w:div>
    <w:div w:id="2006737975">
      <w:bodyDiv w:val="1"/>
      <w:marLeft w:val="0"/>
      <w:marRight w:val="0"/>
      <w:marTop w:val="0"/>
      <w:marBottom w:val="0"/>
      <w:divBdr>
        <w:top w:val="none" w:sz="0" w:space="0" w:color="auto"/>
        <w:left w:val="none" w:sz="0" w:space="0" w:color="auto"/>
        <w:bottom w:val="none" w:sz="0" w:space="0" w:color="auto"/>
        <w:right w:val="none" w:sz="0" w:space="0" w:color="auto"/>
      </w:divBdr>
    </w:div>
    <w:div w:id="2007511531">
      <w:bodyDiv w:val="1"/>
      <w:marLeft w:val="0"/>
      <w:marRight w:val="0"/>
      <w:marTop w:val="0"/>
      <w:marBottom w:val="0"/>
      <w:divBdr>
        <w:top w:val="none" w:sz="0" w:space="0" w:color="auto"/>
        <w:left w:val="none" w:sz="0" w:space="0" w:color="auto"/>
        <w:bottom w:val="none" w:sz="0" w:space="0" w:color="auto"/>
        <w:right w:val="none" w:sz="0" w:space="0" w:color="auto"/>
      </w:divBdr>
    </w:div>
    <w:div w:id="2007781358">
      <w:bodyDiv w:val="1"/>
      <w:marLeft w:val="0"/>
      <w:marRight w:val="0"/>
      <w:marTop w:val="0"/>
      <w:marBottom w:val="0"/>
      <w:divBdr>
        <w:top w:val="none" w:sz="0" w:space="0" w:color="auto"/>
        <w:left w:val="none" w:sz="0" w:space="0" w:color="auto"/>
        <w:bottom w:val="none" w:sz="0" w:space="0" w:color="auto"/>
        <w:right w:val="none" w:sz="0" w:space="0" w:color="auto"/>
      </w:divBdr>
    </w:div>
    <w:div w:id="2008941196">
      <w:bodyDiv w:val="1"/>
      <w:marLeft w:val="0"/>
      <w:marRight w:val="0"/>
      <w:marTop w:val="0"/>
      <w:marBottom w:val="0"/>
      <w:divBdr>
        <w:top w:val="none" w:sz="0" w:space="0" w:color="auto"/>
        <w:left w:val="none" w:sz="0" w:space="0" w:color="auto"/>
        <w:bottom w:val="none" w:sz="0" w:space="0" w:color="auto"/>
        <w:right w:val="none" w:sz="0" w:space="0" w:color="auto"/>
      </w:divBdr>
    </w:div>
    <w:div w:id="2009207500">
      <w:bodyDiv w:val="1"/>
      <w:marLeft w:val="0"/>
      <w:marRight w:val="0"/>
      <w:marTop w:val="0"/>
      <w:marBottom w:val="0"/>
      <w:divBdr>
        <w:top w:val="none" w:sz="0" w:space="0" w:color="auto"/>
        <w:left w:val="none" w:sz="0" w:space="0" w:color="auto"/>
        <w:bottom w:val="none" w:sz="0" w:space="0" w:color="auto"/>
        <w:right w:val="none" w:sz="0" w:space="0" w:color="auto"/>
      </w:divBdr>
    </w:div>
    <w:div w:id="2011374089">
      <w:bodyDiv w:val="1"/>
      <w:marLeft w:val="0"/>
      <w:marRight w:val="0"/>
      <w:marTop w:val="0"/>
      <w:marBottom w:val="0"/>
      <w:divBdr>
        <w:top w:val="none" w:sz="0" w:space="0" w:color="auto"/>
        <w:left w:val="none" w:sz="0" w:space="0" w:color="auto"/>
        <w:bottom w:val="none" w:sz="0" w:space="0" w:color="auto"/>
        <w:right w:val="none" w:sz="0" w:space="0" w:color="auto"/>
      </w:divBdr>
    </w:div>
    <w:div w:id="2013363634">
      <w:bodyDiv w:val="1"/>
      <w:marLeft w:val="0"/>
      <w:marRight w:val="0"/>
      <w:marTop w:val="0"/>
      <w:marBottom w:val="0"/>
      <w:divBdr>
        <w:top w:val="none" w:sz="0" w:space="0" w:color="auto"/>
        <w:left w:val="none" w:sz="0" w:space="0" w:color="auto"/>
        <w:bottom w:val="none" w:sz="0" w:space="0" w:color="auto"/>
        <w:right w:val="none" w:sz="0" w:space="0" w:color="auto"/>
      </w:divBdr>
    </w:div>
    <w:div w:id="2020113754">
      <w:bodyDiv w:val="1"/>
      <w:marLeft w:val="0"/>
      <w:marRight w:val="0"/>
      <w:marTop w:val="0"/>
      <w:marBottom w:val="0"/>
      <w:divBdr>
        <w:top w:val="none" w:sz="0" w:space="0" w:color="auto"/>
        <w:left w:val="none" w:sz="0" w:space="0" w:color="auto"/>
        <w:bottom w:val="none" w:sz="0" w:space="0" w:color="auto"/>
        <w:right w:val="none" w:sz="0" w:space="0" w:color="auto"/>
      </w:divBdr>
    </w:div>
    <w:div w:id="2020423062">
      <w:bodyDiv w:val="1"/>
      <w:marLeft w:val="0"/>
      <w:marRight w:val="0"/>
      <w:marTop w:val="0"/>
      <w:marBottom w:val="0"/>
      <w:divBdr>
        <w:top w:val="none" w:sz="0" w:space="0" w:color="auto"/>
        <w:left w:val="none" w:sz="0" w:space="0" w:color="auto"/>
        <w:bottom w:val="none" w:sz="0" w:space="0" w:color="auto"/>
        <w:right w:val="none" w:sz="0" w:space="0" w:color="auto"/>
      </w:divBdr>
    </w:div>
    <w:div w:id="2025665160">
      <w:bodyDiv w:val="1"/>
      <w:marLeft w:val="0"/>
      <w:marRight w:val="0"/>
      <w:marTop w:val="0"/>
      <w:marBottom w:val="0"/>
      <w:divBdr>
        <w:top w:val="none" w:sz="0" w:space="0" w:color="auto"/>
        <w:left w:val="none" w:sz="0" w:space="0" w:color="auto"/>
        <w:bottom w:val="none" w:sz="0" w:space="0" w:color="auto"/>
        <w:right w:val="none" w:sz="0" w:space="0" w:color="auto"/>
      </w:divBdr>
    </w:div>
    <w:div w:id="2028827256">
      <w:bodyDiv w:val="1"/>
      <w:marLeft w:val="0"/>
      <w:marRight w:val="0"/>
      <w:marTop w:val="0"/>
      <w:marBottom w:val="0"/>
      <w:divBdr>
        <w:top w:val="none" w:sz="0" w:space="0" w:color="auto"/>
        <w:left w:val="none" w:sz="0" w:space="0" w:color="auto"/>
        <w:bottom w:val="none" w:sz="0" w:space="0" w:color="auto"/>
        <w:right w:val="none" w:sz="0" w:space="0" w:color="auto"/>
      </w:divBdr>
    </w:div>
    <w:div w:id="2033142243">
      <w:bodyDiv w:val="1"/>
      <w:marLeft w:val="0"/>
      <w:marRight w:val="0"/>
      <w:marTop w:val="0"/>
      <w:marBottom w:val="0"/>
      <w:divBdr>
        <w:top w:val="none" w:sz="0" w:space="0" w:color="auto"/>
        <w:left w:val="none" w:sz="0" w:space="0" w:color="auto"/>
        <w:bottom w:val="none" w:sz="0" w:space="0" w:color="auto"/>
        <w:right w:val="none" w:sz="0" w:space="0" w:color="auto"/>
      </w:divBdr>
    </w:div>
    <w:div w:id="2037342862">
      <w:bodyDiv w:val="1"/>
      <w:marLeft w:val="0"/>
      <w:marRight w:val="0"/>
      <w:marTop w:val="0"/>
      <w:marBottom w:val="0"/>
      <w:divBdr>
        <w:top w:val="none" w:sz="0" w:space="0" w:color="auto"/>
        <w:left w:val="none" w:sz="0" w:space="0" w:color="auto"/>
        <w:bottom w:val="none" w:sz="0" w:space="0" w:color="auto"/>
        <w:right w:val="none" w:sz="0" w:space="0" w:color="auto"/>
      </w:divBdr>
    </w:div>
    <w:div w:id="2039966324">
      <w:bodyDiv w:val="1"/>
      <w:marLeft w:val="0"/>
      <w:marRight w:val="0"/>
      <w:marTop w:val="0"/>
      <w:marBottom w:val="0"/>
      <w:divBdr>
        <w:top w:val="none" w:sz="0" w:space="0" w:color="auto"/>
        <w:left w:val="none" w:sz="0" w:space="0" w:color="auto"/>
        <w:bottom w:val="none" w:sz="0" w:space="0" w:color="auto"/>
        <w:right w:val="none" w:sz="0" w:space="0" w:color="auto"/>
      </w:divBdr>
    </w:div>
    <w:div w:id="2041055012">
      <w:bodyDiv w:val="1"/>
      <w:marLeft w:val="0"/>
      <w:marRight w:val="0"/>
      <w:marTop w:val="0"/>
      <w:marBottom w:val="0"/>
      <w:divBdr>
        <w:top w:val="none" w:sz="0" w:space="0" w:color="auto"/>
        <w:left w:val="none" w:sz="0" w:space="0" w:color="auto"/>
        <w:bottom w:val="none" w:sz="0" w:space="0" w:color="auto"/>
        <w:right w:val="none" w:sz="0" w:space="0" w:color="auto"/>
      </w:divBdr>
    </w:div>
    <w:div w:id="2041202464">
      <w:bodyDiv w:val="1"/>
      <w:marLeft w:val="0"/>
      <w:marRight w:val="0"/>
      <w:marTop w:val="0"/>
      <w:marBottom w:val="0"/>
      <w:divBdr>
        <w:top w:val="none" w:sz="0" w:space="0" w:color="auto"/>
        <w:left w:val="none" w:sz="0" w:space="0" w:color="auto"/>
        <w:bottom w:val="none" w:sz="0" w:space="0" w:color="auto"/>
        <w:right w:val="none" w:sz="0" w:space="0" w:color="auto"/>
      </w:divBdr>
    </w:div>
    <w:div w:id="2042247021">
      <w:bodyDiv w:val="1"/>
      <w:marLeft w:val="0"/>
      <w:marRight w:val="0"/>
      <w:marTop w:val="0"/>
      <w:marBottom w:val="0"/>
      <w:divBdr>
        <w:top w:val="none" w:sz="0" w:space="0" w:color="auto"/>
        <w:left w:val="none" w:sz="0" w:space="0" w:color="auto"/>
        <w:bottom w:val="none" w:sz="0" w:space="0" w:color="auto"/>
        <w:right w:val="none" w:sz="0" w:space="0" w:color="auto"/>
      </w:divBdr>
    </w:div>
    <w:div w:id="2042709147">
      <w:bodyDiv w:val="1"/>
      <w:marLeft w:val="0"/>
      <w:marRight w:val="0"/>
      <w:marTop w:val="0"/>
      <w:marBottom w:val="0"/>
      <w:divBdr>
        <w:top w:val="none" w:sz="0" w:space="0" w:color="auto"/>
        <w:left w:val="none" w:sz="0" w:space="0" w:color="auto"/>
        <w:bottom w:val="none" w:sz="0" w:space="0" w:color="auto"/>
        <w:right w:val="none" w:sz="0" w:space="0" w:color="auto"/>
      </w:divBdr>
    </w:div>
    <w:div w:id="2044133623">
      <w:bodyDiv w:val="1"/>
      <w:marLeft w:val="0"/>
      <w:marRight w:val="0"/>
      <w:marTop w:val="0"/>
      <w:marBottom w:val="0"/>
      <w:divBdr>
        <w:top w:val="none" w:sz="0" w:space="0" w:color="auto"/>
        <w:left w:val="none" w:sz="0" w:space="0" w:color="auto"/>
        <w:bottom w:val="none" w:sz="0" w:space="0" w:color="auto"/>
        <w:right w:val="none" w:sz="0" w:space="0" w:color="auto"/>
      </w:divBdr>
    </w:div>
    <w:div w:id="2047018174">
      <w:bodyDiv w:val="1"/>
      <w:marLeft w:val="0"/>
      <w:marRight w:val="0"/>
      <w:marTop w:val="0"/>
      <w:marBottom w:val="0"/>
      <w:divBdr>
        <w:top w:val="none" w:sz="0" w:space="0" w:color="auto"/>
        <w:left w:val="none" w:sz="0" w:space="0" w:color="auto"/>
        <w:bottom w:val="none" w:sz="0" w:space="0" w:color="auto"/>
        <w:right w:val="none" w:sz="0" w:space="0" w:color="auto"/>
      </w:divBdr>
    </w:div>
    <w:div w:id="2055041261">
      <w:bodyDiv w:val="1"/>
      <w:marLeft w:val="0"/>
      <w:marRight w:val="0"/>
      <w:marTop w:val="0"/>
      <w:marBottom w:val="0"/>
      <w:divBdr>
        <w:top w:val="none" w:sz="0" w:space="0" w:color="auto"/>
        <w:left w:val="none" w:sz="0" w:space="0" w:color="auto"/>
        <w:bottom w:val="none" w:sz="0" w:space="0" w:color="auto"/>
        <w:right w:val="none" w:sz="0" w:space="0" w:color="auto"/>
      </w:divBdr>
    </w:div>
    <w:div w:id="2058507612">
      <w:bodyDiv w:val="1"/>
      <w:marLeft w:val="0"/>
      <w:marRight w:val="0"/>
      <w:marTop w:val="0"/>
      <w:marBottom w:val="0"/>
      <w:divBdr>
        <w:top w:val="none" w:sz="0" w:space="0" w:color="auto"/>
        <w:left w:val="none" w:sz="0" w:space="0" w:color="auto"/>
        <w:bottom w:val="none" w:sz="0" w:space="0" w:color="auto"/>
        <w:right w:val="none" w:sz="0" w:space="0" w:color="auto"/>
      </w:divBdr>
    </w:div>
    <w:div w:id="2059815542">
      <w:bodyDiv w:val="1"/>
      <w:marLeft w:val="0"/>
      <w:marRight w:val="0"/>
      <w:marTop w:val="0"/>
      <w:marBottom w:val="0"/>
      <w:divBdr>
        <w:top w:val="none" w:sz="0" w:space="0" w:color="auto"/>
        <w:left w:val="none" w:sz="0" w:space="0" w:color="auto"/>
        <w:bottom w:val="none" w:sz="0" w:space="0" w:color="auto"/>
        <w:right w:val="none" w:sz="0" w:space="0" w:color="auto"/>
      </w:divBdr>
    </w:div>
    <w:div w:id="2060930447">
      <w:bodyDiv w:val="1"/>
      <w:marLeft w:val="0"/>
      <w:marRight w:val="0"/>
      <w:marTop w:val="0"/>
      <w:marBottom w:val="0"/>
      <w:divBdr>
        <w:top w:val="none" w:sz="0" w:space="0" w:color="auto"/>
        <w:left w:val="none" w:sz="0" w:space="0" w:color="auto"/>
        <w:bottom w:val="none" w:sz="0" w:space="0" w:color="auto"/>
        <w:right w:val="none" w:sz="0" w:space="0" w:color="auto"/>
      </w:divBdr>
    </w:div>
    <w:div w:id="2066024682">
      <w:bodyDiv w:val="1"/>
      <w:marLeft w:val="0"/>
      <w:marRight w:val="0"/>
      <w:marTop w:val="0"/>
      <w:marBottom w:val="0"/>
      <w:divBdr>
        <w:top w:val="none" w:sz="0" w:space="0" w:color="auto"/>
        <w:left w:val="none" w:sz="0" w:space="0" w:color="auto"/>
        <w:bottom w:val="none" w:sz="0" w:space="0" w:color="auto"/>
        <w:right w:val="none" w:sz="0" w:space="0" w:color="auto"/>
      </w:divBdr>
    </w:div>
    <w:div w:id="2068651216">
      <w:bodyDiv w:val="1"/>
      <w:marLeft w:val="0"/>
      <w:marRight w:val="0"/>
      <w:marTop w:val="0"/>
      <w:marBottom w:val="0"/>
      <w:divBdr>
        <w:top w:val="none" w:sz="0" w:space="0" w:color="auto"/>
        <w:left w:val="none" w:sz="0" w:space="0" w:color="auto"/>
        <w:bottom w:val="none" w:sz="0" w:space="0" w:color="auto"/>
        <w:right w:val="none" w:sz="0" w:space="0" w:color="auto"/>
      </w:divBdr>
    </w:div>
    <w:div w:id="2075815223">
      <w:bodyDiv w:val="1"/>
      <w:marLeft w:val="0"/>
      <w:marRight w:val="0"/>
      <w:marTop w:val="0"/>
      <w:marBottom w:val="0"/>
      <w:divBdr>
        <w:top w:val="none" w:sz="0" w:space="0" w:color="auto"/>
        <w:left w:val="none" w:sz="0" w:space="0" w:color="auto"/>
        <w:bottom w:val="none" w:sz="0" w:space="0" w:color="auto"/>
        <w:right w:val="none" w:sz="0" w:space="0" w:color="auto"/>
      </w:divBdr>
    </w:div>
    <w:div w:id="2078237464">
      <w:bodyDiv w:val="1"/>
      <w:marLeft w:val="0"/>
      <w:marRight w:val="0"/>
      <w:marTop w:val="0"/>
      <w:marBottom w:val="0"/>
      <w:divBdr>
        <w:top w:val="none" w:sz="0" w:space="0" w:color="auto"/>
        <w:left w:val="none" w:sz="0" w:space="0" w:color="auto"/>
        <w:bottom w:val="none" w:sz="0" w:space="0" w:color="auto"/>
        <w:right w:val="none" w:sz="0" w:space="0" w:color="auto"/>
      </w:divBdr>
    </w:div>
    <w:div w:id="2080982284">
      <w:bodyDiv w:val="1"/>
      <w:marLeft w:val="0"/>
      <w:marRight w:val="0"/>
      <w:marTop w:val="0"/>
      <w:marBottom w:val="0"/>
      <w:divBdr>
        <w:top w:val="none" w:sz="0" w:space="0" w:color="auto"/>
        <w:left w:val="none" w:sz="0" w:space="0" w:color="auto"/>
        <w:bottom w:val="none" w:sz="0" w:space="0" w:color="auto"/>
        <w:right w:val="none" w:sz="0" w:space="0" w:color="auto"/>
      </w:divBdr>
    </w:div>
    <w:div w:id="2084329598">
      <w:bodyDiv w:val="1"/>
      <w:marLeft w:val="0"/>
      <w:marRight w:val="0"/>
      <w:marTop w:val="0"/>
      <w:marBottom w:val="0"/>
      <w:divBdr>
        <w:top w:val="none" w:sz="0" w:space="0" w:color="auto"/>
        <w:left w:val="none" w:sz="0" w:space="0" w:color="auto"/>
        <w:bottom w:val="none" w:sz="0" w:space="0" w:color="auto"/>
        <w:right w:val="none" w:sz="0" w:space="0" w:color="auto"/>
      </w:divBdr>
    </w:div>
    <w:div w:id="2085762661">
      <w:bodyDiv w:val="1"/>
      <w:marLeft w:val="0"/>
      <w:marRight w:val="0"/>
      <w:marTop w:val="0"/>
      <w:marBottom w:val="0"/>
      <w:divBdr>
        <w:top w:val="none" w:sz="0" w:space="0" w:color="auto"/>
        <w:left w:val="none" w:sz="0" w:space="0" w:color="auto"/>
        <w:bottom w:val="none" w:sz="0" w:space="0" w:color="auto"/>
        <w:right w:val="none" w:sz="0" w:space="0" w:color="auto"/>
      </w:divBdr>
    </w:div>
    <w:div w:id="2088456981">
      <w:bodyDiv w:val="1"/>
      <w:marLeft w:val="0"/>
      <w:marRight w:val="0"/>
      <w:marTop w:val="0"/>
      <w:marBottom w:val="0"/>
      <w:divBdr>
        <w:top w:val="none" w:sz="0" w:space="0" w:color="auto"/>
        <w:left w:val="none" w:sz="0" w:space="0" w:color="auto"/>
        <w:bottom w:val="none" w:sz="0" w:space="0" w:color="auto"/>
        <w:right w:val="none" w:sz="0" w:space="0" w:color="auto"/>
      </w:divBdr>
    </w:div>
    <w:div w:id="2091853471">
      <w:bodyDiv w:val="1"/>
      <w:marLeft w:val="0"/>
      <w:marRight w:val="0"/>
      <w:marTop w:val="0"/>
      <w:marBottom w:val="0"/>
      <w:divBdr>
        <w:top w:val="none" w:sz="0" w:space="0" w:color="auto"/>
        <w:left w:val="none" w:sz="0" w:space="0" w:color="auto"/>
        <w:bottom w:val="none" w:sz="0" w:space="0" w:color="auto"/>
        <w:right w:val="none" w:sz="0" w:space="0" w:color="auto"/>
      </w:divBdr>
    </w:div>
    <w:div w:id="2094230749">
      <w:bodyDiv w:val="1"/>
      <w:marLeft w:val="0"/>
      <w:marRight w:val="0"/>
      <w:marTop w:val="0"/>
      <w:marBottom w:val="0"/>
      <w:divBdr>
        <w:top w:val="none" w:sz="0" w:space="0" w:color="auto"/>
        <w:left w:val="none" w:sz="0" w:space="0" w:color="auto"/>
        <w:bottom w:val="none" w:sz="0" w:space="0" w:color="auto"/>
        <w:right w:val="none" w:sz="0" w:space="0" w:color="auto"/>
      </w:divBdr>
    </w:div>
    <w:div w:id="2097746558">
      <w:bodyDiv w:val="1"/>
      <w:marLeft w:val="0"/>
      <w:marRight w:val="0"/>
      <w:marTop w:val="0"/>
      <w:marBottom w:val="0"/>
      <w:divBdr>
        <w:top w:val="none" w:sz="0" w:space="0" w:color="auto"/>
        <w:left w:val="none" w:sz="0" w:space="0" w:color="auto"/>
        <w:bottom w:val="none" w:sz="0" w:space="0" w:color="auto"/>
        <w:right w:val="none" w:sz="0" w:space="0" w:color="auto"/>
      </w:divBdr>
    </w:div>
    <w:div w:id="2098402714">
      <w:bodyDiv w:val="1"/>
      <w:marLeft w:val="0"/>
      <w:marRight w:val="0"/>
      <w:marTop w:val="0"/>
      <w:marBottom w:val="0"/>
      <w:divBdr>
        <w:top w:val="none" w:sz="0" w:space="0" w:color="auto"/>
        <w:left w:val="none" w:sz="0" w:space="0" w:color="auto"/>
        <w:bottom w:val="none" w:sz="0" w:space="0" w:color="auto"/>
        <w:right w:val="none" w:sz="0" w:space="0" w:color="auto"/>
      </w:divBdr>
    </w:div>
    <w:div w:id="2098404982">
      <w:bodyDiv w:val="1"/>
      <w:marLeft w:val="0"/>
      <w:marRight w:val="0"/>
      <w:marTop w:val="0"/>
      <w:marBottom w:val="0"/>
      <w:divBdr>
        <w:top w:val="none" w:sz="0" w:space="0" w:color="auto"/>
        <w:left w:val="none" w:sz="0" w:space="0" w:color="auto"/>
        <w:bottom w:val="none" w:sz="0" w:space="0" w:color="auto"/>
        <w:right w:val="none" w:sz="0" w:space="0" w:color="auto"/>
      </w:divBdr>
    </w:div>
    <w:div w:id="2103597598">
      <w:bodyDiv w:val="1"/>
      <w:marLeft w:val="0"/>
      <w:marRight w:val="0"/>
      <w:marTop w:val="0"/>
      <w:marBottom w:val="0"/>
      <w:divBdr>
        <w:top w:val="none" w:sz="0" w:space="0" w:color="auto"/>
        <w:left w:val="none" w:sz="0" w:space="0" w:color="auto"/>
        <w:bottom w:val="none" w:sz="0" w:space="0" w:color="auto"/>
        <w:right w:val="none" w:sz="0" w:space="0" w:color="auto"/>
      </w:divBdr>
    </w:div>
    <w:div w:id="2104952902">
      <w:bodyDiv w:val="1"/>
      <w:marLeft w:val="0"/>
      <w:marRight w:val="0"/>
      <w:marTop w:val="0"/>
      <w:marBottom w:val="0"/>
      <w:divBdr>
        <w:top w:val="none" w:sz="0" w:space="0" w:color="auto"/>
        <w:left w:val="none" w:sz="0" w:space="0" w:color="auto"/>
        <w:bottom w:val="none" w:sz="0" w:space="0" w:color="auto"/>
        <w:right w:val="none" w:sz="0" w:space="0" w:color="auto"/>
      </w:divBdr>
    </w:div>
    <w:div w:id="2105496832">
      <w:bodyDiv w:val="1"/>
      <w:marLeft w:val="0"/>
      <w:marRight w:val="0"/>
      <w:marTop w:val="0"/>
      <w:marBottom w:val="0"/>
      <w:divBdr>
        <w:top w:val="none" w:sz="0" w:space="0" w:color="auto"/>
        <w:left w:val="none" w:sz="0" w:space="0" w:color="auto"/>
        <w:bottom w:val="none" w:sz="0" w:space="0" w:color="auto"/>
        <w:right w:val="none" w:sz="0" w:space="0" w:color="auto"/>
      </w:divBdr>
    </w:div>
    <w:div w:id="2105611932">
      <w:bodyDiv w:val="1"/>
      <w:marLeft w:val="0"/>
      <w:marRight w:val="0"/>
      <w:marTop w:val="0"/>
      <w:marBottom w:val="0"/>
      <w:divBdr>
        <w:top w:val="none" w:sz="0" w:space="0" w:color="auto"/>
        <w:left w:val="none" w:sz="0" w:space="0" w:color="auto"/>
        <w:bottom w:val="none" w:sz="0" w:space="0" w:color="auto"/>
        <w:right w:val="none" w:sz="0" w:space="0" w:color="auto"/>
      </w:divBdr>
    </w:div>
    <w:div w:id="2118713880">
      <w:bodyDiv w:val="1"/>
      <w:marLeft w:val="0"/>
      <w:marRight w:val="0"/>
      <w:marTop w:val="0"/>
      <w:marBottom w:val="0"/>
      <w:divBdr>
        <w:top w:val="none" w:sz="0" w:space="0" w:color="auto"/>
        <w:left w:val="none" w:sz="0" w:space="0" w:color="auto"/>
        <w:bottom w:val="none" w:sz="0" w:space="0" w:color="auto"/>
        <w:right w:val="none" w:sz="0" w:space="0" w:color="auto"/>
      </w:divBdr>
    </w:div>
    <w:div w:id="2119834575">
      <w:bodyDiv w:val="1"/>
      <w:marLeft w:val="0"/>
      <w:marRight w:val="0"/>
      <w:marTop w:val="0"/>
      <w:marBottom w:val="0"/>
      <w:divBdr>
        <w:top w:val="none" w:sz="0" w:space="0" w:color="auto"/>
        <w:left w:val="none" w:sz="0" w:space="0" w:color="auto"/>
        <w:bottom w:val="none" w:sz="0" w:space="0" w:color="auto"/>
        <w:right w:val="none" w:sz="0" w:space="0" w:color="auto"/>
      </w:divBdr>
    </w:div>
    <w:div w:id="2123257241">
      <w:bodyDiv w:val="1"/>
      <w:marLeft w:val="0"/>
      <w:marRight w:val="0"/>
      <w:marTop w:val="0"/>
      <w:marBottom w:val="0"/>
      <w:divBdr>
        <w:top w:val="none" w:sz="0" w:space="0" w:color="auto"/>
        <w:left w:val="none" w:sz="0" w:space="0" w:color="auto"/>
        <w:bottom w:val="none" w:sz="0" w:space="0" w:color="auto"/>
        <w:right w:val="none" w:sz="0" w:space="0" w:color="auto"/>
      </w:divBdr>
    </w:div>
    <w:div w:id="2124642025">
      <w:bodyDiv w:val="1"/>
      <w:marLeft w:val="0"/>
      <w:marRight w:val="0"/>
      <w:marTop w:val="0"/>
      <w:marBottom w:val="0"/>
      <w:divBdr>
        <w:top w:val="none" w:sz="0" w:space="0" w:color="auto"/>
        <w:left w:val="none" w:sz="0" w:space="0" w:color="auto"/>
        <w:bottom w:val="none" w:sz="0" w:space="0" w:color="auto"/>
        <w:right w:val="none" w:sz="0" w:space="0" w:color="auto"/>
      </w:divBdr>
    </w:div>
    <w:div w:id="2134789606">
      <w:bodyDiv w:val="1"/>
      <w:marLeft w:val="0"/>
      <w:marRight w:val="0"/>
      <w:marTop w:val="0"/>
      <w:marBottom w:val="0"/>
      <w:divBdr>
        <w:top w:val="none" w:sz="0" w:space="0" w:color="auto"/>
        <w:left w:val="none" w:sz="0" w:space="0" w:color="auto"/>
        <w:bottom w:val="none" w:sz="0" w:space="0" w:color="auto"/>
        <w:right w:val="none" w:sz="0" w:space="0" w:color="auto"/>
      </w:divBdr>
    </w:div>
    <w:div w:id="2137602870">
      <w:bodyDiv w:val="1"/>
      <w:marLeft w:val="0"/>
      <w:marRight w:val="0"/>
      <w:marTop w:val="0"/>
      <w:marBottom w:val="0"/>
      <w:divBdr>
        <w:top w:val="none" w:sz="0" w:space="0" w:color="auto"/>
        <w:left w:val="none" w:sz="0" w:space="0" w:color="auto"/>
        <w:bottom w:val="none" w:sz="0" w:space="0" w:color="auto"/>
        <w:right w:val="none" w:sz="0" w:space="0" w:color="auto"/>
      </w:divBdr>
    </w:div>
    <w:div w:id="21421109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microsoft.com/office/2018/08/relationships/commentsExtensible" Target="commentsExtensible.xml"/><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69.png"/><Relationship Id="rId89" Type="http://schemas.openxmlformats.org/officeDocument/2006/relationships/image" Target="media/image73.pn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5.png"/><Relationship Id="rId107" Type="http://schemas.openxmlformats.org/officeDocument/2006/relationships/footer" Target="footer1.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emf"/><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JPG"/><Relationship Id="rId74" Type="http://schemas.openxmlformats.org/officeDocument/2006/relationships/image" Target="media/image60.JPG"/><Relationship Id="rId79" Type="http://schemas.openxmlformats.org/officeDocument/2006/relationships/image" Target="media/image64.png"/><Relationship Id="rId87" Type="http://schemas.openxmlformats.org/officeDocument/2006/relationships/oleObject" Target="embeddings/oleObject1.bin"/><Relationship Id="rId102" Type="http://schemas.openxmlformats.org/officeDocument/2006/relationships/image" Target="media/image85.png"/><Relationship Id="rId110"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47.png"/><Relationship Id="rId82" Type="http://schemas.openxmlformats.org/officeDocument/2006/relationships/image" Target="media/image67.png"/><Relationship Id="rId90" Type="http://schemas.openxmlformats.org/officeDocument/2006/relationships/oleObject" Target="embeddings/oleObject2.bin"/><Relationship Id="rId95" Type="http://schemas.openxmlformats.org/officeDocument/2006/relationships/image" Target="media/image78.png"/><Relationship Id="rId19" Type="http://schemas.microsoft.com/office/2011/relationships/commentsExtended" Target="commentsExtended.xml"/><Relationship Id="rId14" Type="http://schemas.openxmlformats.org/officeDocument/2006/relationships/image" Target="media/image4.jpe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emf"/><Relationship Id="rId35" Type="http://schemas.openxmlformats.org/officeDocument/2006/relationships/image" Target="media/image21.emf"/><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2.png"/><Relationship Id="rId100" Type="http://schemas.openxmlformats.org/officeDocument/2006/relationships/image" Target="media/image83.png"/><Relationship Id="rId105" Type="http://schemas.openxmlformats.org/officeDocument/2006/relationships/image" Target="media/image88.png"/><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image" Target="media/image65.png"/><Relationship Id="rId85" Type="http://schemas.openxmlformats.org/officeDocument/2006/relationships/image" Target="media/image70.emf"/><Relationship Id="rId93" Type="http://schemas.openxmlformats.org/officeDocument/2006/relationships/image" Target="media/image76.png"/><Relationship Id="rId98" Type="http://schemas.openxmlformats.org/officeDocument/2006/relationships/image" Target="media/image81.pn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103" Type="http://schemas.openxmlformats.org/officeDocument/2006/relationships/image" Target="media/image86.jpeg"/><Relationship Id="rId108" Type="http://schemas.openxmlformats.org/officeDocument/2006/relationships/fontTable" Target="fontTable.xml"/><Relationship Id="rId20" Type="http://schemas.microsoft.com/office/2016/09/relationships/commentsIds" Target="commentsIds.xml"/><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JPG"/><Relationship Id="rId83" Type="http://schemas.openxmlformats.org/officeDocument/2006/relationships/image" Target="media/image68.jpeg"/><Relationship Id="rId88" Type="http://schemas.openxmlformats.org/officeDocument/2006/relationships/image" Target="media/image72.jpeg"/><Relationship Id="rId91" Type="http://schemas.openxmlformats.org/officeDocument/2006/relationships/image" Target="media/image74.png"/><Relationship Id="rId96" Type="http://schemas.openxmlformats.org/officeDocument/2006/relationships/image" Target="media/image79.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emf"/><Relationship Id="rId49" Type="http://schemas.openxmlformats.org/officeDocument/2006/relationships/image" Target="media/image35.png"/><Relationship Id="rId57" Type="http://schemas.openxmlformats.org/officeDocument/2006/relationships/image" Target="media/image43.png"/><Relationship Id="rId106"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image" Target="media/image17.emf"/><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wmf"/><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comments" Target="comments.xml"/><Relationship Id="rId39" Type="http://schemas.openxmlformats.org/officeDocument/2006/relationships/image" Target="media/image25.png"/><Relationship Id="rId109" Type="http://schemas.microsoft.com/office/2011/relationships/people" Target="people.xml"/><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53.jpeg"/><Relationship Id="rId97" Type="http://schemas.openxmlformats.org/officeDocument/2006/relationships/image" Target="media/image80.png"/><Relationship Id="rId104" Type="http://schemas.openxmlformats.org/officeDocument/2006/relationships/image" Target="media/image87.png"/><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image" Target="media/image7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051CE103D62834DAC477BDC36E55CBB" ma:contentTypeVersion="0" ma:contentTypeDescription="Crée un document." ma:contentTypeScope="" ma:versionID="72ddd921ae9bc8b9c71539fb871c041e">
  <xsd:schema xmlns:xsd="http://www.w3.org/2001/XMLSchema" xmlns:xs="http://www.w3.org/2001/XMLSchema" xmlns:p="http://schemas.microsoft.com/office/2006/metadata/properties" targetNamespace="http://schemas.microsoft.com/office/2006/metadata/properties" ma:root="true" ma:fieldsID="ec062ed7e13b7419f5144e302e4a6e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SO690Nmerical.XSL" StyleName="ISO 690 - Référence numérique" Version="1987">
  <b:Source>
    <b:Tag>Espace_réservé1</b:Tag>
    <b:SourceType>Report</b:SourceType>
    <b:Guid>{A2FCB2B5-7288-420B-8473-29174871A87F}</b:Guid>
    <b:Title>PEEL-F DC 10122 : Qualification des pièces écrasées Prédiction des Propriétés mécanique - Synthèse et analyse des résultats</b:Title>
    <b:Author>
      <b:Author>
        <b:NameList>
          <b:Person>
            <b:Last>Viard</b:Last>
            <b:First>E.</b:First>
          </b:Person>
        </b:NameList>
      </b:Author>
    </b:Author>
    <b:Year>2015</b:Year>
    <b:RefOrder>2</b:RefOrder>
  </b:Source>
  <b:Source>
    <b:Tag>IBO16</b:Tag>
    <b:SourceType>Report</b:SourceType>
    <b:Guid>{3E1E6B72-C22D-4B04-889A-C1EF09ADEBBF}</b:Guid>
    <b:Author>
      <b:Author>
        <b:NameList>
          <b:Person>
            <b:Last>I.</b:Last>
            <b:First>Bobin</b:First>
          </b:Person>
        </b:NameList>
      </b:Author>
    </b:Author>
    <b:Title>NT DT 16 - 542 Bilan de l'expertise 2016 du bloom MOPPEC</b:Title>
    <b:Year>2016</b:Year>
    <b:RefOrder>4</b:RefOrder>
  </b:Source>
  <b:Source>
    <b:Tag>D0217</b:Tag>
    <b:SourceType>Report</b:SourceType>
    <b:Guid>{548414DD-6175-4E1D-854C-BB9D218A0C21}</b:Guid>
    <b:Title>D02-ARV-01-101-167 Synthèse des essais mécaniques du programme sacrificiel calottes de cuve EPR FA3</b:Title>
    <b:Year>2017</b:Year>
    <b:RefOrder>3</b:RefOrder>
  </b:Source>
  <b:Source>
    <b:Tag>Tob</b:Tag>
    <b:SourceType>Report</b:SourceType>
    <b:Guid>{B3A2C4E9-EF72-444A-B43A-0E7CB5CCBBD6}</b:Guid>
    <b:Title>To be published</b:Title>
    <b:RefOrder>5</b:RefOrder>
  </b:Source>
  <b:Source>
    <b:Tag>TBe22</b:Tag>
    <b:SourceType>Report</b:SourceType>
    <b:Guid>{145BC745-BE25-48DD-BE05-1FF3F8B0B1B8}</b:Guid>
    <b:Author>
      <b:Author>
        <b:NameList>
          <b:Person>
            <b:Last>Berger</b:Last>
            <b:First>T.</b:First>
          </b:Person>
        </b:NameList>
      </b:Author>
    </b:Author>
    <b:Title>21-TB-292 Les pièces forgées pour la fabrication des gros composants primaires</b:Title>
    <b:Year>2022</b:Year>
    <b:RefOrder>8</b:RefOrder>
  </b:Source>
  <b:Source>
    <b:Tag>GAz20</b:Tag>
    <b:SourceType>ArticleInAPeriodical</b:SourceType>
    <b:Guid>{8AB9003A-A75A-4179-B8C1-1D6EBEF1B732}</b:Guid>
    <b:Author>
      <b:Author>
        <b:NameList>
          <b:Person>
            <b:Last>G. Azizi</b:Last>
            <b:First>T.</b:First>
            <b:Middle>G. Brian, A.Z. Mohsen</b:Middle>
          </b:Person>
        </b:NameList>
      </b:Author>
    </b:Author>
    <b:Title>Review of Peritectic Solidification Mechanisms and Effects in Steel Casting</b:Title>
    <b:Year>2020</b:Year>
    <b:Pages>1875-1903</b:Pages>
    <b:DOI>10.1007/s11663-020-01942-5</b:DOI>
    <b:PeriodicalTitle>Metallurgical and Materials Transactions B</b:PeriodicalTitle>
    <b:Month>Aug</b:Month>
    <b:Volume>51</b:Volume>
    <b:Issue>5</b:Issue>
    <b:RefOrder>9</b:RefOrder>
  </b:Source>
  <b:Source>
    <b:Tag>HCh17</b:Tag>
    <b:SourceType>ArticleInAPeriodical</b:SourceType>
    <b:Guid>{98618470-F26B-41FA-BE6E-E41C238CEDED}</b:Guid>
    <b:Author>
      <b:Author>
        <b:NameList>
          <b:Person>
            <b:Last>H. Chen</b:Last>
            <b:First>M.</b:First>
            <b:Middle>Long, J. Cao, D. Chen, T. Liu, Z. Dong</b:Middle>
          </b:Person>
        </b:NameList>
      </b:Author>
    </b:Author>
    <b:Title>Phase Transition of Peritectic Steel Q345 and Its Effect on the Equilibrium Partition Coefficients of Solutes</b:Title>
    <b:PeriodicalTitle>Metals</b:PeriodicalTitle>
    <b:Year>2017</b:Year>
    <b:Volume>7</b:Volume>
    <b:Issue>8</b:Issue>
    <b:Pages>288</b:Pages>
    <b:RefOrder>10</b:RefOrder>
  </b:Source>
  <b:Source>
    <b:Tag>ADD07</b:Tag>
    <b:SourceType>Report</b:SourceType>
    <b:Guid>{B2EA92D4-D91F-45C6-B920-75E0FE260D0A}</b:Guid>
    <b:Author>
      <b:Author>
        <b:NameList>
          <b:Person>
            <b:Last>Addad</b:Last>
            <b:First>A.</b:First>
          </b:Person>
        </b:NameList>
      </b:Author>
    </b:Author>
    <b:Title>Contribution à l'étude expérimentale des microségrégations dans les aciers présentant une réaction péritectique</b:Title>
    <b:Year>2007</b:Year>
    <b:City>Nancy</b:City>
    <b:Institution>Université de Lorraine</b:Institution>
    <b:RefOrder>12</b:RefOrder>
  </b:Source>
  <b:Source>
    <b:Tag>Eff21</b:Tag>
    <b:SourceType>ArticleInAPeriodical</b:SourceType>
    <b:Guid>{E48A63F8-35E9-491E-9DB1-BBC051207D62}</b:Guid>
    <b:Title>Effect of cooling-rate during solidification on the structure-property relationship of hot deformed low-carbon steel</b:Title>
    <b:Year>2021</b:Year>
    <b:PeriodicalTitle>Materials Chemistry and Physics</b:PeriodicalTitle>
    <b:Volume>257</b:Volume>
    <b:Author>
      <b:Author>
        <b:NameList>
          <b:Person>
            <b:Last>J. Sarkar</b:Last>
            <b:First>Modak</b:First>
            <b:Middle>P., Singh S., Chakrabarti D.</b:Middle>
          </b:Person>
        </b:NameList>
      </b:Author>
    </b:Author>
    <b:Pages>123826</b:Pages>
    <b:RefOrder>13</b:RefOrder>
  </b:Source>
  <b:Source>
    <b:Tag>Tur06</b:Tag>
    <b:SourceType>ArticleInAPeriodical</b:SourceType>
    <b:Guid>{AC38F746-8DEA-493D-B853-EC4E2F864FA7}</b:Guid>
    <b:Author>
      <b:Author>
        <b:NameList>
          <b:Person>
            <b:Last>Turkeli</b:Last>
            <b:First>A.,</b:First>
            <b:Middle>&amp; Kirkwood, D. H.</b:Middle>
          </b:Person>
        </b:NameList>
      </b:Author>
    </b:Author>
    <b:Title>Back Diffusion of Manganese during Solidification of Carbon Steels</b:Title>
    <b:PeriodicalTitle>Materials Science Forum</b:PeriodicalTitle>
    <b:Year>2006</b:Year>
    <b:Edition>Trans Tech Publications, Ltd</b:Edition>
    <b:Volume>508</b:Volume>
    <b:Pages>443-448</b:Pages>
    <b:RefOrder>14</b:RefOrder>
  </b:Source>
  <b:Source>
    <b:Tag>Won01</b:Tag>
    <b:SourceType>ArticleInAPeriodical</b:SourceType>
    <b:Guid>{C246B223-D3C2-434B-AD8C-3E0F4A9D66EA}</b:Guid>
    <b:Author>
      <b:Author>
        <b:NameList>
          <b:Person>
            <b:Last>Won</b:Last>
            <b:First>YM.,</b:First>
            <b:Middle>Thomas, B.G.</b:Middle>
          </b:Person>
        </b:NameList>
      </b:Author>
    </b:Author>
    <b:Title>Simple model of microsegregation during solidification of steels</b:Title>
    <b:PeriodicalTitle>Metall Mater Trans A</b:PeriodicalTitle>
    <b:Year>2001</b:Year>
    <b:Volume>32</b:Volume>
    <b:Pages>1755-1767</b:Pages>
    <b:RefOrder>15</b:RefOrder>
  </b:Source>
  <b:Source>
    <b:Tag>HDB66</b:Tag>
    <b:SourceType>ArticleInAPeriodical</b:SourceType>
    <b:Guid>{3A25400E-15C1-4173-8A5F-85346E53C882}</b:Guid>
    <b:Author>
      <b:Author>
        <b:NameList>
          <b:Person>
            <b:Last>H.D. Brody</b:Last>
            <b:First>M.C.</b:First>
            <b:Middle>Flemings</b:Middle>
          </b:Person>
        </b:NameList>
      </b:Author>
    </b:Author>
    <b:PeriodicalTitle>Trans. Met. Soc. AIME</b:PeriodicalTitle>
    <b:Year>1966</b:Year>
    <b:Volume>236</b:Volume>
    <b:Pages>615</b:Pages>
    <b:RefOrder>16</b:RefOrder>
  </b:Source>
  <b:Source>
    <b:Tag>Hua17</b:Tag>
    <b:SourceType>ArticleInAPeriodical</b:SourceType>
    <b:Guid>{6D5C3125-1BCA-4C5B-AE70-2796B5980905}</b:Guid>
    <b:Author>
      <b:Author>
        <b:NameList>
          <b:Person>
            <b:Last>Huang</b:Last>
            <b:First>Y.,</b:First>
            <b:Middle>Long, M., Liu, P</b:Middle>
          </b:Person>
        </b:NameList>
      </b:Author>
    </b:Author>
    <b:Title>Effects of Partition Coefficients, Diffusion Coefficients, and Solidification Paths on Microsegregation in Fe-Based Multinary Alloy</b:Title>
    <b:PeriodicalTitle>Metall Mater Trans B</b:PeriodicalTitle>
    <b:Year>2017</b:Year>
    <b:Volume>48</b:Volume>
    <b:Pages>2504-2515</b:Pages>
    <b:RefOrder>17</b:RefOrder>
  </b:Source>
  <b:Source>
    <b:Tag>Dar48</b:Tag>
    <b:SourceType>ArticleInAPeriodical</b:SourceType>
    <b:Guid>{5E61F596-4318-43D0-87FA-76BEE456558B}</b:Guid>
    <b:Title>Diffusion of Carbon in Austenite with a Discontinuity in Composition</b:Title>
    <b:Year>1948</b:Year>
    <b:Author>
      <b:Author>
        <b:NameList>
          <b:Person>
            <b:Last>Darken</b:Last>
            <b:First>L. S.</b:First>
          </b:Person>
        </b:NameList>
      </b:Author>
    </b:Author>
    <b:PeriodicalTitle>Metals Technology</b:PeriodicalTitle>
    <b:Pages>430-438</b:Pages>
    <b:RefOrder>19</b:RefOrder>
  </b:Source>
  <b:Source>
    <b:Tag>CDAed</b:Tag>
    <b:SourceType>Report</b:SourceType>
    <b:Guid>{1594782E-0826-415B-80B1-07547591A0F6}</b:Guid>
    <b:Author>
      <b:Author>
        <b:NameList>
          <b:Person>
            <b:Last>Darmana--Levert C.</b:Last>
            <b:First>Marceaux</b:First>
            <b:Middle>Dit Clémenet A.</b:Middle>
          </b:Person>
        </b:NameList>
      </b:Author>
    </b:Author>
    <b:Title>Guide prise en main de l’extension DICTRA du logiciel Thermo-Calc</b:Title>
    <b:Year>To be published</b:Year>
    <b:RefOrder>18</b:RefOrder>
  </b:Source>
  <b:Source>
    <b:Tag>DAR21</b:Tag>
    <b:SourceType>Report</b:SourceType>
    <b:Guid>{54DE9A48-2107-4CBD-B025-859008A03158}</b:Guid>
    <b:Author>
      <b:Author>
        <b:NameList>
          <b:Person>
            <b:Last>C.</b:Last>
            <b:First>Darmana--Levert</b:First>
          </b:Person>
        </b:NameList>
      </b:Author>
    </b:Author>
    <b:Title>D02-DTIMM-F-21-0061 - Synthèse des travaux métallurgiques relatifs au projet MOPPEC</b:Title>
    <b:Year>2021</b:Year>
    <b:RefOrder>1</b:RefOrder>
  </b:Source>
  <b:Source>
    <b:Tag>Loi89</b:Tag>
    <b:SourceType>ArticleInAPeriodical</b:SourceType>
    <b:Guid>{7039FD2A-0508-4DA0-BFD9-AFF14CC4D18E}</b:Guid>
    <b:Author>
      <b:Author>
        <b:NameList>
          <b:Person>
            <b:Last>Loire</b:Last>
            <b:First>Creusot</b:First>
          </b:Person>
        </b:NameList>
      </b:Author>
    </b:Author>
    <b:Title>Industrial problems related to solidification: case of forgings produced from ingots</b:Title>
    <b:Year>1989</b:Year>
    <b:PeriodicalTitle>Métallurgie</b:PeriodicalTitle>
    <b:RefOrder>7</b:RefOrder>
  </b:Source>
  <b:Source>
    <b:Tag>Qiu19</b:Tag>
    <b:SourceType>ArticleInAPeriodical</b:SourceType>
    <b:Guid>{EF2DB90B-90E0-41C0-8FBD-158AEF4BD632}</b:Guid>
    <b:Author>
      <b:Author>
        <b:NameList>
          <b:Person>
            <b:Last>Rong Hu</b:Last>
            <b:First>Aujun</b:First>
            <b:Middle>Qin, Ben Zhong Tang</b:Middle>
          </b:Person>
        </b:NameList>
      </b:Author>
    </b:Author>
    <b:Title>AIE polymers : Synthesis and applications</b:Title>
    <b:Year>2020</b:Year>
    <b:PeriodicalTitle>Polymer Science</b:PeriodicalTitle>
    <b:Pages>100</b:Pages>
    <b:RefOrder>20</b:RefOrder>
  </b:Source>
  <b:Source>
    <b:Tag>Mar21</b:Tag>
    <b:SourceType>ArticleInAPeriodical</b:SourceType>
    <b:Guid>{7FBE6AE9-5E82-4349-A2BB-2B30745B32E7}</b:Guid>
    <b:Author>
      <b:Author>
        <b:NameList>
          <b:Person>
            <b:Last>Marilyne Bélanger-Bouliga</b:Last>
            <b:First>Brandon</b:First>
            <b:Middle>Andrade-Gagnon, Diep Thi Hong Nguyen</b:Middle>
          </b:Person>
        </b:NameList>
      </b:Author>
    </b:Author>
    <b:Title>Size-tunable fluorescent dendrimersomes via aggregation-induced emission</b:Title>
    <b:PeriodicalTitle>ChemComm</b:PeriodicalTitle>
    <b:Year>2021</b:Year>
    <b:RefOrder>24</b:RefOrder>
  </b:Source>
  <b:Source>
    <b:Tag>Kha18</b:Tag>
    <b:SourceType>ArticleInAPeriodical</b:SourceType>
    <b:Guid>{E0A7849D-FDE1-4A13-86A2-C4DFAE3FEC15}</b:Guid>
    <b:Author>
      <b:Author>
        <b:NameList>
          <b:Person>
            <b:Last>Khalid Ferji</b:Last>
            <b:First>Pierre</b:First>
            <b:Middle>Venturini, Franck Cleymand, Christophe Chassenieux and Jean-Luc Six</b:Middle>
          </b:Person>
        </b:NameList>
      </b:Author>
    </b:Author>
    <b:Title>In situ glyco-nanostructure formulation via photopolymerization induced self-assembly</b:Title>
    <b:PeriodicalTitle>Polymer Chemistry</b:PeriodicalTitle>
    <b:Year>2018</b:Year>
    <b:Pages>2868</b:Pages>
    <b:RefOrder>25</b:RefOrder>
  </b:Source>
  <b:Source>
    <b:Tag>HER22</b:Tag>
    <b:SourceType>ArticleInAPeriodical</b:SourceType>
    <b:Guid>{EC4F0573-BE17-4546-8A68-F64EEE23FD77}</b:Guid>
    <b:Author>
      <b:Author>
        <b:NameList>
          <b:Person>
            <b:Last>HERON J.</b:Last>
            <b:First>BALCELLS</b:First>
            <b:Middle>D</b:Middle>
          </b:Person>
        </b:NameList>
      </b:Author>
    </b:Author>
    <b:Title>Concerted Cycloaddition Mechanism in the CuAAC Reaction Catalyzed by 1,8-Naphthyridine Dicopper Complexes</b:Title>
    <b:PeriodicalTitle>ACS Catalysis</b:PeriodicalTitle>
    <b:Year>2022</b:Year>
    <b:Volume>12</b:Volume>
    <b:Issue>8</b:Issue>
    <b:Pages>4744-4753</b:Pages>
    <b:RefOrder>27</b:RefOrder>
  </b:Source>
  <b:Source>
    <b:Tag>Sol16</b:Tag>
    <b:SourceType>ArticleInAPeriodical</b:SourceType>
    <b:Guid>{480F89A9-C70D-42F7-9463-9EC67278CC39}</b:Guid>
    <b:Author>
      <b:Author>
        <b:NameList>
          <b:Person>
            <b:Last>Soliman Mehawed Abdellatif Solimana</b:Last>
            <b:First>,</b:First>
            <b:Middle>Ludovic Colombeau, Cécile Nouvel, Jérôme Babin, Jean-Luc Six</b:Middle>
          </b:Person>
        </b:NameList>
      </b:Author>
    </b:Author>
    <b:Title>Amphiphilic photosensitive dextran-g-poly(o-nitrobenzyl acrylate)glycopolymers</b:Title>
    <b:PeriodicalTitle>Carbohydrate Polymers</b:PeriodicalTitle>
    <b:Year>2016</b:Year>
    <b:Issue>136</b:Issue>
    <b:Pages>598-608</b:Pages>
    <b:RefOrder>26</b:RefOrder>
  </b:Source>
  <b:Source>
    <b:Tag>Com72</b:Tag>
    <b:SourceType>ConferenceProceedings</b:SourceType>
    <b:Guid>{ED86B4D0-83D4-4FB0-8D0C-9AFF72359EEB}</b:Guid>
    <b:Author>
      <b:Author>
        <b:NameList>
          <b:Person>
            <b:Last>Comon J.</b:Last>
            <b:First>Delorme</b:First>
            <b:Middle>J., Bastien P.</b:Middle>
          </b:Person>
        </b:NameList>
      </b:Author>
    </b:Author>
    <b:Title>hétérogénéité des gros lingots de forge. étude de l'influence des impûretés et des éléments d'alliage sur la ségrégation</b:Title>
    <b:Year>1972</b:Year>
    <b:City>Cherry Hill</b:City>
    <b:ConferenceName>6è congrés international de la Grosse Forge</b:ConferenceName>
    <b:RefOrder>6</b:RefOrder>
  </b:Source>
  <b:Source>
    <b:Tag>Fle75</b:Tag>
    <b:SourceType>ConferenceProceedings</b:SourceType>
    <b:Guid>{7589B3AB-32EE-44F7-95B7-0984AD6F0276}</b:Guid>
    <b:Author>
      <b:Author>
        <b:NameList>
          <b:Person>
            <b:Last>Flemings</b:Last>
            <b:First>M.</b:First>
            <b:Middle>C.</b:Middle>
          </b:Person>
        </b:NameList>
      </b:Author>
    </b:Author>
    <b:Title>Principles of Control of Soundess and homogeneity of Large Ingots</b:Title>
    <b:Year>1975</b:Year>
    <b:City>Stockholm</b:City>
    <b:ConferenceName>Axel Huftgren Memorial Leciure</b:ConferenceName>
    <b:RefOrder>11</b:RefOrder>
  </b:Source>
  <b:Source>
    <b:Tag>Qiu191</b:Tag>
    <b:SourceType>ArticleInAPeriodical</b:SourceType>
    <b:Guid>{6C4A9C2B-3237-4351-B92D-DB5C3C95688F}</b:Guid>
    <b:Author>
      <b:Author>
        <b:NameList>
          <b:Person>
            <b:Last>Qiu Z</b:Last>
            <b:First>Liu</b:First>
            <b:Middle>X, Lam JWY, Tang BZ.</b:Middle>
          </b:Person>
        </b:NameList>
      </b:Author>
    </b:Author>
    <b:Title>The marriage of aggregation-induced emission with polymer science</b:Title>
    <b:PeriodicalTitle>Macromol Rapid Commum</b:PeriodicalTitle>
    <b:Year>2019</b:Year>
    <b:Pages>1-15</b:Pages>
    <b:RefOrder>21</b:RefOrder>
  </b:Source>
  <b:Source>
    <b:Tag>Zho17</b:Tag>
    <b:SourceType>ArticleInAPeriodical</b:SourceType>
    <b:Guid>{156AFE88-57A6-48AE-B19A-1FE4AFEFC685}</b:Guid>
    <b:Author>
      <b:Author>
        <b:NameList>
          <b:Person>
            <b:Last>Zhou X</b:Last>
            <b:First>Luo</b:First>
            <b:Middle>W, Nie H, Xu L, Hu R, Zhao Z, et al</b:Middle>
          </b:Person>
        </b:NameList>
      </b:Author>
    </b:Author>
    <b:Title>Oligo(maleic anhydride)s: a platform for unveiling the mechanism of clusteroluminescence of non-aromatic polymers</b:Title>
    <b:PeriodicalTitle>J Mater Chem C</b:PeriodicalTitle>
    <b:Year>2017</b:Year>
    <b:Pages>4775</b:Pages>
    <b:RefOrder>22</b:RefOrder>
  </b:Source>
  <b:Source>
    <b:Tag>Don14</b:Tag>
    <b:SourceType>ArticleInAPeriodical</b:SourceType>
    <b:Guid>{AC1AFA72-36F2-470C-8F8F-6E7BAD5AD2FE}</b:Guid>
    <b:Author>
      <b:Author>
        <b:NameList>
          <b:Person>
            <b:Last>Dong W</b:Last>
            <b:First>Fei</b:First>
            <b:Middle>T, Palma-Cando A, Scherf U.</b:Middle>
          </b:Person>
        </b:NameList>
      </b:Author>
    </b:Author>
    <b:Title>Aggregation-induced emission and amplified explosive detection of tetraphenylethylene-substituted polycarbazoles</b:Title>
    <b:PeriodicalTitle>Polym Chem</b:PeriodicalTitle>
    <b:Year>2014</b:Year>
    <b:Pages>4048</b:Pages>
    <b:RefOrder>23</b:RefOrder>
  </b:Source>
</b:Sources>
</file>

<file path=customXml/itemProps1.xml><?xml version="1.0" encoding="utf-8"?>
<ds:datastoreItem xmlns:ds="http://schemas.openxmlformats.org/officeDocument/2006/customXml" ds:itemID="{721D2A72-CBEB-4E6C-935F-2515825B43EB}">
  <ds:schemaRefs>
    <ds:schemaRef ds:uri="http://schemas.microsoft.com/sharepoint/v3/contenttype/forms"/>
  </ds:schemaRefs>
</ds:datastoreItem>
</file>

<file path=customXml/itemProps2.xml><?xml version="1.0" encoding="utf-8"?>
<ds:datastoreItem xmlns:ds="http://schemas.openxmlformats.org/officeDocument/2006/customXml" ds:itemID="{2388C407-AB18-4239-A8D6-F5D7BDE7C34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176CF1-8B25-432A-B350-24870D4E8E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64351A8-3833-45DE-9166-A932C6497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21439</Words>
  <Characters>117918</Characters>
  <Application>Microsoft Office Word</Application>
  <DocSecurity>0</DocSecurity>
  <Lines>982</Lines>
  <Paragraphs>278</Paragraphs>
  <ScaleCrop>false</ScaleCrop>
  <HeadingPairs>
    <vt:vector size="2" baseType="variant">
      <vt:variant>
        <vt:lpstr>Titre</vt:lpstr>
      </vt:variant>
      <vt:variant>
        <vt:i4>1</vt:i4>
      </vt:variant>
    </vt:vector>
  </HeadingPairs>
  <TitlesOfParts>
    <vt:vector size="1" baseType="lpstr">
      <vt:lpstr>Internal Note</vt:lpstr>
    </vt:vector>
  </TitlesOfParts>
  <Manager>CC-DOC</Manager>
  <Company>FRAMATOME</Company>
  <LinksUpToDate>false</LinksUpToDate>
  <CharactersWithSpaces>139079</CharactersWithSpaces>
  <SharedDoc>false</SharedDoc>
  <HLinks>
    <vt:vector size="18" baseType="variant">
      <vt:variant>
        <vt:i4>1835056</vt:i4>
      </vt:variant>
      <vt:variant>
        <vt:i4>68</vt:i4>
      </vt:variant>
      <vt:variant>
        <vt:i4>0</vt:i4>
      </vt:variant>
      <vt:variant>
        <vt:i4>5</vt:i4>
      </vt:variant>
      <vt:variant>
        <vt:lpwstr/>
      </vt:variant>
      <vt:variant>
        <vt:lpwstr>_Toc353368658</vt:lpwstr>
      </vt:variant>
      <vt:variant>
        <vt:i4>1835056</vt:i4>
      </vt:variant>
      <vt:variant>
        <vt:i4>62</vt:i4>
      </vt:variant>
      <vt:variant>
        <vt:i4>0</vt:i4>
      </vt:variant>
      <vt:variant>
        <vt:i4>5</vt:i4>
      </vt:variant>
      <vt:variant>
        <vt:lpwstr/>
      </vt:variant>
      <vt:variant>
        <vt:lpwstr>_Toc353368657</vt:lpwstr>
      </vt:variant>
      <vt:variant>
        <vt:i4>1835056</vt:i4>
      </vt:variant>
      <vt:variant>
        <vt:i4>56</vt:i4>
      </vt:variant>
      <vt:variant>
        <vt:i4>0</vt:i4>
      </vt:variant>
      <vt:variant>
        <vt:i4>5</vt:i4>
      </vt:variant>
      <vt:variant>
        <vt:lpwstr/>
      </vt:variant>
      <vt:variant>
        <vt:lpwstr>_Toc353368656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Note</dc:title>
  <dc:subject/>
  <dc:creator>GELY Véronique / Céline VIALA</dc:creator>
  <cp:keywords/>
  <dc:description/>
  <cp:lastModifiedBy>DARMANA-LEVERT Corentin (FRA-DTI)</cp:lastModifiedBy>
  <cp:revision>3</cp:revision>
  <cp:lastPrinted>2012-11-29T16:16:00Z</cp:lastPrinted>
  <dcterms:created xsi:type="dcterms:W3CDTF">2023-08-29T09:15:00Z</dcterms:created>
  <dcterms:modified xsi:type="dcterms:W3CDTF">2023-08-29T09:36:00Z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blNote">
    <vt:lpwstr>NOTE</vt:lpwstr>
  </property>
  <property fmtid="{D5CDD505-2E9C-101B-9397-08002B2CF9AE}" pid="3" name="lblProject">
    <vt:lpwstr>Project:</vt:lpwstr>
  </property>
  <property fmtid="{D5CDD505-2E9C-101B-9397-08002B2CF9AE}" pid="4" name="lblNumber">
    <vt:lpwstr>Internal Number:</vt:lpwstr>
  </property>
  <property fmtid="{D5CDD505-2E9C-101B-9397-08002B2CF9AE}" pid="5" name="lblIssuingDpt">
    <vt:lpwstr>Issuing Department:</vt:lpwstr>
  </property>
  <property fmtid="{D5CDD505-2E9C-101B-9397-08002B2CF9AE}" pid="6" name="lblDate">
    <vt:lpwstr>Date:</vt:lpwstr>
  </property>
  <property fmtid="{D5CDD505-2E9C-101B-9397-08002B2CF9AE}" pid="7" name="lblWrkPckg">
    <vt:lpwstr>Work Package:</vt:lpwstr>
  </property>
  <property fmtid="{D5CDD505-2E9C-101B-9397-08002B2CF9AE}" pid="8" name="lblFrom">
    <vt:lpwstr>From:</vt:lpwstr>
  </property>
  <property fmtid="{D5CDD505-2E9C-101B-9397-08002B2CF9AE}" pid="9" name="lblprimaryrecipient">
    <vt:lpwstr>To:</vt:lpwstr>
  </property>
  <property fmtid="{D5CDD505-2E9C-101B-9397-08002B2CF9AE}" pid="10" name="lblChnlRplyToChnl">
    <vt:lpwstr>Copy:</vt:lpwstr>
  </property>
  <property fmtid="{D5CDD505-2E9C-101B-9397-08002B2CF9AE}" pid="11" name="lblSubject">
    <vt:lpwstr>Object:</vt:lpwstr>
  </property>
  <property fmtid="{D5CDD505-2E9C-101B-9397-08002B2CF9AE}" pid="12" name="lblNoticeLbl">
    <vt:lpwstr>Important Note:</vt:lpwstr>
  </property>
  <property fmtid="{D5CDD505-2E9C-101B-9397-08002B2CF9AE}" pid="13" name="lblNotice1">
    <vt:lpwstr>The information in this note are AREVA NP property and are intended solely for the addressees. Reproduction and distribution are prohibited.</vt:lpwstr>
  </property>
  <property fmtid="{D5CDD505-2E9C-101B-9397-08002B2CF9AE}" pid="14" name="lblNotice2">
    <vt:lpwstr> </vt:lpwstr>
  </property>
  <property fmtid="{D5CDD505-2E9C-101B-9397-08002B2CF9AE}" pid="15" name="lblCopy">
    <vt:lpwstr>Copy:</vt:lpwstr>
  </property>
  <property fmtid="{D5CDD505-2E9C-101B-9397-08002B2CF9AE}" pid="16" name="lblNoteFooter">
    <vt:lpwstr>NOTE</vt:lpwstr>
  </property>
  <property fmtid="{D5CDD505-2E9C-101B-9397-08002B2CF9AE}" pid="17" name="MSIP_Label_d77b993a-7622-4ca9-b18f-a1c017beb90f_Enabled">
    <vt:lpwstr>true</vt:lpwstr>
  </property>
  <property fmtid="{D5CDD505-2E9C-101B-9397-08002B2CF9AE}" pid="18" name="MSIP_Label_d77b993a-7622-4ca9-b18f-a1c017beb90f_SetDate">
    <vt:lpwstr>2023-03-07T16:23:06Z</vt:lpwstr>
  </property>
  <property fmtid="{D5CDD505-2E9C-101B-9397-08002B2CF9AE}" pid="19" name="MSIP_Label_d77b993a-7622-4ca9-b18f-a1c017beb90f_Method">
    <vt:lpwstr>Standard</vt:lpwstr>
  </property>
  <property fmtid="{D5CDD505-2E9C-101B-9397-08002B2CF9AE}" pid="20" name="MSIP_Label_d77b993a-7622-4ca9-b18f-a1c017beb90f_Name">
    <vt:lpwstr>C1-No marking</vt:lpwstr>
  </property>
  <property fmtid="{D5CDD505-2E9C-101B-9397-08002B2CF9AE}" pid="21" name="MSIP_Label_d77b993a-7622-4ca9-b18f-a1c017beb90f_SiteId">
    <vt:lpwstr>152f9b3b-87f6-4551-b359-dc2527d190be</vt:lpwstr>
  </property>
  <property fmtid="{D5CDD505-2E9C-101B-9397-08002B2CF9AE}" pid="22" name="MSIP_Label_d77b993a-7622-4ca9-b18f-a1c017beb90f_ActionId">
    <vt:lpwstr>e52b2303-c78b-4542-ac60-68ab66621173</vt:lpwstr>
  </property>
  <property fmtid="{D5CDD505-2E9C-101B-9397-08002B2CF9AE}" pid="23" name="MSIP_Label_d77b993a-7622-4ca9-b18f-a1c017beb90f_ContentBits">
    <vt:lpwstr>0</vt:lpwstr>
  </property>
  <property fmtid="{D5CDD505-2E9C-101B-9397-08002B2CF9AE}" pid="24" name="doc_dat">
    <vt:lpwstr>2016-06-14</vt:lpwstr>
  </property>
  <property fmtid="{D5CDD505-2E9C-101B-9397-08002B2CF9AE}" pid="25" name="tpl_issue_entity">
    <vt:lpwstr>FFP</vt:lpwstr>
  </property>
  <property fmtid="{D5CDD505-2E9C-101B-9397-08002B2CF9AE}" pid="26" name="prj_key">
    <vt:lpwstr>COEDM</vt:lpwstr>
  </property>
  <property fmtid="{D5CDD505-2E9C-101B-9397-08002B2CF9AE}" pid="27" name="doc_distrib_grp">
    <vt:lpwstr>Distribution Group</vt:lpwstr>
  </property>
  <property fmtid="{D5CDD505-2E9C-101B-9397-08002B2CF9AE}" pid="28" name="doc_id_rev">
    <vt:lpwstr>A</vt:lpwstr>
  </property>
  <property fmtid="{D5CDD505-2E9C-101B-9397-08002B2CF9AE}" pid="29" name="recipient_7.act_role_func_key_r">
    <vt:lpwstr> </vt:lpwstr>
  </property>
  <property fmtid="{D5CDD505-2E9C-101B-9397-08002B2CF9AE}" pid="30" name="recipient_6.act_role_func_key_r">
    <vt:lpwstr> </vt:lpwstr>
  </property>
  <property fmtid="{D5CDD505-2E9C-101B-9397-08002B2CF9AE}" pid="31" name="recipient_5.act_role_func_key_r">
    <vt:lpwstr> </vt:lpwstr>
  </property>
  <property fmtid="{D5CDD505-2E9C-101B-9397-08002B2CF9AE}" pid="32" name="recipient_4.act_role_func_key_r">
    <vt:lpwstr> </vt:lpwstr>
  </property>
  <property fmtid="{D5CDD505-2E9C-101B-9397-08002B2CF9AE}" pid="33" name="recipient_3.act_role_func_key_r">
    <vt:lpwstr> </vt:lpwstr>
  </property>
  <property fmtid="{D5CDD505-2E9C-101B-9397-08002B2CF9AE}" pid="34" name="recipient_2.act_role_func_key_r">
    <vt:lpwstr> </vt:lpwstr>
  </property>
  <property fmtid="{D5CDD505-2E9C-101B-9397-08002B2CF9AE}" pid="35" name="recipient_1.act_role_func_key_r">
    <vt:lpwstr> </vt:lpwstr>
  </property>
  <property fmtid="{D5CDD505-2E9C-101B-9397-08002B2CF9AE}" pid="36" name="title">
    <vt:lpwstr>Title</vt:lpwstr>
  </property>
  <property fmtid="{D5CDD505-2E9C-101B-9397-08002B2CF9AE}" pid="37" name="ContentTypeId">
    <vt:lpwstr>0x0101008051CE103D62834DAC477BDC36E55CBB</vt:lpwstr>
  </property>
  <property fmtid="{D5CDD505-2E9C-101B-9397-08002B2CF9AE}" pid="38" name="tpl_id_rev">
    <vt:lpwstr>D</vt:lpwstr>
  </property>
  <property fmtid="{D5CDD505-2E9C-101B-9397-08002B2CF9AE}" pid="39" name="tpl_id_lang_prim">
    <vt:lpwstr>en</vt:lpwstr>
  </property>
  <property fmtid="{D5CDD505-2E9C-101B-9397-08002B2CF9AE}" pid="40" name="doc_id_nbr">
    <vt:lpwstr>D02-DEPT-YY-XXXX</vt:lpwstr>
  </property>
  <property fmtid="{D5CDD505-2E9C-101B-9397-08002B2CF9AE}" pid="41" name="doc_id_addl_clt_nbr">
    <vt:lpwstr>XXX-XXXXXX-XX-XXX-XXX-XXXXXX</vt:lpwstr>
  </property>
  <property fmtid="{D5CDD505-2E9C-101B-9397-08002B2CF9AE}" pid="42" name="prj_confd_key">
    <vt:lpwstr/>
  </property>
  <property fmtid="{D5CDD505-2E9C-101B-9397-08002B2CF9AE}" pid="43" name="author.act_id_name_full_r">
    <vt:lpwstr>Author(s)</vt:lpwstr>
  </property>
  <property fmtid="{D5CDD505-2E9C-101B-9397-08002B2CF9AE}" pid="44" name="tpl_id_nbr">
    <vt:lpwstr>D02-COEDM-IN-16-0002</vt:lpwstr>
  </property>
  <property fmtid="{D5CDD505-2E9C-101B-9397-08002B2CF9AE}" pid="45" name="copy.act_id_name_full_r">
    <vt:lpwstr>People for INF</vt:lpwstr>
  </property>
  <property fmtid="{D5CDD505-2E9C-101B-9397-08002B2CF9AE}" pid="46" name="recipient_1.act_id_name_full_r">
    <vt:lpwstr> </vt:lpwstr>
  </property>
  <property fmtid="{D5CDD505-2E9C-101B-9397-08002B2CF9AE}" pid="47" name="author.act_id_dept_r">
    <vt:lpwstr>Department</vt:lpwstr>
  </property>
  <property fmtid="{D5CDD505-2E9C-101B-9397-08002B2CF9AE}" pid="48" name="recipient_2.act_id_name_full_r">
    <vt:lpwstr> </vt:lpwstr>
  </property>
  <property fmtid="{D5CDD505-2E9C-101B-9397-08002B2CF9AE}" pid="49" name="recipient_3.act_id_name_full_r">
    <vt:lpwstr> </vt:lpwstr>
  </property>
  <property fmtid="{D5CDD505-2E9C-101B-9397-08002B2CF9AE}" pid="50" name="recipient_4.act_id_name_full_r">
    <vt:lpwstr> </vt:lpwstr>
  </property>
  <property fmtid="{D5CDD505-2E9C-101B-9397-08002B2CF9AE}" pid="51" name="recipient_5.act_id_name_full_r">
    <vt:lpwstr> </vt:lpwstr>
  </property>
  <property fmtid="{D5CDD505-2E9C-101B-9397-08002B2CF9AE}" pid="52" name="recipient_6.act_id_name_full_r">
    <vt:lpwstr> </vt:lpwstr>
  </property>
  <property fmtid="{D5CDD505-2E9C-101B-9397-08002B2CF9AE}" pid="53" name="recipient_7.act_id_name_full_r">
    <vt:lpwstr> </vt:lpwstr>
  </property>
  <property fmtid="{D5CDD505-2E9C-101B-9397-08002B2CF9AE}" pid="54" name="to.act_id_name_full_r">
    <vt:lpwstr>People for ACT</vt:lpwstr>
  </property>
  <property fmtid="{D5CDD505-2E9C-101B-9397-08002B2CF9AE}" pid="55" name="con_confd_key">
    <vt:lpwstr>Restricted</vt:lpwstr>
  </property>
  <property fmtid="{D5CDD505-2E9C-101B-9397-08002B2CF9AE}" pid="56" name="Language">
    <vt:lpwstr>en</vt:lpwstr>
  </property>
  <property fmtid="{D5CDD505-2E9C-101B-9397-08002B2CF9AE}" pid="57" name="DTO_c_organization">
    <vt:lpwstr>DEPT</vt:lpwstr>
  </property>
</Properties>
</file>